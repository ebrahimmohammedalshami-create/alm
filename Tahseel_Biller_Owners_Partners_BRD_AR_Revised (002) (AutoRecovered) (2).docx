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62BA" w14:textId="77777777" w:rsidR="00F32FB0" w:rsidRPr="001065A1" w:rsidRDefault="00F32FB0" w:rsidP="00F32FB0">
      <w:pPr>
        <w:bidi/>
        <w:spacing w:before="360"/>
        <w:jc w:val="center"/>
        <w:rPr>
          <w:rFonts w:asciiTheme="minorBidi" w:hAnsiTheme="minorBidi" w:cstheme="minorBidi"/>
          <w:bCs/>
          <w:color w:val="007E39"/>
          <w:szCs w:val="20"/>
          <w:rPrChange w:id="0" w:author="MOHSEN QURAEN" w:date="2026-09-21T11:09:00Z" w16du:dateUtc="2026-09-21T08:09:00Z">
            <w:rPr>
              <w:rFonts w:asciiTheme="minorBidi" w:hAnsiTheme="minorBidi" w:cstheme="minorBidi"/>
              <w:b/>
              <w:color w:val="007E39"/>
              <w:sz w:val="44"/>
            </w:rPr>
          </w:rPrChange>
        </w:rPr>
      </w:pPr>
    </w:p>
    <w:p w14:paraId="7D5D8E4F" w14:textId="77777777" w:rsidR="00F32FB0" w:rsidRPr="001065A1" w:rsidRDefault="00F32FB0" w:rsidP="00F32FB0">
      <w:pPr>
        <w:bidi/>
        <w:spacing w:before="360"/>
        <w:jc w:val="center"/>
        <w:rPr>
          <w:rFonts w:asciiTheme="minorBidi" w:hAnsiTheme="minorBidi" w:cstheme="minorBidi"/>
          <w:bCs/>
          <w:color w:val="007E39"/>
          <w:szCs w:val="20"/>
          <w:rtl/>
          <w:rPrChange w:id="1" w:author="MOHSEN QURAEN" w:date="2026-09-21T11:09:00Z" w16du:dateUtc="2026-09-21T08:09:00Z">
            <w:rPr>
              <w:rFonts w:asciiTheme="minorBidi" w:hAnsiTheme="minorBidi" w:cstheme="minorBidi"/>
              <w:b/>
              <w:color w:val="007E39"/>
              <w:sz w:val="44"/>
              <w:rtl/>
            </w:rPr>
          </w:rPrChange>
        </w:rPr>
      </w:pPr>
    </w:p>
    <w:p w14:paraId="3A1BCAE5" w14:textId="77777777" w:rsidR="00F32FB0" w:rsidRPr="001065A1" w:rsidRDefault="00F32FB0" w:rsidP="00F32FB0">
      <w:pPr>
        <w:bidi/>
        <w:spacing w:before="360"/>
        <w:jc w:val="center"/>
        <w:rPr>
          <w:rFonts w:asciiTheme="minorBidi" w:hAnsiTheme="minorBidi" w:cstheme="minorBidi"/>
          <w:bCs/>
          <w:color w:val="007E39"/>
          <w:szCs w:val="20"/>
          <w:rtl/>
          <w:rPrChange w:id="2" w:author="MOHSEN QURAEN" w:date="2026-09-21T11:09:00Z" w16du:dateUtc="2026-09-21T08:09:00Z">
            <w:rPr>
              <w:rFonts w:asciiTheme="minorBidi" w:hAnsiTheme="minorBidi" w:cstheme="minorBidi"/>
              <w:b/>
              <w:color w:val="007E39"/>
              <w:sz w:val="44"/>
              <w:rtl/>
            </w:rPr>
          </w:rPrChange>
        </w:rPr>
      </w:pPr>
    </w:p>
    <w:p w14:paraId="59221AB7" w14:textId="701A4025" w:rsidR="002939E8" w:rsidRPr="001065A1" w:rsidRDefault="00CE64DE" w:rsidP="00F32FB0">
      <w:pPr>
        <w:bidi/>
        <w:spacing w:before="360"/>
        <w:jc w:val="center"/>
        <w:rPr>
          <w:rFonts w:asciiTheme="minorBidi" w:hAnsiTheme="minorBidi" w:cstheme="minorBidi"/>
          <w:bCs/>
          <w:color w:val="007E39"/>
          <w:szCs w:val="20"/>
          <w:rtl/>
          <w:rPrChange w:id="3" w:author="MOHSEN QURAEN" w:date="2026-09-21T11:09:00Z" w16du:dateUtc="2026-09-21T08:09:00Z">
            <w:rPr>
              <w:rFonts w:asciiTheme="minorBidi" w:hAnsiTheme="minorBidi" w:cstheme="minorBidi"/>
              <w:b/>
              <w:color w:val="007E39"/>
              <w:sz w:val="44"/>
              <w:rtl/>
            </w:rPr>
          </w:rPrChange>
        </w:rPr>
      </w:pPr>
      <w:r w:rsidRPr="001065A1">
        <w:rPr>
          <w:rFonts w:asciiTheme="minorBidi" w:hAnsiTheme="minorBidi" w:cstheme="minorBidi"/>
          <w:bCs/>
          <w:color w:val="007E39"/>
          <w:szCs w:val="20"/>
          <w:rtl/>
          <w:rPrChange w:id="4" w:author="MOHSEN QURAEN" w:date="2026-09-21T11:09:00Z" w16du:dateUtc="2026-09-21T08:09:00Z">
            <w:rPr>
              <w:rFonts w:asciiTheme="minorBidi" w:hAnsiTheme="minorBidi" w:cstheme="minorBidi"/>
              <w:b/>
              <w:color w:val="007E39"/>
              <w:sz w:val="44"/>
              <w:rtl/>
            </w:rPr>
          </w:rPrChange>
        </w:rPr>
        <w:t>وثيقة متطلبات الأعمال</w:t>
      </w:r>
    </w:p>
    <w:p w14:paraId="0D2F82AC" w14:textId="77777777" w:rsidR="00F32FB0" w:rsidRPr="001065A1" w:rsidRDefault="00F32FB0" w:rsidP="00F32FB0">
      <w:pPr>
        <w:bidi/>
        <w:spacing w:before="360"/>
        <w:jc w:val="center"/>
        <w:rPr>
          <w:rFonts w:asciiTheme="minorBidi" w:hAnsiTheme="minorBidi" w:cstheme="minorBidi"/>
          <w:bCs/>
          <w:szCs w:val="20"/>
          <w:rPrChange w:id="5" w:author="MOHSEN QURAEN" w:date="2026-09-21T11:09:00Z" w16du:dateUtc="2026-09-21T08:09:00Z">
            <w:rPr>
              <w:rFonts w:asciiTheme="minorBidi" w:hAnsiTheme="minorBidi" w:cstheme="minorBidi"/>
            </w:rPr>
          </w:rPrChange>
        </w:rPr>
      </w:pPr>
    </w:p>
    <w:p w14:paraId="0C67D2FF" w14:textId="77777777" w:rsidR="002939E8" w:rsidRPr="001065A1" w:rsidRDefault="00CE64DE" w:rsidP="00AB43AF">
      <w:pPr>
        <w:bidi/>
        <w:rPr>
          <w:rFonts w:asciiTheme="minorBidi" w:hAnsiTheme="minorBidi" w:cstheme="minorBidi"/>
          <w:bCs/>
          <w:szCs w:val="20"/>
          <w:rPrChange w:id="6" w:author="MOHSEN QURAEN" w:date="2026-09-21T11:09:00Z" w16du:dateUtc="2026-09-21T08:09:00Z">
            <w:rPr>
              <w:rFonts w:asciiTheme="minorBidi" w:hAnsiTheme="minorBidi" w:cstheme="minorBidi"/>
            </w:rPr>
          </w:rPrChange>
        </w:rPr>
      </w:pPr>
      <w:r w:rsidRPr="001065A1">
        <w:rPr>
          <w:rFonts w:asciiTheme="minorBidi" w:hAnsiTheme="minorBidi" w:cstheme="minorBidi"/>
          <w:bCs/>
          <w:color w:val="1F4E79"/>
          <w:szCs w:val="20"/>
          <w:rtl/>
          <w:rPrChange w:id="7" w:author="MOHSEN QURAEN" w:date="2026-09-21T11:09:00Z" w16du:dateUtc="2026-09-21T08:09:00Z">
            <w:rPr>
              <w:rFonts w:asciiTheme="minorBidi" w:hAnsiTheme="minorBidi" w:cstheme="minorBidi"/>
              <w:b/>
              <w:color w:val="1F4E79"/>
              <w:sz w:val="32"/>
              <w:rtl/>
            </w:rPr>
          </w:rPrChange>
        </w:rPr>
        <w:t>منصة تحصيل - بيانات الملاك والشركاء عند إضافة المفوتر</w:t>
      </w:r>
    </w:p>
    <w:p w14:paraId="0616456D" w14:textId="77777777" w:rsidR="002939E8" w:rsidRPr="001065A1" w:rsidRDefault="00CE64DE" w:rsidP="00AB43AF">
      <w:pPr>
        <w:bidi/>
        <w:rPr>
          <w:rFonts w:asciiTheme="minorBidi" w:hAnsiTheme="minorBidi" w:cstheme="minorBidi"/>
          <w:bCs/>
          <w:szCs w:val="20"/>
          <w:rPrChange w:id="8" w:author="MOHSEN QURAEN" w:date="2026-09-21T11:09:00Z" w16du:dateUtc="2026-09-21T08:09:00Z">
            <w:rPr>
              <w:rFonts w:asciiTheme="minorBidi" w:hAnsiTheme="minorBidi" w:cstheme="minorBidi"/>
            </w:rPr>
          </w:rPrChange>
        </w:rPr>
      </w:pPr>
      <w:r w:rsidRPr="001065A1">
        <w:rPr>
          <w:rFonts w:asciiTheme="minorBidi" w:hAnsiTheme="minorBidi" w:cstheme="minorBidi"/>
          <w:bCs/>
          <w:color w:val="4B5563"/>
          <w:szCs w:val="20"/>
          <w:rtl/>
          <w:rPrChange w:id="9" w:author="MOHSEN QURAEN" w:date="2026-09-21T11:09:00Z" w16du:dateUtc="2026-09-21T08:09:00Z">
            <w:rPr>
              <w:rFonts w:asciiTheme="minorBidi" w:hAnsiTheme="minorBidi" w:cstheme="minorBidi"/>
              <w:color w:val="4B5563"/>
              <w:sz w:val="24"/>
              <w:rtl/>
            </w:rPr>
          </w:rPrChange>
        </w:rPr>
        <w:t>إضافة قسم خاص لتسجيل بيانات الملاك والشركاء وربطها بسجل المفوتر</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112"/>
        <w:gridCol w:w="5112"/>
      </w:tblGrid>
      <w:tr w:rsidR="002939E8" w:rsidRPr="001065A1" w14:paraId="17164702" w14:textId="77777777">
        <w:trPr>
          <w:cantSplit/>
          <w:jc w:val="center"/>
        </w:trPr>
        <w:tc>
          <w:tcPr>
            <w:tcW w:w="5112" w:type="dxa"/>
            <w:tcMar>
              <w:top w:w="90" w:type="dxa"/>
              <w:left w:w="100" w:type="dxa"/>
              <w:bottom w:w="90" w:type="dxa"/>
              <w:right w:w="100" w:type="dxa"/>
            </w:tcMar>
            <w:vAlign w:val="center"/>
          </w:tcPr>
          <w:p w14:paraId="1F721056" w14:textId="77777777" w:rsidR="002939E8" w:rsidRPr="001065A1" w:rsidRDefault="00CE64DE" w:rsidP="00AB43AF">
            <w:pPr>
              <w:bidi/>
              <w:spacing w:after="0"/>
              <w:rPr>
                <w:rFonts w:asciiTheme="minorBidi" w:hAnsiTheme="minorBidi" w:cstheme="minorBidi"/>
                <w:bCs/>
                <w:szCs w:val="20"/>
                <w:rPrChange w:id="10"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tl/>
                <w:rPrChange w:id="11" w:author="MOHSEN QURAEN" w:date="2026-09-21T11:09:00Z" w16du:dateUtc="2026-09-21T08:09:00Z">
                  <w:rPr>
                    <w:rFonts w:asciiTheme="minorBidi" w:eastAsia="Arial" w:hAnsiTheme="minorBidi" w:cstheme="minorBidi"/>
                    <w:sz w:val="18"/>
                    <w:rtl/>
                  </w:rPr>
                </w:rPrChange>
              </w:rPr>
              <w:t>وثيقة متطلبات الأعمال</w:t>
            </w:r>
            <w:r w:rsidRPr="001065A1">
              <w:rPr>
                <w:rFonts w:asciiTheme="minorBidi" w:eastAsia="Arial" w:hAnsiTheme="minorBidi" w:cstheme="minorBidi"/>
                <w:bCs/>
                <w:szCs w:val="20"/>
                <w:rPrChange w:id="12" w:author="MOHSEN QURAEN" w:date="2026-09-21T11:09:00Z" w16du:dateUtc="2026-09-21T08:09:00Z">
                  <w:rPr>
                    <w:rFonts w:asciiTheme="minorBidi" w:eastAsia="Arial" w:hAnsiTheme="minorBidi" w:cstheme="minorBidi"/>
                    <w:sz w:val="18"/>
                  </w:rPr>
                </w:rPrChange>
              </w:rPr>
              <w:t xml:space="preserve"> (BRD)</w:t>
            </w:r>
          </w:p>
        </w:tc>
        <w:tc>
          <w:tcPr>
            <w:tcW w:w="5112" w:type="dxa"/>
            <w:shd w:val="clear" w:color="auto" w:fill="E8F5E9"/>
            <w:tcMar>
              <w:top w:w="90" w:type="dxa"/>
              <w:left w:w="100" w:type="dxa"/>
              <w:bottom w:w="90" w:type="dxa"/>
              <w:right w:w="100" w:type="dxa"/>
            </w:tcMar>
            <w:vAlign w:val="center"/>
          </w:tcPr>
          <w:p w14:paraId="75E96D62" w14:textId="77777777" w:rsidR="002939E8" w:rsidRPr="001065A1" w:rsidRDefault="00CE64DE" w:rsidP="00AB43AF">
            <w:pPr>
              <w:bidi/>
              <w:spacing w:after="0"/>
              <w:rPr>
                <w:rFonts w:asciiTheme="minorBidi" w:hAnsiTheme="minorBidi" w:cstheme="minorBidi"/>
                <w:bCs/>
                <w:szCs w:val="20"/>
                <w:rPrChange w:id="13"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14" w:author="MOHSEN QURAEN" w:date="2026-09-21T11:09:00Z" w16du:dateUtc="2026-09-21T08:09:00Z">
                  <w:rPr>
                    <w:rFonts w:asciiTheme="minorBidi" w:eastAsia="Arial" w:hAnsiTheme="minorBidi" w:cstheme="minorBidi"/>
                    <w:b/>
                    <w:color w:val="1F4E79"/>
                    <w:sz w:val="18"/>
                    <w:rtl/>
                  </w:rPr>
                </w:rPrChange>
              </w:rPr>
              <w:t>نوع الوثيقة</w:t>
            </w:r>
          </w:p>
        </w:tc>
      </w:tr>
      <w:tr w:rsidR="002939E8" w:rsidRPr="001065A1" w14:paraId="7B667CA5" w14:textId="77777777">
        <w:trPr>
          <w:cantSplit/>
          <w:jc w:val="center"/>
        </w:trPr>
        <w:tc>
          <w:tcPr>
            <w:tcW w:w="5112" w:type="dxa"/>
            <w:tcMar>
              <w:top w:w="90" w:type="dxa"/>
              <w:left w:w="100" w:type="dxa"/>
              <w:bottom w:w="90" w:type="dxa"/>
              <w:right w:w="100" w:type="dxa"/>
            </w:tcMar>
            <w:vAlign w:val="center"/>
          </w:tcPr>
          <w:p w14:paraId="4CAEDBB0" w14:textId="77777777" w:rsidR="002939E8" w:rsidRPr="001065A1" w:rsidRDefault="00CE64DE" w:rsidP="00AB43AF">
            <w:pPr>
              <w:bidi/>
              <w:spacing w:after="0"/>
              <w:rPr>
                <w:rFonts w:asciiTheme="minorBidi" w:hAnsiTheme="minorBidi" w:cstheme="minorBidi"/>
                <w:bCs/>
                <w:szCs w:val="20"/>
                <w:rPrChange w:id="15"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tl/>
                <w:rPrChange w:id="16" w:author="MOHSEN QURAEN" w:date="2026-09-21T11:09:00Z" w16du:dateUtc="2026-09-21T08:09:00Z">
                  <w:rPr>
                    <w:rFonts w:asciiTheme="minorBidi" w:eastAsia="Arial" w:hAnsiTheme="minorBidi" w:cstheme="minorBidi"/>
                    <w:sz w:val="18"/>
                    <w:rtl/>
                  </w:rPr>
                </w:rPrChange>
              </w:rPr>
              <w:t>منصة تحصيل</w:t>
            </w:r>
          </w:p>
        </w:tc>
        <w:tc>
          <w:tcPr>
            <w:tcW w:w="5112" w:type="dxa"/>
            <w:shd w:val="clear" w:color="auto" w:fill="E8F5E9"/>
            <w:tcMar>
              <w:top w:w="90" w:type="dxa"/>
              <w:left w:w="100" w:type="dxa"/>
              <w:bottom w:w="90" w:type="dxa"/>
              <w:right w:w="100" w:type="dxa"/>
            </w:tcMar>
            <w:vAlign w:val="center"/>
          </w:tcPr>
          <w:p w14:paraId="6B2EBF1C" w14:textId="77777777" w:rsidR="002939E8" w:rsidRPr="001065A1" w:rsidRDefault="00CE64DE" w:rsidP="00AB43AF">
            <w:pPr>
              <w:bidi/>
              <w:spacing w:after="0"/>
              <w:rPr>
                <w:rFonts w:asciiTheme="minorBidi" w:hAnsiTheme="minorBidi" w:cstheme="minorBidi"/>
                <w:bCs/>
                <w:szCs w:val="20"/>
                <w:rPrChange w:id="17"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18" w:author="MOHSEN QURAEN" w:date="2026-09-21T11:09:00Z" w16du:dateUtc="2026-09-21T08:09:00Z">
                  <w:rPr>
                    <w:rFonts w:asciiTheme="minorBidi" w:eastAsia="Arial" w:hAnsiTheme="minorBidi" w:cstheme="minorBidi"/>
                    <w:b/>
                    <w:color w:val="1F4E79"/>
                    <w:sz w:val="18"/>
                    <w:rtl/>
                  </w:rPr>
                </w:rPrChange>
              </w:rPr>
              <w:t>النظام / المنصة</w:t>
            </w:r>
          </w:p>
        </w:tc>
      </w:tr>
      <w:tr w:rsidR="002939E8" w:rsidRPr="001065A1" w14:paraId="2FEB0D53" w14:textId="77777777">
        <w:trPr>
          <w:cantSplit/>
          <w:jc w:val="center"/>
        </w:trPr>
        <w:tc>
          <w:tcPr>
            <w:tcW w:w="5112" w:type="dxa"/>
            <w:tcMar>
              <w:top w:w="90" w:type="dxa"/>
              <w:left w:w="100" w:type="dxa"/>
              <w:bottom w:w="90" w:type="dxa"/>
              <w:right w:w="100" w:type="dxa"/>
            </w:tcMar>
            <w:vAlign w:val="center"/>
          </w:tcPr>
          <w:p w14:paraId="25C8C04D" w14:textId="77777777" w:rsidR="002939E8" w:rsidRPr="001065A1" w:rsidRDefault="00CE64DE" w:rsidP="00AB43AF">
            <w:pPr>
              <w:bidi/>
              <w:spacing w:after="0"/>
              <w:rPr>
                <w:rFonts w:asciiTheme="minorBidi" w:hAnsiTheme="minorBidi" w:cstheme="minorBidi"/>
                <w:bCs/>
                <w:szCs w:val="20"/>
                <w:rPrChange w:id="19"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tl/>
                <w:rPrChange w:id="20" w:author="MOHSEN QURAEN" w:date="2026-09-21T11:09:00Z" w16du:dateUtc="2026-09-21T08:09:00Z">
                  <w:rPr>
                    <w:rFonts w:asciiTheme="minorBidi" w:eastAsia="Arial" w:hAnsiTheme="minorBidi" w:cstheme="minorBidi"/>
                    <w:sz w:val="18"/>
                    <w:rtl/>
                  </w:rPr>
                </w:rPrChange>
              </w:rPr>
              <w:t>ألتميت باي</w:t>
            </w:r>
          </w:p>
        </w:tc>
        <w:tc>
          <w:tcPr>
            <w:tcW w:w="5112" w:type="dxa"/>
            <w:shd w:val="clear" w:color="auto" w:fill="E8F5E9"/>
            <w:tcMar>
              <w:top w:w="90" w:type="dxa"/>
              <w:left w:w="100" w:type="dxa"/>
              <w:bottom w:w="90" w:type="dxa"/>
              <w:right w:w="100" w:type="dxa"/>
            </w:tcMar>
            <w:vAlign w:val="center"/>
          </w:tcPr>
          <w:p w14:paraId="21861547" w14:textId="77777777" w:rsidR="002939E8" w:rsidRPr="001065A1" w:rsidRDefault="00CE64DE" w:rsidP="00AB43AF">
            <w:pPr>
              <w:bidi/>
              <w:spacing w:after="0"/>
              <w:rPr>
                <w:rFonts w:asciiTheme="minorBidi" w:hAnsiTheme="minorBidi" w:cstheme="minorBidi"/>
                <w:bCs/>
                <w:szCs w:val="20"/>
                <w:rPrChange w:id="21"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22" w:author="MOHSEN QURAEN" w:date="2026-09-21T11:09:00Z" w16du:dateUtc="2026-09-21T08:09:00Z">
                  <w:rPr>
                    <w:rFonts w:asciiTheme="minorBidi" w:eastAsia="Arial" w:hAnsiTheme="minorBidi" w:cstheme="minorBidi"/>
                    <w:b/>
                    <w:color w:val="1F4E79"/>
                    <w:sz w:val="18"/>
                    <w:rtl/>
                  </w:rPr>
                </w:rPrChange>
              </w:rPr>
              <w:t>مالك الأعمال</w:t>
            </w:r>
          </w:p>
        </w:tc>
      </w:tr>
      <w:tr w:rsidR="002939E8" w:rsidRPr="001065A1" w14:paraId="535D05ED" w14:textId="77777777">
        <w:trPr>
          <w:cantSplit/>
          <w:jc w:val="center"/>
        </w:trPr>
        <w:tc>
          <w:tcPr>
            <w:tcW w:w="5112" w:type="dxa"/>
            <w:tcMar>
              <w:top w:w="90" w:type="dxa"/>
              <w:left w:w="100" w:type="dxa"/>
              <w:bottom w:w="90" w:type="dxa"/>
              <w:right w:w="100" w:type="dxa"/>
            </w:tcMar>
            <w:vAlign w:val="center"/>
          </w:tcPr>
          <w:p w14:paraId="676AFC65" w14:textId="77777777" w:rsidR="002939E8" w:rsidRPr="001065A1" w:rsidRDefault="00CE64DE" w:rsidP="00AB43AF">
            <w:pPr>
              <w:bidi/>
              <w:spacing w:after="0"/>
              <w:rPr>
                <w:rFonts w:asciiTheme="minorBidi" w:hAnsiTheme="minorBidi" w:cstheme="minorBidi"/>
                <w:bCs/>
                <w:szCs w:val="20"/>
                <w:rPrChange w:id="23"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tl/>
                <w:rPrChange w:id="24" w:author="MOHSEN QURAEN" w:date="2026-09-21T11:09:00Z" w16du:dateUtc="2026-09-21T08:09:00Z">
                  <w:rPr>
                    <w:rFonts w:asciiTheme="minorBidi" w:eastAsia="Arial" w:hAnsiTheme="minorBidi" w:cstheme="minorBidi"/>
                    <w:sz w:val="18"/>
                    <w:rtl/>
                  </w:rPr>
                </w:rPrChange>
              </w:rPr>
              <w:t>إضافة قسم بيانات الملاك والشركاء عند إضافة أو تعديل المفوتر</w:t>
            </w:r>
          </w:p>
        </w:tc>
        <w:tc>
          <w:tcPr>
            <w:tcW w:w="5112" w:type="dxa"/>
            <w:shd w:val="clear" w:color="auto" w:fill="E8F5E9"/>
            <w:tcMar>
              <w:top w:w="90" w:type="dxa"/>
              <w:left w:w="100" w:type="dxa"/>
              <w:bottom w:w="90" w:type="dxa"/>
              <w:right w:w="100" w:type="dxa"/>
            </w:tcMar>
            <w:vAlign w:val="center"/>
          </w:tcPr>
          <w:p w14:paraId="0E61A754" w14:textId="77777777" w:rsidR="002939E8" w:rsidRPr="001065A1" w:rsidRDefault="00CE64DE" w:rsidP="00AB43AF">
            <w:pPr>
              <w:bidi/>
              <w:spacing w:after="0"/>
              <w:rPr>
                <w:rFonts w:asciiTheme="minorBidi" w:hAnsiTheme="minorBidi" w:cstheme="minorBidi"/>
                <w:bCs/>
                <w:szCs w:val="20"/>
                <w:rPrChange w:id="25"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26" w:author="MOHSEN QURAEN" w:date="2026-09-21T11:09:00Z" w16du:dateUtc="2026-09-21T08:09:00Z">
                  <w:rPr>
                    <w:rFonts w:asciiTheme="minorBidi" w:eastAsia="Arial" w:hAnsiTheme="minorBidi" w:cstheme="minorBidi"/>
                    <w:b/>
                    <w:color w:val="1F4E79"/>
                    <w:sz w:val="18"/>
                    <w:rtl/>
                  </w:rPr>
                </w:rPrChange>
              </w:rPr>
              <w:t>القدرة المطلوبة</w:t>
            </w:r>
          </w:p>
        </w:tc>
      </w:tr>
      <w:tr w:rsidR="002939E8" w:rsidRPr="001065A1" w14:paraId="551D4263" w14:textId="77777777">
        <w:trPr>
          <w:cantSplit/>
          <w:jc w:val="center"/>
        </w:trPr>
        <w:tc>
          <w:tcPr>
            <w:tcW w:w="5112" w:type="dxa"/>
            <w:tcMar>
              <w:top w:w="90" w:type="dxa"/>
              <w:left w:w="100" w:type="dxa"/>
              <w:bottom w:w="90" w:type="dxa"/>
              <w:right w:w="100" w:type="dxa"/>
            </w:tcMar>
            <w:vAlign w:val="center"/>
          </w:tcPr>
          <w:p w14:paraId="32B928B8" w14:textId="77777777" w:rsidR="002939E8" w:rsidRPr="001065A1" w:rsidRDefault="00CE64DE" w:rsidP="00AB43AF">
            <w:pPr>
              <w:bidi/>
              <w:spacing w:after="0"/>
              <w:rPr>
                <w:rFonts w:asciiTheme="minorBidi" w:hAnsiTheme="minorBidi" w:cstheme="minorBidi"/>
                <w:bCs/>
                <w:szCs w:val="20"/>
                <w:rPrChange w:id="27"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tl/>
                <w:rPrChange w:id="28" w:author="MOHSEN QURAEN" w:date="2026-09-21T11:09:00Z" w16du:dateUtc="2026-09-21T08:09:00Z">
                  <w:rPr>
                    <w:rFonts w:asciiTheme="minorBidi" w:eastAsia="Arial" w:hAnsiTheme="minorBidi" w:cstheme="minorBidi"/>
                    <w:sz w:val="18"/>
                    <w:rtl/>
                  </w:rPr>
                </w:rPrChange>
              </w:rPr>
              <w:t>فريق العمليات، إدارة المفوترين، الامتثال، الدعم، ومستخدمو الإدارة المصرح لهم</w:t>
            </w:r>
          </w:p>
        </w:tc>
        <w:tc>
          <w:tcPr>
            <w:tcW w:w="5112" w:type="dxa"/>
            <w:shd w:val="clear" w:color="auto" w:fill="E8F5E9"/>
            <w:tcMar>
              <w:top w:w="90" w:type="dxa"/>
              <w:left w:w="100" w:type="dxa"/>
              <w:bottom w:w="90" w:type="dxa"/>
              <w:right w:w="100" w:type="dxa"/>
            </w:tcMar>
            <w:vAlign w:val="center"/>
          </w:tcPr>
          <w:p w14:paraId="045BE999" w14:textId="77777777" w:rsidR="002939E8" w:rsidRPr="001065A1" w:rsidRDefault="00CE64DE" w:rsidP="00AB43AF">
            <w:pPr>
              <w:bidi/>
              <w:spacing w:after="0"/>
              <w:rPr>
                <w:rFonts w:asciiTheme="minorBidi" w:hAnsiTheme="minorBidi" w:cstheme="minorBidi"/>
                <w:bCs/>
                <w:szCs w:val="20"/>
                <w:rPrChange w:id="29"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30" w:author="MOHSEN QURAEN" w:date="2026-09-21T11:09:00Z" w16du:dateUtc="2026-09-21T08:09:00Z">
                  <w:rPr>
                    <w:rFonts w:asciiTheme="minorBidi" w:eastAsia="Arial" w:hAnsiTheme="minorBidi" w:cstheme="minorBidi"/>
                    <w:b/>
                    <w:color w:val="1F4E79"/>
                    <w:sz w:val="18"/>
                    <w:rtl/>
                  </w:rPr>
                </w:rPrChange>
              </w:rPr>
              <w:t>المستخدمون الرئيسيون</w:t>
            </w:r>
          </w:p>
        </w:tc>
      </w:tr>
      <w:tr w:rsidR="002939E8" w:rsidRPr="001065A1" w14:paraId="2F3CF7F5" w14:textId="77777777">
        <w:trPr>
          <w:cantSplit/>
          <w:jc w:val="center"/>
        </w:trPr>
        <w:tc>
          <w:tcPr>
            <w:tcW w:w="5112" w:type="dxa"/>
            <w:tcMar>
              <w:top w:w="90" w:type="dxa"/>
              <w:left w:w="100" w:type="dxa"/>
              <w:bottom w:w="90" w:type="dxa"/>
              <w:right w:w="100" w:type="dxa"/>
            </w:tcMar>
            <w:vAlign w:val="center"/>
          </w:tcPr>
          <w:p w14:paraId="5E88A575" w14:textId="77777777" w:rsidR="002939E8" w:rsidRPr="001065A1" w:rsidRDefault="00CE64DE" w:rsidP="00AB43AF">
            <w:pPr>
              <w:bidi/>
              <w:spacing w:after="0"/>
              <w:rPr>
                <w:rFonts w:asciiTheme="minorBidi" w:hAnsiTheme="minorBidi" w:cstheme="minorBidi"/>
                <w:bCs/>
                <w:szCs w:val="20"/>
                <w:rPrChange w:id="31"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tl/>
                <w:rPrChange w:id="32" w:author="MOHSEN QURAEN" w:date="2026-09-21T11:09:00Z" w16du:dateUtc="2026-09-21T08:09:00Z">
                  <w:rPr>
                    <w:rFonts w:asciiTheme="minorBidi" w:eastAsia="Arial" w:hAnsiTheme="minorBidi" w:cstheme="minorBidi"/>
                    <w:sz w:val="18"/>
                    <w:rtl/>
                  </w:rPr>
                </w:rPrChange>
              </w:rPr>
              <w:t>عالية</w:t>
            </w:r>
          </w:p>
        </w:tc>
        <w:tc>
          <w:tcPr>
            <w:tcW w:w="5112" w:type="dxa"/>
            <w:shd w:val="clear" w:color="auto" w:fill="E8F5E9"/>
            <w:tcMar>
              <w:top w:w="90" w:type="dxa"/>
              <w:left w:w="100" w:type="dxa"/>
              <w:bottom w:w="90" w:type="dxa"/>
              <w:right w:w="100" w:type="dxa"/>
            </w:tcMar>
            <w:vAlign w:val="center"/>
          </w:tcPr>
          <w:p w14:paraId="3B405D02" w14:textId="77777777" w:rsidR="002939E8" w:rsidRPr="001065A1" w:rsidRDefault="00CE64DE" w:rsidP="00AB43AF">
            <w:pPr>
              <w:bidi/>
              <w:spacing w:after="0"/>
              <w:rPr>
                <w:rFonts w:asciiTheme="minorBidi" w:hAnsiTheme="minorBidi" w:cstheme="minorBidi"/>
                <w:bCs/>
                <w:szCs w:val="20"/>
                <w:rPrChange w:id="33"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34" w:author="MOHSEN QURAEN" w:date="2026-09-21T11:09:00Z" w16du:dateUtc="2026-09-21T08:09:00Z">
                  <w:rPr>
                    <w:rFonts w:asciiTheme="minorBidi" w:eastAsia="Arial" w:hAnsiTheme="minorBidi" w:cstheme="minorBidi"/>
                    <w:b/>
                    <w:color w:val="1F4E79"/>
                    <w:sz w:val="18"/>
                    <w:rtl/>
                  </w:rPr>
                </w:rPrChange>
              </w:rPr>
              <w:t>الأولوية</w:t>
            </w:r>
          </w:p>
        </w:tc>
      </w:tr>
      <w:tr w:rsidR="002939E8" w:rsidRPr="001065A1" w14:paraId="0F6D4825" w14:textId="77777777">
        <w:trPr>
          <w:cantSplit/>
          <w:jc w:val="center"/>
        </w:trPr>
        <w:tc>
          <w:tcPr>
            <w:tcW w:w="5112" w:type="dxa"/>
            <w:tcMar>
              <w:top w:w="90" w:type="dxa"/>
              <w:left w:w="100" w:type="dxa"/>
              <w:bottom w:w="90" w:type="dxa"/>
              <w:right w:w="100" w:type="dxa"/>
            </w:tcMar>
            <w:vAlign w:val="center"/>
          </w:tcPr>
          <w:p w14:paraId="510150DD" w14:textId="085B8E91" w:rsidR="002939E8" w:rsidRPr="001065A1" w:rsidRDefault="00AB43AF" w:rsidP="00AB43AF">
            <w:pPr>
              <w:bidi/>
              <w:spacing w:after="0"/>
              <w:rPr>
                <w:rFonts w:asciiTheme="minorBidi" w:hAnsiTheme="minorBidi" w:cstheme="minorBidi"/>
                <w:bCs/>
                <w:szCs w:val="20"/>
                <w:rPrChange w:id="35"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szCs w:val="20"/>
                <w:rPrChange w:id="36" w:author="MOHSEN QURAEN" w:date="2026-09-21T11:09:00Z" w16du:dateUtc="2026-09-21T08:09:00Z">
                  <w:rPr>
                    <w:rFonts w:asciiTheme="minorBidi" w:eastAsia="Arial" w:hAnsiTheme="minorBidi" w:cstheme="minorBidi"/>
                    <w:sz w:val="18"/>
                  </w:rPr>
                </w:rPrChange>
              </w:rPr>
              <w:t>28/7/2026</w:t>
            </w:r>
          </w:p>
        </w:tc>
        <w:tc>
          <w:tcPr>
            <w:tcW w:w="5112" w:type="dxa"/>
            <w:shd w:val="clear" w:color="auto" w:fill="E8F5E9"/>
            <w:tcMar>
              <w:top w:w="90" w:type="dxa"/>
              <w:left w:w="100" w:type="dxa"/>
              <w:bottom w:w="90" w:type="dxa"/>
              <w:right w:w="100" w:type="dxa"/>
            </w:tcMar>
            <w:vAlign w:val="center"/>
          </w:tcPr>
          <w:p w14:paraId="3A88067A" w14:textId="77777777" w:rsidR="002939E8" w:rsidRPr="001065A1" w:rsidRDefault="00CE64DE" w:rsidP="00AB43AF">
            <w:pPr>
              <w:bidi/>
              <w:spacing w:after="0"/>
              <w:rPr>
                <w:rFonts w:asciiTheme="minorBidi" w:hAnsiTheme="minorBidi" w:cstheme="minorBidi"/>
                <w:bCs/>
                <w:szCs w:val="20"/>
                <w:rPrChange w:id="37"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1F4E79"/>
                <w:szCs w:val="20"/>
                <w:rtl/>
                <w:rPrChange w:id="38" w:author="MOHSEN QURAEN" w:date="2026-09-21T11:09:00Z" w16du:dateUtc="2026-09-21T08:09:00Z">
                  <w:rPr>
                    <w:rFonts w:asciiTheme="minorBidi" w:eastAsia="Arial" w:hAnsiTheme="minorBidi" w:cstheme="minorBidi"/>
                    <w:b/>
                    <w:color w:val="1F4E79"/>
                    <w:sz w:val="18"/>
                    <w:rtl/>
                  </w:rPr>
                </w:rPrChange>
              </w:rPr>
              <w:t>الإصدار / التاريخ</w:t>
            </w:r>
          </w:p>
        </w:tc>
      </w:tr>
    </w:tbl>
    <w:p w14:paraId="6E757467" w14:textId="77777777" w:rsidR="002939E8" w:rsidRPr="001065A1" w:rsidRDefault="002939E8" w:rsidP="00AB43AF">
      <w:pPr>
        <w:bidi/>
        <w:rPr>
          <w:rFonts w:asciiTheme="minorBidi" w:hAnsiTheme="minorBidi" w:cstheme="minorBidi"/>
          <w:bCs/>
          <w:szCs w:val="20"/>
          <w:rPrChange w:id="39" w:author="MOHSEN QURAEN" w:date="2026-09-21T11:09:00Z" w16du:dateUtc="2026-09-21T08:09:00Z">
            <w:rPr>
              <w:rFonts w:asciiTheme="minorBidi" w:hAnsiTheme="minorBidi" w:cstheme="minorBidi"/>
            </w:rPr>
          </w:rPrChange>
        </w:rPr>
      </w:pPr>
    </w:p>
    <w:tbl>
      <w:tblPr>
        <w:tblW w:w="0" w:type="auto"/>
        <w:jc w:val="center"/>
        <w:tblBorders>
          <w:top w:val="single" w:sz="6" w:space="0" w:color="B7E4C7"/>
          <w:left w:val="single" w:sz="6" w:space="0" w:color="B7E4C7"/>
          <w:bottom w:val="single" w:sz="6" w:space="0" w:color="B7E4C7"/>
          <w:right w:val="single" w:sz="6" w:space="0" w:color="B7E4C7"/>
          <w:insideH w:val="single" w:sz="6" w:space="0" w:color="B7E4C7"/>
          <w:insideV w:val="single" w:sz="6" w:space="0" w:color="B7E4C7"/>
        </w:tblBorders>
        <w:tblLook w:val="04A0" w:firstRow="1" w:lastRow="0" w:firstColumn="1" w:lastColumn="0" w:noHBand="0" w:noVBand="1"/>
      </w:tblPr>
      <w:tblGrid>
        <w:gridCol w:w="10224"/>
      </w:tblGrid>
      <w:tr w:rsidR="002939E8" w:rsidRPr="001065A1" w14:paraId="26D54EDB" w14:textId="77777777">
        <w:trPr>
          <w:cantSplit/>
          <w:jc w:val="center"/>
        </w:trPr>
        <w:tc>
          <w:tcPr>
            <w:tcW w:w="10224" w:type="dxa"/>
            <w:shd w:val="clear" w:color="auto" w:fill="F0FFF4"/>
            <w:tcMar>
              <w:top w:w="140" w:type="dxa"/>
              <w:left w:w="140" w:type="dxa"/>
              <w:bottom w:w="140" w:type="dxa"/>
              <w:right w:w="140" w:type="dxa"/>
            </w:tcMar>
          </w:tcPr>
          <w:p w14:paraId="2AFF7FC4" w14:textId="3EAE35CB" w:rsidR="002939E8" w:rsidRPr="001065A1" w:rsidRDefault="00CE64DE" w:rsidP="00AB43AF">
            <w:pPr>
              <w:bidi/>
              <w:rPr>
                <w:rFonts w:asciiTheme="minorBidi" w:hAnsiTheme="minorBidi" w:cstheme="minorBidi"/>
                <w:bCs/>
                <w:szCs w:val="20"/>
                <w:rPrChange w:id="40" w:author="MOHSEN QURAEN" w:date="2026-09-21T11:09:00Z" w16du:dateUtc="2026-09-21T08:09:00Z">
                  <w:rPr>
                    <w:rFonts w:asciiTheme="minorBidi" w:hAnsiTheme="minorBidi" w:cstheme="minorBidi"/>
                    <w:sz w:val="22"/>
                    <w:szCs w:val="24"/>
                  </w:rPr>
                </w:rPrChange>
              </w:rPr>
            </w:pPr>
            <w:r w:rsidRPr="001065A1">
              <w:rPr>
                <w:rFonts w:asciiTheme="minorBidi" w:hAnsiTheme="minorBidi" w:cstheme="minorBidi"/>
                <w:bCs/>
                <w:color w:val="007E39"/>
                <w:szCs w:val="20"/>
                <w:rtl/>
                <w:rPrChange w:id="41" w:author="MOHSEN QURAEN" w:date="2026-09-21T11:09:00Z" w16du:dateUtc="2026-09-21T08:09:00Z">
                  <w:rPr>
                    <w:rFonts w:asciiTheme="minorBidi" w:hAnsiTheme="minorBidi" w:cstheme="minorBidi"/>
                    <w:b/>
                    <w:color w:val="007E39"/>
                    <w:sz w:val="22"/>
                    <w:szCs w:val="24"/>
                    <w:rtl/>
                  </w:rPr>
                </w:rPrChange>
              </w:rPr>
              <w:t>الملخص التنفيذي</w:t>
            </w:r>
            <w:r w:rsidRPr="001065A1">
              <w:rPr>
                <w:rFonts w:asciiTheme="minorBidi" w:hAnsiTheme="minorBidi" w:cstheme="minorBidi"/>
                <w:bCs/>
                <w:color w:val="007E39"/>
                <w:szCs w:val="20"/>
                <w:rPrChange w:id="42" w:author="MOHSEN QURAEN" w:date="2026-09-21T11:09:00Z" w16du:dateUtc="2026-09-21T08:09:00Z">
                  <w:rPr>
                    <w:rFonts w:asciiTheme="minorBidi" w:hAnsiTheme="minorBidi" w:cstheme="minorBidi"/>
                    <w:b/>
                    <w:color w:val="007E39"/>
                    <w:sz w:val="22"/>
                    <w:szCs w:val="24"/>
                  </w:rPr>
                </w:rPrChange>
              </w:rPr>
              <w:t xml:space="preserve">: </w:t>
            </w:r>
            <w:r w:rsidRPr="001065A1">
              <w:rPr>
                <w:rFonts w:asciiTheme="minorBidi" w:hAnsiTheme="minorBidi" w:cstheme="minorBidi"/>
                <w:bCs/>
                <w:szCs w:val="20"/>
                <w:rtl/>
                <w:rPrChange w:id="43" w:author="MOHSEN QURAEN" w:date="2026-09-21T11:09:00Z" w16du:dateUtc="2026-09-21T08:09:00Z">
                  <w:rPr>
                    <w:rFonts w:asciiTheme="minorBidi" w:hAnsiTheme="minorBidi" w:cstheme="minorBidi"/>
                    <w:sz w:val="22"/>
                    <w:szCs w:val="24"/>
                    <w:rtl/>
                  </w:rPr>
                </w:rPrChange>
              </w:rPr>
              <w:t>تحتاج منصة تحصيل إلى إضافة قسم مخصص داخل شاشة إضافة المفوتر لتسجيل بيانات الملاك والشركاء المرتبطين بالمفوتر. يجب أن يسمح القسم بإضافة مالك أو شريك واحد أو أكثر، وحفظ بيانات التعريف والعنوان وتاريخ الميلاد ونسبة الملكية والدور، مع إمكانية التعديل والعرض والتدقيق وفق الصلاحيات. يهدف هذا التغيير إلى تحسين اكتمال بيانات المفوتر ودعم متطلبات الامتثال والتحقق الداخلي</w:t>
            </w:r>
            <w:r w:rsidR="005503B0" w:rsidRPr="001065A1">
              <w:rPr>
                <w:rFonts w:asciiTheme="minorBidi" w:hAnsiTheme="minorBidi" w:cstheme="minorBidi"/>
                <w:bCs/>
                <w:szCs w:val="20"/>
                <w:rtl/>
                <w:rPrChange w:id="44" w:author="MOHSEN QURAEN" w:date="2026-09-21T11:09:00Z" w16du:dateUtc="2026-09-21T08:09:00Z">
                  <w:rPr>
                    <w:rFonts w:asciiTheme="minorBidi" w:hAnsiTheme="minorBidi" w:cstheme="minorBidi"/>
                    <w:sz w:val="22"/>
                    <w:szCs w:val="24"/>
                    <w:rtl/>
                  </w:rPr>
                </w:rPrChange>
              </w:rPr>
              <w:t>.</w:t>
            </w:r>
          </w:p>
        </w:tc>
      </w:tr>
    </w:tbl>
    <w:p w14:paraId="603EFA6D" w14:textId="77777777" w:rsidR="002939E8" w:rsidRPr="001065A1" w:rsidRDefault="00CE64DE" w:rsidP="00AB43AF">
      <w:pPr>
        <w:bidi/>
        <w:rPr>
          <w:rFonts w:asciiTheme="minorBidi" w:hAnsiTheme="minorBidi" w:cstheme="minorBidi"/>
          <w:bCs/>
          <w:szCs w:val="20"/>
          <w:rPrChange w:id="45"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PrChange w:id="46" w:author="MOHSEN QURAEN" w:date="2026-09-21T11:09:00Z" w16du:dateUtc="2026-09-21T08:09:00Z">
            <w:rPr>
              <w:rFonts w:asciiTheme="minorBidi" w:hAnsiTheme="minorBidi" w:cstheme="minorBidi"/>
            </w:rPr>
          </w:rPrChange>
        </w:rPr>
        <w:br w:type="page"/>
      </w:r>
    </w:p>
    <w:p w14:paraId="5D8D7191" w14:textId="77777777" w:rsidR="00910A99" w:rsidRPr="001065A1" w:rsidRDefault="00910A99">
      <w:pPr>
        <w:rPr>
          <w:b/>
          <w:szCs w:val="20"/>
          <w:rtl/>
          <w:lang w:bidi="ar-YE"/>
          <w:rPrChange w:id="47" w:author="MOHSEN QURAEN" w:date="2026-09-21T11:09:00Z" w16du:dateUtc="2026-09-21T08:09:00Z">
            <w:rPr>
              <w:rFonts w:ascii="Arial" w:eastAsiaTheme="minorEastAsia" w:hAnsi="Arial" w:cs="Arial"/>
              <w:b w:val="0"/>
              <w:color w:val="auto"/>
              <w:sz w:val="20"/>
              <w:szCs w:val="22"/>
              <w:rtl/>
              <w:lang w:bidi="ar-YE"/>
            </w:rPr>
          </w:rPrChange>
        </w:rPr>
        <w:pPrChange w:id="48" w:author="Hamdy Rashed" w:date="2026-08-02T10:37:00Z" w16du:dateUtc="2026-08-02T07:37:00Z">
          <w:pPr>
            <w:pStyle w:val="Heading1"/>
            <w:bidi/>
            <w:spacing w:before="240" w:after="100"/>
          </w:pPr>
        </w:pPrChange>
      </w:pPr>
    </w:p>
    <w:p w14:paraId="49342A57" w14:textId="77777777" w:rsidR="00910A99" w:rsidRPr="001065A1" w:rsidRDefault="00910A99">
      <w:pPr>
        <w:rPr>
          <w:b/>
          <w:szCs w:val="20"/>
          <w:lang w:bidi="ar-YE"/>
          <w:rPrChange w:id="49" w:author="MOHSEN QURAEN" w:date="2026-09-21T11:09:00Z" w16du:dateUtc="2026-09-21T08:09:00Z">
            <w:rPr>
              <w:rFonts w:ascii="Arial" w:eastAsiaTheme="minorEastAsia" w:hAnsi="Arial" w:cs="Arial"/>
              <w:b w:val="0"/>
              <w:color w:val="auto"/>
              <w:sz w:val="20"/>
              <w:szCs w:val="22"/>
              <w:lang w:bidi="ar-YE"/>
            </w:rPr>
          </w:rPrChange>
        </w:rPr>
        <w:pPrChange w:id="50" w:author="Hamdy Rashed" w:date="2026-08-02T10:37:00Z" w16du:dateUtc="2026-08-02T07:37:00Z">
          <w:pPr>
            <w:pStyle w:val="Heading1"/>
            <w:bidi/>
            <w:spacing w:before="240" w:after="100"/>
          </w:pPr>
        </w:pPrChange>
      </w:pPr>
    </w:p>
    <w:p w14:paraId="1CEF4672" w14:textId="77777777" w:rsidR="00910A99" w:rsidRPr="001065A1" w:rsidRDefault="00910A99">
      <w:pPr>
        <w:rPr>
          <w:b/>
          <w:szCs w:val="20"/>
          <w:rtl/>
          <w:lang w:bidi="ar-YE"/>
          <w:rPrChange w:id="51" w:author="MOHSEN QURAEN" w:date="2026-09-21T11:09:00Z" w16du:dateUtc="2026-09-21T08:09:00Z">
            <w:rPr>
              <w:rFonts w:ascii="Arial" w:eastAsiaTheme="minorEastAsia" w:hAnsi="Arial" w:cs="Arial"/>
              <w:b w:val="0"/>
              <w:color w:val="auto"/>
              <w:sz w:val="20"/>
              <w:szCs w:val="22"/>
              <w:rtl/>
              <w:lang w:bidi="ar-YE"/>
            </w:rPr>
          </w:rPrChange>
        </w:rPr>
        <w:pPrChange w:id="52" w:author="Hamdy Rashed" w:date="2026-08-02T10:37:00Z" w16du:dateUtc="2026-08-02T07:37:00Z">
          <w:pPr>
            <w:pStyle w:val="Heading1"/>
            <w:bidi/>
            <w:spacing w:before="240" w:after="100"/>
          </w:pPr>
        </w:pPrChange>
      </w:pPr>
    </w:p>
    <w:p w14:paraId="6B1A23C0" w14:textId="71491D20" w:rsidR="002939E8" w:rsidRPr="001065A1" w:rsidRDefault="00910A99" w:rsidP="00910A99">
      <w:pPr>
        <w:pStyle w:val="Heading1"/>
        <w:bidi/>
        <w:spacing w:before="240" w:after="100"/>
        <w:rPr>
          <w:rFonts w:asciiTheme="minorBidi" w:hAnsiTheme="minorBidi" w:cstheme="minorBidi"/>
          <w:b w:val="0"/>
          <w:sz w:val="20"/>
          <w:szCs w:val="20"/>
          <w:rPrChange w:id="53" w:author="MOHSEN QURAEN" w:date="2026-09-21T11:09:00Z" w16du:dateUtc="2026-09-21T08:09:00Z">
            <w:rPr>
              <w:rFonts w:asciiTheme="minorBidi" w:hAnsiTheme="minorBidi" w:cstheme="minorBidi"/>
            </w:rPr>
          </w:rPrChange>
        </w:rPr>
      </w:pPr>
      <w:r w:rsidRPr="001065A1">
        <w:rPr>
          <w:rFonts w:asciiTheme="minorBidi" w:hAnsiTheme="minorBidi" w:cstheme="minorBidi"/>
          <w:b w:val="0"/>
          <w:color w:val="007E39"/>
          <w:sz w:val="20"/>
          <w:szCs w:val="20"/>
          <w:rtl/>
          <w:lang w:bidi="ar-YE"/>
          <w:rPrChange w:id="54" w:author="MOHSEN QURAEN" w:date="2026-09-21T11:09:00Z" w16du:dateUtc="2026-09-21T08:09:00Z">
            <w:rPr>
              <w:rFonts w:asciiTheme="minorBidi" w:hAnsiTheme="minorBidi" w:cstheme="minorBidi"/>
              <w:color w:val="007E39"/>
              <w:sz w:val="30"/>
              <w:rtl/>
              <w:lang w:bidi="ar-YE"/>
            </w:rPr>
          </w:rPrChange>
        </w:rPr>
        <w:t xml:space="preserve">1. </w:t>
      </w:r>
      <w:r w:rsidRPr="001065A1">
        <w:rPr>
          <w:rFonts w:asciiTheme="minorBidi" w:hAnsiTheme="minorBidi" w:cstheme="minorBidi"/>
          <w:b w:val="0"/>
          <w:color w:val="007E39"/>
          <w:sz w:val="20"/>
          <w:szCs w:val="20"/>
          <w:rtl/>
          <w:rPrChange w:id="55" w:author="MOHSEN QURAEN" w:date="2026-09-21T11:09:00Z" w16du:dateUtc="2026-09-21T08:09:00Z">
            <w:rPr>
              <w:rFonts w:asciiTheme="minorBidi" w:hAnsiTheme="minorBidi" w:cstheme="minorBidi"/>
              <w:color w:val="007E39"/>
              <w:sz w:val="30"/>
              <w:rtl/>
            </w:rPr>
          </w:rPrChange>
        </w:rPr>
        <w:t>سياق الأعمال والحاجة</w:t>
      </w:r>
    </w:p>
    <w:p w14:paraId="64DA7C20" w14:textId="514B8003" w:rsidR="002939E8" w:rsidRPr="001065A1" w:rsidRDefault="00CE64DE" w:rsidP="00AB43AF">
      <w:pPr>
        <w:bidi/>
        <w:spacing w:after="100" w:line="259" w:lineRule="auto"/>
        <w:rPr>
          <w:rFonts w:asciiTheme="minorBidi" w:hAnsiTheme="minorBidi" w:cstheme="minorBidi"/>
          <w:bCs/>
          <w:szCs w:val="20"/>
          <w:rPrChange w:id="56"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57" w:author="MOHSEN QURAEN" w:date="2026-09-21T11:09:00Z" w16du:dateUtc="2026-09-21T08:09:00Z">
            <w:rPr>
              <w:rFonts w:asciiTheme="minorBidi" w:hAnsiTheme="minorBidi" w:cstheme="minorBidi"/>
              <w:rtl/>
            </w:rPr>
          </w:rPrChange>
        </w:rPr>
        <w:t>عند إضافة مفوتر جديد في منصة تحصيل، تحتاج فرق العمليات والامتثال إلى تسجيل بيانات الملاك والشركاء الذين لهم علاقة قانونية أو تشغيلية بالمفوتر. غياب هذه البيانات داخل سجل المفوتر قد يؤدي إلى الاعتماد على ملفات خارجية، أو نقص في اكتمال بيانات التعريف، أو صعوبة في المراجعة والتدقيق لاحقاً</w:t>
      </w:r>
      <w:r w:rsidR="00F32FB0" w:rsidRPr="001065A1">
        <w:rPr>
          <w:rFonts w:asciiTheme="minorBidi" w:hAnsiTheme="minorBidi" w:cstheme="minorBidi"/>
          <w:bCs/>
          <w:szCs w:val="20"/>
          <w:rtl/>
          <w:rPrChange w:id="58" w:author="MOHSEN QURAEN" w:date="2026-09-21T11:09:00Z" w16du:dateUtc="2026-09-21T08:09:00Z">
            <w:rPr>
              <w:rFonts w:asciiTheme="minorBidi" w:hAnsiTheme="minorBidi" w:cstheme="minorBidi"/>
              <w:rtl/>
            </w:rPr>
          </w:rPrChange>
        </w:rPr>
        <w:t>.</w:t>
      </w:r>
    </w:p>
    <w:p w14:paraId="2CD8CFBD" w14:textId="7C33DFB0" w:rsidR="002939E8" w:rsidRPr="001065A1" w:rsidRDefault="00CE64DE" w:rsidP="00AB43AF">
      <w:pPr>
        <w:bidi/>
        <w:spacing w:after="100" w:line="259" w:lineRule="auto"/>
        <w:rPr>
          <w:rFonts w:asciiTheme="minorBidi" w:hAnsiTheme="minorBidi" w:cstheme="minorBidi"/>
          <w:bCs/>
          <w:szCs w:val="20"/>
          <w:rPrChange w:id="59"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60" w:author="MOHSEN QURAEN" w:date="2026-09-21T11:09:00Z" w16du:dateUtc="2026-09-21T08:09:00Z">
            <w:rPr>
              <w:rFonts w:asciiTheme="minorBidi" w:hAnsiTheme="minorBidi" w:cstheme="minorBidi"/>
              <w:rtl/>
            </w:rPr>
          </w:rPrChange>
        </w:rPr>
        <w:t>لذلك يلزم إضافة قسم واضح ومنظم باسم بيانات الملاك والشركاء ضمن شاشة إضافة المفوتر، مع إمكانية إضافة أكثر من سجل، وتحديد العلاقة أو الدور ونسبة الملكية والبيانات التعريفية الأساسية لكل شخص</w:t>
      </w:r>
      <w:r w:rsidR="00F32FB0" w:rsidRPr="001065A1">
        <w:rPr>
          <w:rFonts w:asciiTheme="minorBidi" w:hAnsiTheme="minorBidi" w:cstheme="minorBidi"/>
          <w:bCs/>
          <w:szCs w:val="20"/>
          <w:rtl/>
          <w:rPrChange w:id="61" w:author="MOHSEN QURAEN" w:date="2026-09-21T11:09:00Z" w16du:dateUtc="2026-09-21T08:09:00Z">
            <w:rPr>
              <w:rFonts w:asciiTheme="minorBidi" w:hAnsiTheme="minorBidi" w:cstheme="minorBidi"/>
              <w:rtl/>
            </w:rPr>
          </w:rPrChange>
        </w:rPr>
        <w:t>.</w:t>
      </w:r>
    </w:p>
    <w:p w14:paraId="14A63FA8" w14:textId="73DC19CC" w:rsidR="002939E8" w:rsidRPr="001065A1" w:rsidRDefault="00A459A1" w:rsidP="00AB43AF">
      <w:pPr>
        <w:pStyle w:val="Heading1"/>
        <w:bidi/>
        <w:spacing w:before="240" w:after="100"/>
        <w:rPr>
          <w:rFonts w:asciiTheme="minorBidi" w:hAnsiTheme="minorBidi" w:cstheme="minorBidi"/>
          <w:b w:val="0"/>
          <w:sz w:val="20"/>
          <w:szCs w:val="20"/>
          <w:rPrChange w:id="62" w:author="MOHSEN QURAEN" w:date="2026-09-21T11:09:00Z" w16du:dateUtc="2026-09-21T08:09:00Z">
            <w:rPr>
              <w:rFonts w:asciiTheme="minorBidi" w:hAnsiTheme="minorBidi" w:cstheme="minorBidi"/>
            </w:rPr>
          </w:rPrChange>
        </w:rPr>
      </w:pPr>
      <w:ins w:id="63" w:author="Hamdy Rashed" w:date="2026-08-02T10:34:00Z" w16du:dateUtc="2026-08-02T07:34:00Z">
        <w:r w:rsidRPr="001065A1">
          <w:rPr>
            <w:rFonts w:asciiTheme="minorBidi" w:hAnsiTheme="minorBidi" w:cstheme="minorBidi"/>
            <w:b w:val="0"/>
            <w:color w:val="007E39"/>
            <w:sz w:val="20"/>
            <w:szCs w:val="20"/>
            <w:rtl/>
            <w:rPrChange w:id="64" w:author="MOHSEN QURAEN" w:date="2026-09-21T11:09:00Z" w16du:dateUtc="2026-09-21T08:09:00Z">
              <w:rPr>
                <w:rFonts w:asciiTheme="minorBidi" w:hAnsiTheme="minorBidi" w:cstheme="minorBidi"/>
                <w:color w:val="007E39"/>
                <w:sz w:val="30"/>
                <w:rtl/>
              </w:rPr>
            </w:rPrChange>
          </w:rPr>
          <w:t xml:space="preserve">2. </w:t>
        </w:r>
      </w:ins>
      <w:del w:id="65" w:author="Hamdy Rashed" w:date="2026-08-02T10:34:00Z" w16du:dateUtc="2026-08-02T07:34:00Z">
        <w:r w:rsidRPr="001065A1" w:rsidDel="00A459A1">
          <w:rPr>
            <w:rFonts w:asciiTheme="minorBidi" w:hAnsiTheme="minorBidi" w:cstheme="minorBidi"/>
            <w:b w:val="0"/>
            <w:color w:val="007E39"/>
            <w:sz w:val="20"/>
            <w:szCs w:val="20"/>
            <w:rPrChange w:id="66" w:author="MOHSEN QURAEN" w:date="2026-09-21T11:09:00Z" w16du:dateUtc="2026-09-21T08:09:00Z">
              <w:rPr>
                <w:rFonts w:asciiTheme="minorBidi" w:hAnsiTheme="minorBidi" w:cstheme="minorBidi"/>
                <w:color w:val="007E39"/>
                <w:sz w:val="30"/>
              </w:rPr>
            </w:rPrChange>
          </w:rPr>
          <w:delText xml:space="preserve">2. </w:delText>
        </w:r>
      </w:del>
      <w:r w:rsidRPr="001065A1">
        <w:rPr>
          <w:rFonts w:asciiTheme="minorBidi" w:hAnsiTheme="minorBidi" w:cstheme="minorBidi"/>
          <w:b w:val="0"/>
          <w:color w:val="007E39"/>
          <w:sz w:val="20"/>
          <w:szCs w:val="20"/>
          <w:rtl/>
          <w:rPrChange w:id="67" w:author="MOHSEN QURAEN" w:date="2026-09-21T11:09:00Z" w16du:dateUtc="2026-09-21T08:09:00Z">
            <w:rPr>
              <w:rFonts w:asciiTheme="minorBidi" w:hAnsiTheme="minorBidi" w:cstheme="minorBidi"/>
              <w:color w:val="007E39"/>
              <w:sz w:val="30"/>
              <w:rtl/>
            </w:rPr>
          </w:rPrChange>
        </w:rPr>
        <w:t>أهداف الأعمال</w:t>
      </w:r>
    </w:p>
    <w:p w14:paraId="555EBF55" w14:textId="363803E6" w:rsidR="007911B5" w:rsidRPr="001065A1" w:rsidRDefault="00273B34" w:rsidP="00AB43AF">
      <w:pPr>
        <w:pStyle w:val="ListBullet"/>
        <w:bidi/>
        <w:spacing w:after="40"/>
        <w:rPr>
          <w:ins w:id="68" w:author="MAZEN FAYEZ" w:date="2026-08-10T09:53:00Z" w16du:dateUtc="2026-08-10T06:53:00Z"/>
          <w:rFonts w:asciiTheme="minorBidi" w:hAnsiTheme="minorBidi" w:cstheme="minorBidi"/>
          <w:bCs/>
          <w:szCs w:val="20"/>
          <w:rPrChange w:id="69" w:author="MOHSEN QURAEN" w:date="2026-09-21T11:09:00Z" w16du:dateUtc="2026-09-21T08:09:00Z">
            <w:rPr>
              <w:ins w:id="70" w:author="MAZEN FAYEZ" w:date="2026-08-10T09:53:00Z" w16du:dateUtc="2026-08-10T06:53:00Z"/>
              <w:rFonts w:asciiTheme="minorBidi" w:hAnsiTheme="minorBidi" w:cstheme="minorBidi"/>
            </w:rPr>
          </w:rPrChange>
        </w:rPr>
      </w:pPr>
      <w:ins w:id="71" w:author="MAZEN FAYEZ" w:date="2026-08-10T09:53:00Z" w16du:dateUtc="2026-08-10T06:53:00Z">
        <w:r w:rsidRPr="001065A1">
          <w:rPr>
            <w:rFonts w:asciiTheme="minorBidi" w:hAnsiTheme="minorBidi" w:cstheme="minorBidi"/>
            <w:bCs/>
            <w:szCs w:val="20"/>
            <w:rtl/>
            <w:rPrChange w:id="72" w:author="MOHSEN QURAEN" w:date="2026-09-21T11:09:00Z" w16du:dateUtc="2026-09-21T08:09:00Z">
              <w:rPr>
                <w:rFonts w:asciiTheme="minorBidi" w:hAnsiTheme="minorBidi" w:cstheme="minorBidi"/>
                <w:sz w:val="16"/>
                <w:szCs w:val="18"/>
                <w:rtl/>
              </w:rPr>
            </w:rPrChange>
          </w:rPr>
          <w:t xml:space="preserve">اضافة قسم </w:t>
        </w:r>
      </w:ins>
      <w:ins w:id="73" w:author="MAZEN FAYEZ" w:date="2026-08-10T09:54:00Z" w16du:dateUtc="2026-08-10T06:54:00Z">
        <w:r w:rsidR="00A000C4" w:rsidRPr="001065A1">
          <w:rPr>
            <w:rFonts w:asciiTheme="minorBidi" w:hAnsiTheme="minorBidi" w:cstheme="minorBidi"/>
            <w:bCs/>
            <w:szCs w:val="20"/>
            <w:rtl/>
            <w:rPrChange w:id="74" w:author="MOHSEN QURAEN" w:date="2026-09-21T11:09:00Z" w16du:dateUtc="2026-09-21T08:09:00Z">
              <w:rPr>
                <w:rFonts w:asciiTheme="minorBidi" w:hAnsiTheme="minorBidi" w:cstheme="minorBidi"/>
                <w:sz w:val="16"/>
                <w:szCs w:val="18"/>
                <w:rtl/>
              </w:rPr>
            </w:rPrChange>
          </w:rPr>
          <w:t>خيارات بحيث يقوم بعرض اختيار نوعية المفوتر إذا ماكان (</w:t>
        </w:r>
        <w:r w:rsidR="00894F9E" w:rsidRPr="001065A1">
          <w:rPr>
            <w:rFonts w:asciiTheme="minorBidi" w:hAnsiTheme="minorBidi" w:cstheme="minorBidi"/>
            <w:bCs/>
            <w:szCs w:val="20"/>
            <w:rtl/>
            <w:rPrChange w:id="75" w:author="MOHSEN QURAEN" w:date="2026-09-21T11:09:00Z" w16du:dateUtc="2026-09-21T08:09:00Z">
              <w:rPr>
                <w:rFonts w:asciiTheme="minorBidi" w:hAnsiTheme="minorBidi" w:cstheme="minorBidi"/>
                <w:sz w:val="16"/>
                <w:szCs w:val="18"/>
                <w:rtl/>
              </w:rPr>
            </w:rPrChange>
          </w:rPr>
          <w:t xml:space="preserve">مرفق حكومي – مؤسسة/شركة خاصة </w:t>
        </w:r>
      </w:ins>
      <w:ins w:id="76" w:author="MAZEN FAYEZ" w:date="2026-08-10T09:55:00Z" w16du:dateUtc="2026-08-10T06:55:00Z">
        <w:r w:rsidR="0044354B" w:rsidRPr="001065A1">
          <w:rPr>
            <w:rFonts w:asciiTheme="minorBidi" w:hAnsiTheme="minorBidi" w:cstheme="minorBidi"/>
            <w:bCs/>
            <w:szCs w:val="20"/>
            <w:rtl/>
            <w:rPrChange w:id="77" w:author="MOHSEN QURAEN" w:date="2026-09-21T11:09:00Z" w16du:dateUtc="2026-09-21T08:09:00Z">
              <w:rPr>
                <w:rFonts w:asciiTheme="minorBidi" w:hAnsiTheme="minorBidi" w:cstheme="minorBidi"/>
                <w:sz w:val="16"/>
                <w:szCs w:val="18"/>
                <w:rtl/>
              </w:rPr>
            </w:rPrChange>
          </w:rPr>
          <w:t>–</w:t>
        </w:r>
      </w:ins>
      <w:ins w:id="78" w:author="MAZEN FAYEZ" w:date="2026-08-10T09:54:00Z" w16du:dateUtc="2026-08-10T06:54:00Z">
        <w:r w:rsidR="00894F9E" w:rsidRPr="001065A1">
          <w:rPr>
            <w:rFonts w:asciiTheme="minorBidi" w:hAnsiTheme="minorBidi" w:cstheme="minorBidi"/>
            <w:bCs/>
            <w:szCs w:val="20"/>
            <w:rtl/>
            <w:rPrChange w:id="79" w:author="MOHSEN QURAEN" w:date="2026-09-21T11:09:00Z" w16du:dateUtc="2026-09-21T08:09:00Z">
              <w:rPr>
                <w:rFonts w:asciiTheme="minorBidi" w:hAnsiTheme="minorBidi" w:cstheme="minorBidi"/>
                <w:sz w:val="16"/>
                <w:szCs w:val="18"/>
                <w:rtl/>
              </w:rPr>
            </w:rPrChange>
          </w:rPr>
          <w:t xml:space="preserve"> </w:t>
        </w:r>
      </w:ins>
      <w:ins w:id="80" w:author="MAZEN FAYEZ" w:date="2026-08-10T09:55:00Z" w16du:dateUtc="2026-08-10T06:55:00Z">
        <w:r w:rsidR="0044354B" w:rsidRPr="001065A1">
          <w:rPr>
            <w:rFonts w:asciiTheme="minorBidi" w:hAnsiTheme="minorBidi" w:cstheme="minorBidi"/>
            <w:bCs/>
            <w:szCs w:val="20"/>
            <w:rtl/>
            <w:rPrChange w:id="81" w:author="MOHSEN QURAEN" w:date="2026-09-21T11:09:00Z" w16du:dateUtc="2026-09-21T08:09:00Z">
              <w:rPr>
                <w:rFonts w:asciiTheme="minorBidi" w:hAnsiTheme="minorBidi" w:cstheme="minorBidi"/>
                <w:sz w:val="16"/>
                <w:szCs w:val="18"/>
                <w:rtl/>
              </w:rPr>
            </w:rPrChange>
          </w:rPr>
          <w:t>مختلط (حكومي وخاص)</w:t>
        </w:r>
        <w:r w:rsidR="00494BC6" w:rsidRPr="001065A1">
          <w:rPr>
            <w:rFonts w:asciiTheme="minorBidi" w:hAnsiTheme="minorBidi" w:cstheme="minorBidi"/>
            <w:bCs/>
            <w:szCs w:val="20"/>
            <w:rtl/>
            <w:rPrChange w:id="82" w:author="MOHSEN QURAEN" w:date="2026-09-21T11:09:00Z" w16du:dateUtc="2026-09-21T08:09:00Z">
              <w:rPr>
                <w:rFonts w:asciiTheme="minorBidi" w:hAnsiTheme="minorBidi" w:cstheme="minorBidi"/>
                <w:sz w:val="16"/>
                <w:szCs w:val="18"/>
                <w:rtl/>
              </w:rPr>
            </w:rPrChange>
          </w:rPr>
          <w:t>.</w:t>
        </w:r>
      </w:ins>
    </w:p>
    <w:p w14:paraId="48E4DA23" w14:textId="4ECACE72" w:rsidR="002939E8" w:rsidRPr="001065A1" w:rsidRDefault="00CE64DE" w:rsidP="007911B5">
      <w:pPr>
        <w:pStyle w:val="ListBullet"/>
        <w:bidi/>
        <w:spacing w:after="40"/>
        <w:rPr>
          <w:rFonts w:asciiTheme="minorBidi" w:hAnsiTheme="minorBidi" w:cstheme="minorBidi"/>
          <w:bCs/>
          <w:szCs w:val="20"/>
          <w:rPrChange w:id="83"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84" w:author="MOHSEN QURAEN" w:date="2026-09-21T11:09:00Z" w16du:dateUtc="2026-09-21T08:09:00Z">
            <w:rPr>
              <w:rFonts w:asciiTheme="minorBidi" w:hAnsiTheme="minorBidi" w:cstheme="minorBidi"/>
              <w:rtl/>
            </w:rPr>
          </w:rPrChange>
        </w:rPr>
        <w:t>توفير قسم مركزي داخل سجل المفوتر لحفظ بيانات الملاك والشركاء</w:t>
      </w:r>
      <w:r w:rsidR="00AB43AF" w:rsidRPr="001065A1">
        <w:rPr>
          <w:rFonts w:asciiTheme="minorBidi" w:hAnsiTheme="minorBidi" w:cstheme="minorBidi"/>
          <w:bCs/>
          <w:szCs w:val="20"/>
          <w:rtl/>
          <w:lang w:bidi="ar-YE"/>
          <w:rPrChange w:id="85" w:author="MOHSEN QURAEN" w:date="2026-09-21T11:09:00Z" w16du:dateUtc="2026-09-21T08:09:00Z">
            <w:rPr>
              <w:rFonts w:asciiTheme="minorBidi" w:hAnsiTheme="minorBidi" w:cstheme="minorBidi"/>
              <w:rtl/>
              <w:lang w:bidi="ar-YE"/>
            </w:rPr>
          </w:rPrChange>
        </w:rPr>
        <w:t>.</w:t>
      </w:r>
    </w:p>
    <w:p w14:paraId="0E913CD8" w14:textId="697F5759" w:rsidR="002939E8" w:rsidRPr="001065A1" w:rsidRDefault="00CE64DE" w:rsidP="00AB43AF">
      <w:pPr>
        <w:pStyle w:val="ListBullet"/>
        <w:bidi/>
        <w:spacing w:after="40"/>
        <w:rPr>
          <w:rFonts w:asciiTheme="minorBidi" w:hAnsiTheme="minorBidi" w:cstheme="minorBidi"/>
          <w:bCs/>
          <w:szCs w:val="20"/>
          <w:rPrChange w:id="86"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87" w:author="MOHSEN QURAEN" w:date="2026-09-21T11:09:00Z" w16du:dateUtc="2026-09-21T08:09:00Z">
            <w:rPr>
              <w:rFonts w:asciiTheme="minorBidi" w:hAnsiTheme="minorBidi" w:cstheme="minorBidi"/>
              <w:rtl/>
            </w:rPr>
          </w:rPrChange>
        </w:rPr>
        <w:t>دعم إضافة أكثر من مالك أو شريك وربط كل سجل بالمفوتر الصحيح</w:t>
      </w:r>
      <w:r w:rsidR="00AB43AF" w:rsidRPr="001065A1">
        <w:rPr>
          <w:rFonts w:asciiTheme="minorBidi" w:hAnsiTheme="minorBidi" w:cstheme="minorBidi"/>
          <w:bCs/>
          <w:szCs w:val="20"/>
          <w:rtl/>
          <w:rPrChange w:id="88" w:author="MOHSEN QURAEN" w:date="2026-09-21T11:09:00Z" w16du:dateUtc="2026-09-21T08:09:00Z">
            <w:rPr>
              <w:rFonts w:asciiTheme="minorBidi" w:hAnsiTheme="minorBidi" w:cstheme="minorBidi"/>
              <w:rtl/>
            </w:rPr>
          </w:rPrChange>
        </w:rPr>
        <w:t>.</w:t>
      </w:r>
    </w:p>
    <w:p w14:paraId="74D7F2EC" w14:textId="64F53700" w:rsidR="002939E8" w:rsidRPr="001065A1" w:rsidRDefault="00CE64DE" w:rsidP="00AB43AF">
      <w:pPr>
        <w:pStyle w:val="ListBullet"/>
        <w:bidi/>
        <w:spacing w:after="40"/>
        <w:rPr>
          <w:rFonts w:asciiTheme="minorBidi" w:hAnsiTheme="minorBidi" w:cstheme="minorBidi"/>
          <w:bCs/>
          <w:szCs w:val="20"/>
          <w:rPrChange w:id="89"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90" w:author="MOHSEN QURAEN" w:date="2026-09-21T11:09:00Z" w16du:dateUtc="2026-09-21T08:09:00Z">
            <w:rPr>
              <w:rFonts w:asciiTheme="minorBidi" w:hAnsiTheme="minorBidi" w:cstheme="minorBidi"/>
              <w:rtl/>
            </w:rPr>
          </w:rPrChange>
        </w:rPr>
        <w:t>تحسين جودة واكتمال بيانات المفوتر عند الإنشاء والتعديل</w:t>
      </w:r>
      <w:r w:rsidR="00AB43AF" w:rsidRPr="001065A1">
        <w:rPr>
          <w:rFonts w:asciiTheme="minorBidi" w:hAnsiTheme="minorBidi" w:cstheme="minorBidi"/>
          <w:bCs/>
          <w:szCs w:val="20"/>
          <w:rtl/>
          <w:rPrChange w:id="91" w:author="MOHSEN QURAEN" w:date="2026-09-21T11:09:00Z" w16du:dateUtc="2026-09-21T08:09:00Z">
            <w:rPr>
              <w:rFonts w:asciiTheme="minorBidi" w:hAnsiTheme="minorBidi" w:cstheme="minorBidi"/>
              <w:rtl/>
            </w:rPr>
          </w:rPrChange>
        </w:rPr>
        <w:t>.</w:t>
      </w:r>
    </w:p>
    <w:p w14:paraId="1B8F3A61" w14:textId="2E538C3A" w:rsidR="002939E8" w:rsidRPr="001065A1" w:rsidRDefault="00CE64DE" w:rsidP="00AB43AF">
      <w:pPr>
        <w:pStyle w:val="ListBullet"/>
        <w:bidi/>
        <w:spacing w:after="40"/>
        <w:rPr>
          <w:rFonts w:asciiTheme="minorBidi" w:hAnsiTheme="minorBidi" w:cstheme="minorBidi"/>
          <w:bCs/>
          <w:szCs w:val="20"/>
          <w:rPrChange w:id="92"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93" w:author="MOHSEN QURAEN" w:date="2026-09-21T11:09:00Z" w16du:dateUtc="2026-09-21T08:09:00Z">
            <w:rPr>
              <w:rFonts w:asciiTheme="minorBidi" w:hAnsiTheme="minorBidi" w:cstheme="minorBidi"/>
              <w:rtl/>
            </w:rPr>
          </w:rPrChange>
        </w:rPr>
        <w:t>دعم متطلبات الامتثال والتدقيق الداخلي ومراجعة بيانات المستفيدين الفعليين</w:t>
      </w:r>
      <w:r w:rsidR="00AB43AF" w:rsidRPr="001065A1">
        <w:rPr>
          <w:rFonts w:asciiTheme="minorBidi" w:hAnsiTheme="minorBidi" w:cstheme="minorBidi"/>
          <w:bCs/>
          <w:szCs w:val="20"/>
          <w:rtl/>
          <w:rPrChange w:id="94" w:author="MOHSEN QURAEN" w:date="2026-09-21T11:09:00Z" w16du:dateUtc="2026-09-21T08:09:00Z">
            <w:rPr>
              <w:rFonts w:asciiTheme="minorBidi" w:hAnsiTheme="minorBidi" w:cstheme="minorBidi"/>
              <w:rtl/>
            </w:rPr>
          </w:rPrChange>
        </w:rPr>
        <w:t>.</w:t>
      </w:r>
    </w:p>
    <w:p w14:paraId="60BF4B6A" w14:textId="24B91E3C" w:rsidR="002939E8" w:rsidRPr="001065A1" w:rsidRDefault="00CE64DE" w:rsidP="00AB43AF">
      <w:pPr>
        <w:pStyle w:val="ListBullet"/>
        <w:bidi/>
        <w:spacing w:after="40"/>
        <w:rPr>
          <w:rFonts w:asciiTheme="minorBidi" w:hAnsiTheme="minorBidi" w:cstheme="minorBidi"/>
          <w:bCs/>
          <w:szCs w:val="20"/>
          <w:rPrChange w:id="95"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96" w:author="MOHSEN QURAEN" w:date="2026-09-21T11:09:00Z" w16du:dateUtc="2026-09-21T08:09:00Z">
            <w:rPr>
              <w:rFonts w:asciiTheme="minorBidi" w:hAnsiTheme="minorBidi" w:cstheme="minorBidi"/>
              <w:rtl/>
            </w:rPr>
          </w:rPrChange>
        </w:rPr>
        <w:t>تقليل الاعتماد على المستندات أو الجداول الخارجية لحفظ بيانات الملاك والشركاء</w:t>
      </w:r>
      <w:r w:rsidR="00AB43AF" w:rsidRPr="001065A1">
        <w:rPr>
          <w:rFonts w:asciiTheme="minorBidi" w:hAnsiTheme="minorBidi" w:cstheme="minorBidi"/>
          <w:bCs/>
          <w:szCs w:val="20"/>
          <w:rtl/>
          <w:rPrChange w:id="97" w:author="MOHSEN QURAEN" w:date="2026-09-21T11:09:00Z" w16du:dateUtc="2026-09-21T08:09:00Z">
            <w:rPr>
              <w:rFonts w:asciiTheme="minorBidi" w:hAnsiTheme="minorBidi" w:cstheme="minorBidi"/>
              <w:rtl/>
            </w:rPr>
          </w:rPrChange>
        </w:rPr>
        <w:t>.</w:t>
      </w:r>
    </w:p>
    <w:p w14:paraId="25BD19D8" w14:textId="0FCB06EE" w:rsidR="002939E8" w:rsidRPr="001065A1" w:rsidRDefault="00CE64DE" w:rsidP="00AB43AF">
      <w:pPr>
        <w:pStyle w:val="ListBullet"/>
        <w:bidi/>
        <w:spacing w:after="40"/>
        <w:rPr>
          <w:ins w:id="98" w:author="MAZEN FAYEZ" w:date="2026-08-10T09:13:00Z" w16du:dateUtc="2026-08-10T06:13:00Z"/>
          <w:rFonts w:asciiTheme="minorBidi" w:hAnsiTheme="minorBidi" w:cstheme="minorBidi"/>
          <w:bCs/>
          <w:szCs w:val="20"/>
          <w:rPrChange w:id="99" w:author="MOHSEN QURAEN" w:date="2026-09-21T11:09:00Z" w16du:dateUtc="2026-09-21T08:09:00Z">
            <w:rPr>
              <w:ins w:id="100" w:author="MAZEN FAYEZ" w:date="2026-08-10T09:13:00Z" w16du:dateUtc="2026-08-10T06:13:00Z"/>
              <w:rFonts w:asciiTheme="minorBidi" w:hAnsiTheme="minorBidi" w:cstheme="minorBidi"/>
            </w:rPr>
          </w:rPrChange>
        </w:rPr>
      </w:pPr>
      <w:r w:rsidRPr="001065A1">
        <w:rPr>
          <w:rFonts w:asciiTheme="minorBidi" w:hAnsiTheme="minorBidi" w:cstheme="minorBidi"/>
          <w:bCs/>
          <w:szCs w:val="20"/>
          <w:rtl/>
          <w:rPrChange w:id="101" w:author="MOHSEN QURAEN" w:date="2026-09-21T11:09:00Z" w16du:dateUtc="2026-09-21T08:09:00Z">
            <w:rPr>
              <w:rFonts w:asciiTheme="minorBidi" w:hAnsiTheme="minorBidi" w:cstheme="minorBidi"/>
              <w:rtl/>
            </w:rPr>
          </w:rPrChange>
        </w:rPr>
        <w:t>تقييد عرض وتعديل هذه البيانات وفق أدوار وصلاحيات المستخدمين</w:t>
      </w:r>
      <w:r w:rsidR="00AB43AF" w:rsidRPr="001065A1">
        <w:rPr>
          <w:rFonts w:asciiTheme="minorBidi" w:hAnsiTheme="minorBidi" w:cstheme="minorBidi"/>
          <w:bCs/>
          <w:szCs w:val="20"/>
          <w:rtl/>
          <w:rPrChange w:id="102" w:author="MOHSEN QURAEN" w:date="2026-09-21T11:09:00Z" w16du:dateUtc="2026-09-21T08:09:00Z">
            <w:rPr>
              <w:rFonts w:asciiTheme="minorBidi" w:hAnsiTheme="minorBidi" w:cstheme="minorBidi"/>
              <w:rtl/>
            </w:rPr>
          </w:rPrChange>
        </w:rPr>
        <w:t>.</w:t>
      </w:r>
    </w:p>
    <w:p w14:paraId="4A522D26" w14:textId="7035E3E3" w:rsidR="001804DA" w:rsidRPr="001065A1" w:rsidRDefault="001804DA" w:rsidP="001804DA">
      <w:pPr>
        <w:pStyle w:val="ListBullet"/>
        <w:bidi/>
        <w:spacing w:after="40"/>
        <w:rPr>
          <w:ins w:id="103" w:author="MAZEN FAYEZ" w:date="2026-08-10T09:28:00Z" w16du:dateUtc="2026-08-10T06:28:00Z"/>
          <w:rFonts w:asciiTheme="minorBidi" w:hAnsiTheme="minorBidi" w:cstheme="minorBidi"/>
          <w:bCs/>
          <w:szCs w:val="20"/>
          <w:rPrChange w:id="104" w:author="MOHSEN QURAEN" w:date="2026-09-21T11:09:00Z" w16du:dateUtc="2026-09-21T08:09:00Z">
            <w:rPr>
              <w:ins w:id="105" w:author="MAZEN FAYEZ" w:date="2026-08-10T09:28:00Z" w16du:dateUtc="2026-08-10T06:28:00Z"/>
              <w:rFonts w:asciiTheme="minorBidi" w:hAnsiTheme="minorBidi" w:cstheme="minorBidi"/>
            </w:rPr>
          </w:rPrChange>
        </w:rPr>
      </w:pPr>
      <w:ins w:id="106" w:author="MAZEN FAYEZ" w:date="2026-08-10T09:14:00Z" w16du:dateUtc="2026-08-10T06:14:00Z">
        <w:r w:rsidRPr="001065A1">
          <w:rPr>
            <w:rFonts w:asciiTheme="minorBidi" w:hAnsiTheme="minorBidi" w:cstheme="minorBidi"/>
            <w:bCs/>
            <w:szCs w:val="20"/>
            <w:rtl/>
            <w:rPrChange w:id="107" w:author="MOHSEN QURAEN" w:date="2026-09-21T11:09:00Z" w16du:dateUtc="2026-09-21T08:09:00Z">
              <w:rPr>
                <w:rFonts w:asciiTheme="minorBidi" w:hAnsiTheme="minorBidi" w:cstheme="minorBidi"/>
                <w:rtl/>
              </w:rPr>
            </w:rPrChange>
          </w:rPr>
          <w:t>دعم هذه المتطلبات للعمل على نظام المدخل والمعتمد.</w:t>
        </w:r>
      </w:ins>
    </w:p>
    <w:p w14:paraId="36D922E3" w14:textId="715B4CB4" w:rsidR="00F0500C" w:rsidRPr="001065A1" w:rsidRDefault="009E6BFD" w:rsidP="00F0500C">
      <w:pPr>
        <w:pStyle w:val="ListBullet"/>
        <w:bidi/>
        <w:spacing w:after="40"/>
        <w:rPr>
          <w:ins w:id="108" w:author="Hamdy Rashed" w:date="2026-08-02T12:30:00Z" w16du:dateUtc="2026-08-02T09:30:00Z"/>
          <w:rFonts w:asciiTheme="minorBidi" w:hAnsiTheme="minorBidi" w:cstheme="minorBidi"/>
          <w:bCs/>
          <w:szCs w:val="20"/>
          <w:rPrChange w:id="109" w:author="MOHSEN QURAEN" w:date="2026-09-21T11:09:00Z" w16du:dateUtc="2026-09-21T08:09:00Z">
            <w:rPr>
              <w:ins w:id="110" w:author="Hamdy Rashed" w:date="2026-08-02T12:30:00Z" w16du:dateUtc="2026-08-02T09:30:00Z"/>
              <w:rFonts w:asciiTheme="minorBidi" w:hAnsiTheme="minorBidi" w:cstheme="minorBidi"/>
            </w:rPr>
          </w:rPrChange>
        </w:rPr>
      </w:pPr>
      <w:ins w:id="111" w:author="MAZEN FAYEZ" w:date="2026-08-10T09:32:00Z" w16du:dateUtc="2026-08-10T06:32:00Z">
        <w:r w:rsidRPr="001065A1">
          <w:rPr>
            <w:rFonts w:asciiTheme="minorBidi" w:hAnsiTheme="minorBidi" w:cstheme="minorBidi"/>
            <w:bCs/>
            <w:szCs w:val="20"/>
            <w:rtl/>
            <w:rPrChange w:id="112" w:author="MOHSEN QURAEN" w:date="2026-09-21T11:09:00Z" w16du:dateUtc="2026-09-21T08:09:00Z">
              <w:rPr>
                <w:rFonts w:asciiTheme="minorBidi" w:hAnsiTheme="minorBidi" w:cstheme="minorBidi"/>
                <w:sz w:val="16"/>
                <w:szCs w:val="18"/>
                <w:rtl/>
              </w:rPr>
            </w:rPrChange>
          </w:rPr>
          <w:t xml:space="preserve">تنفيذ امكانية رفع الملفات والأرشفة بصيغة </w:t>
        </w:r>
      </w:ins>
      <w:ins w:id="113" w:author="MAZEN FAYEZ" w:date="2026-08-10T09:35:00Z" w16du:dateUtc="2026-08-10T06:35:00Z">
        <w:r w:rsidRPr="001065A1">
          <w:rPr>
            <w:rFonts w:asciiTheme="minorBidi" w:hAnsiTheme="minorBidi" w:cstheme="minorBidi"/>
            <w:bCs/>
            <w:szCs w:val="20"/>
            <w:rPrChange w:id="114" w:author="MOHSEN QURAEN" w:date="2026-09-21T11:09:00Z" w16du:dateUtc="2026-09-21T08:09:00Z">
              <w:rPr>
                <w:rFonts w:asciiTheme="minorBidi" w:hAnsiTheme="minorBidi" w:cstheme="minorBidi"/>
                <w:sz w:val="16"/>
                <w:szCs w:val="18"/>
              </w:rPr>
            </w:rPrChange>
          </w:rPr>
          <w:t>.</w:t>
        </w:r>
      </w:ins>
      <w:ins w:id="115" w:author="MAZEN FAYEZ" w:date="2026-08-10T09:34:00Z" w16du:dateUtc="2026-08-10T06:34:00Z">
        <w:r w:rsidRPr="001065A1">
          <w:rPr>
            <w:rFonts w:asciiTheme="minorBidi" w:hAnsiTheme="minorBidi" w:cstheme="minorBidi"/>
            <w:bCs/>
            <w:szCs w:val="20"/>
            <w:rPrChange w:id="116" w:author="MOHSEN QURAEN" w:date="2026-09-21T11:09:00Z" w16du:dateUtc="2026-09-21T08:09:00Z">
              <w:rPr>
                <w:rFonts w:asciiTheme="minorBidi" w:hAnsiTheme="minorBidi" w:cstheme="minorBidi"/>
                <w:sz w:val="16"/>
                <w:szCs w:val="18"/>
              </w:rPr>
            </w:rPrChange>
          </w:rPr>
          <w:t>PDF</w:t>
        </w:r>
      </w:ins>
      <w:ins w:id="117" w:author="MAZEN FAYEZ" w:date="2026-08-10T09:32:00Z" w16du:dateUtc="2026-08-10T06:32:00Z">
        <w:r w:rsidRPr="001065A1">
          <w:rPr>
            <w:rFonts w:asciiTheme="minorBidi" w:hAnsiTheme="minorBidi" w:cstheme="minorBidi"/>
            <w:bCs/>
            <w:szCs w:val="20"/>
            <w:rPrChange w:id="118" w:author="MOHSEN QURAEN" w:date="2026-09-21T11:09:00Z" w16du:dateUtc="2026-09-21T08:09:00Z">
              <w:rPr>
                <w:rFonts w:asciiTheme="minorBidi" w:hAnsiTheme="minorBidi" w:cstheme="minorBidi"/>
                <w:sz w:val="16"/>
                <w:szCs w:val="18"/>
              </w:rPr>
            </w:rPrChange>
          </w:rPr>
          <w:t xml:space="preserve"> &amp; </w:t>
        </w:r>
      </w:ins>
      <w:ins w:id="119" w:author="MAZEN FAYEZ" w:date="2026-08-10T09:34:00Z" w16du:dateUtc="2026-08-10T06:34:00Z">
        <w:r w:rsidRPr="001065A1">
          <w:rPr>
            <w:rFonts w:asciiTheme="minorBidi" w:hAnsiTheme="minorBidi" w:cstheme="minorBidi"/>
            <w:bCs/>
            <w:szCs w:val="20"/>
            <w:rPrChange w:id="120" w:author="MOHSEN QURAEN" w:date="2026-09-21T11:09:00Z" w16du:dateUtc="2026-09-21T08:09:00Z">
              <w:rPr>
                <w:rFonts w:asciiTheme="minorBidi" w:hAnsiTheme="minorBidi" w:cstheme="minorBidi"/>
                <w:sz w:val="16"/>
                <w:szCs w:val="18"/>
              </w:rPr>
            </w:rPrChange>
          </w:rPr>
          <w:t>JPG &amp; JPEG</w:t>
        </w:r>
      </w:ins>
    </w:p>
    <w:p w14:paraId="03FDE120" w14:textId="1DC27BC7" w:rsidR="006661CC" w:rsidRPr="001065A1" w:rsidRDefault="006661CC" w:rsidP="006661CC">
      <w:pPr>
        <w:pStyle w:val="ListBullet"/>
        <w:bidi/>
        <w:spacing w:after="40"/>
        <w:rPr>
          <w:rFonts w:asciiTheme="minorBidi" w:hAnsiTheme="minorBidi" w:cstheme="minorBidi"/>
          <w:bCs/>
          <w:szCs w:val="20"/>
          <w:rPrChange w:id="121" w:author="MOHSEN QURAEN" w:date="2026-09-21T11:09:00Z" w16du:dateUtc="2026-09-21T08:09:00Z">
            <w:rPr>
              <w:rFonts w:asciiTheme="minorBidi" w:hAnsiTheme="minorBidi" w:cstheme="minorBidi"/>
            </w:rPr>
          </w:rPrChange>
        </w:rPr>
      </w:pPr>
      <w:ins w:id="122" w:author="Hamdy Rashed" w:date="2026-08-02T12:30:00Z" w16du:dateUtc="2026-08-02T09:30:00Z">
        <w:r w:rsidRPr="001065A1">
          <w:rPr>
            <w:rFonts w:asciiTheme="minorBidi" w:hAnsiTheme="minorBidi" w:cstheme="minorBidi"/>
            <w:bCs/>
            <w:szCs w:val="20"/>
            <w:rtl/>
            <w:rPrChange w:id="123" w:author="MOHSEN QURAEN" w:date="2026-09-21T11:09:00Z" w16du:dateUtc="2026-09-21T08:09:00Z">
              <w:rPr>
                <w:rFonts w:asciiTheme="minorBidi" w:hAnsiTheme="minorBidi"/>
                <w:rtl/>
              </w:rPr>
            </w:rPrChange>
          </w:rPr>
          <w:t>دعم متطلبات مكافحة غسل الأموال وتمويل الإرهاب (</w:t>
        </w:r>
        <w:r w:rsidRPr="001065A1">
          <w:rPr>
            <w:rFonts w:asciiTheme="minorBidi" w:hAnsiTheme="minorBidi" w:cstheme="minorBidi"/>
            <w:bCs/>
            <w:szCs w:val="20"/>
            <w:rPrChange w:id="124" w:author="MOHSEN QURAEN" w:date="2026-09-21T11:09:00Z" w16du:dateUtc="2026-09-21T08:09:00Z">
              <w:rPr>
                <w:rFonts w:asciiTheme="minorBidi" w:hAnsiTheme="minorBidi" w:cstheme="minorBidi"/>
              </w:rPr>
            </w:rPrChange>
          </w:rPr>
          <w:t>AML/CFT</w:t>
        </w:r>
        <w:r w:rsidRPr="001065A1">
          <w:rPr>
            <w:rFonts w:asciiTheme="minorBidi" w:hAnsiTheme="minorBidi" w:cstheme="minorBidi"/>
            <w:bCs/>
            <w:szCs w:val="20"/>
            <w:rtl/>
            <w:rPrChange w:id="125" w:author="MOHSEN QURAEN" w:date="2026-09-21T11:09:00Z" w16du:dateUtc="2026-09-21T08:09:00Z">
              <w:rPr>
                <w:rFonts w:asciiTheme="minorBidi" w:hAnsiTheme="minorBidi"/>
                <w:rtl/>
              </w:rPr>
            </w:rPrChange>
          </w:rPr>
          <w:t>) من خلال جمع بيانات العناية الواجبة (</w:t>
        </w:r>
        <w:r w:rsidRPr="001065A1">
          <w:rPr>
            <w:rFonts w:asciiTheme="minorBidi" w:hAnsiTheme="minorBidi" w:cstheme="minorBidi"/>
            <w:bCs/>
            <w:szCs w:val="20"/>
            <w:rPrChange w:id="126" w:author="MOHSEN QURAEN" w:date="2026-09-21T11:09:00Z" w16du:dateUtc="2026-09-21T08:09:00Z">
              <w:rPr>
                <w:rFonts w:asciiTheme="minorBidi" w:hAnsiTheme="minorBidi" w:cstheme="minorBidi"/>
              </w:rPr>
            </w:rPrChange>
          </w:rPr>
          <w:t>CDD</w:t>
        </w:r>
        <w:r w:rsidRPr="001065A1">
          <w:rPr>
            <w:rFonts w:asciiTheme="minorBidi" w:hAnsiTheme="minorBidi" w:cstheme="minorBidi"/>
            <w:bCs/>
            <w:szCs w:val="20"/>
            <w:rtl/>
            <w:rPrChange w:id="127" w:author="MOHSEN QURAEN" w:date="2026-09-21T11:09:00Z" w16du:dateUtc="2026-09-21T08:09:00Z">
              <w:rPr>
                <w:rFonts w:asciiTheme="minorBidi" w:hAnsiTheme="minorBidi"/>
                <w:rtl/>
              </w:rPr>
            </w:rPrChange>
          </w:rPr>
          <w:t>)، وبيانات المستفيد الحقيقي (</w:t>
        </w:r>
        <w:r w:rsidRPr="001065A1">
          <w:rPr>
            <w:rFonts w:asciiTheme="minorBidi" w:hAnsiTheme="minorBidi" w:cstheme="minorBidi"/>
            <w:bCs/>
            <w:szCs w:val="20"/>
            <w:rPrChange w:id="128" w:author="MOHSEN QURAEN" w:date="2026-09-21T11:09:00Z" w16du:dateUtc="2026-09-21T08:09:00Z">
              <w:rPr>
                <w:rFonts w:asciiTheme="minorBidi" w:hAnsiTheme="minorBidi" w:cstheme="minorBidi"/>
              </w:rPr>
            </w:rPrChange>
          </w:rPr>
          <w:t>UBO</w:t>
        </w:r>
        <w:r w:rsidRPr="001065A1">
          <w:rPr>
            <w:rFonts w:asciiTheme="minorBidi" w:hAnsiTheme="minorBidi" w:cstheme="minorBidi"/>
            <w:bCs/>
            <w:szCs w:val="20"/>
            <w:rtl/>
            <w:rPrChange w:id="129" w:author="MOHSEN QURAEN" w:date="2026-09-21T11:09:00Z" w16du:dateUtc="2026-09-21T08:09:00Z">
              <w:rPr>
                <w:rFonts w:asciiTheme="minorBidi" w:hAnsiTheme="minorBidi"/>
                <w:rtl/>
              </w:rPr>
            </w:rPrChange>
          </w:rPr>
          <w:t>)، والبيانات اللازمة لتقييم المخاطر، والفحص الآلي لقوائم العقوبات، ومراقبة العمليات وفق تعليمات البنك المركزي اليمني.</w:t>
        </w:r>
      </w:ins>
    </w:p>
    <w:p w14:paraId="6295425E" w14:textId="23D8878B" w:rsidR="002939E8" w:rsidRPr="001065A1" w:rsidRDefault="00A459A1" w:rsidP="00AB43AF">
      <w:pPr>
        <w:pStyle w:val="Heading1"/>
        <w:bidi/>
        <w:spacing w:before="240" w:after="100"/>
        <w:rPr>
          <w:rFonts w:asciiTheme="minorBidi" w:hAnsiTheme="minorBidi" w:cstheme="minorBidi"/>
          <w:b w:val="0"/>
          <w:sz w:val="20"/>
          <w:szCs w:val="20"/>
          <w:rPrChange w:id="130" w:author="MOHSEN QURAEN" w:date="2026-09-21T11:09:00Z" w16du:dateUtc="2026-09-21T08:09:00Z">
            <w:rPr>
              <w:rFonts w:asciiTheme="minorBidi" w:hAnsiTheme="minorBidi" w:cstheme="minorBidi"/>
            </w:rPr>
          </w:rPrChange>
        </w:rPr>
      </w:pPr>
      <w:ins w:id="131" w:author="Hamdy Rashed" w:date="2026-08-02T10:34:00Z" w16du:dateUtc="2026-08-02T07:34:00Z">
        <w:r w:rsidRPr="001065A1">
          <w:rPr>
            <w:rFonts w:asciiTheme="minorBidi" w:hAnsiTheme="minorBidi" w:cstheme="minorBidi"/>
            <w:b w:val="0"/>
            <w:color w:val="007E39"/>
            <w:sz w:val="20"/>
            <w:szCs w:val="20"/>
            <w:rtl/>
            <w:rPrChange w:id="132" w:author="MOHSEN QURAEN" w:date="2026-09-21T11:09:00Z" w16du:dateUtc="2026-09-21T08:09:00Z">
              <w:rPr>
                <w:rFonts w:asciiTheme="minorBidi" w:hAnsiTheme="minorBidi" w:cstheme="minorBidi"/>
                <w:color w:val="007E39"/>
                <w:sz w:val="30"/>
                <w:rtl/>
              </w:rPr>
            </w:rPrChange>
          </w:rPr>
          <w:t xml:space="preserve">3. </w:t>
        </w:r>
      </w:ins>
      <w:del w:id="133" w:author="Hamdy Rashed" w:date="2026-08-02T10:34:00Z" w16du:dateUtc="2026-08-02T07:34:00Z">
        <w:r w:rsidRPr="001065A1" w:rsidDel="00A459A1">
          <w:rPr>
            <w:rFonts w:asciiTheme="minorBidi" w:hAnsiTheme="minorBidi" w:cstheme="minorBidi"/>
            <w:b w:val="0"/>
            <w:color w:val="007E39"/>
            <w:sz w:val="20"/>
            <w:szCs w:val="20"/>
            <w:rPrChange w:id="134" w:author="MOHSEN QURAEN" w:date="2026-09-21T11:09:00Z" w16du:dateUtc="2026-09-21T08:09:00Z">
              <w:rPr>
                <w:rFonts w:asciiTheme="minorBidi" w:hAnsiTheme="minorBidi" w:cstheme="minorBidi"/>
                <w:color w:val="007E39"/>
                <w:sz w:val="30"/>
              </w:rPr>
            </w:rPrChange>
          </w:rPr>
          <w:delText xml:space="preserve">3. </w:delText>
        </w:r>
      </w:del>
      <w:r w:rsidRPr="001065A1">
        <w:rPr>
          <w:rFonts w:asciiTheme="minorBidi" w:hAnsiTheme="minorBidi" w:cstheme="minorBidi"/>
          <w:b w:val="0"/>
          <w:color w:val="007E39"/>
          <w:sz w:val="20"/>
          <w:szCs w:val="20"/>
          <w:rtl/>
          <w:rPrChange w:id="135" w:author="MOHSEN QURAEN" w:date="2026-09-21T11:09:00Z" w16du:dateUtc="2026-09-21T08:09:00Z">
            <w:rPr>
              <w:rFonts w:asciiTheme="minorBidi" w:hAnsiTheme="minorBidi" w:cstheme="minorBidi"/>
              <w:color w:val="007E39"/>
              <w:sz w:val="30"/>
              <w:rtl/>
            </w:rPr>
          </w:rPrChange>
        </w:rPr>
        <w:t>نطاق العمل</w:t>
      </w:r>
    </w:p>
    <w:p w14:paraId="131FF441" w14:textId="3C529040" w:rsidR="002939E8" w:rsidRPr="001065A1" w:rsidRDefault="00CE64DE" w:rsidP="00AB43AF">
      <w:pPr>
        <w:pStyle w:val="Heading2"/>
        <w:bidi/>
        <w:spacing w:before="160" w:after="100"/>
        <w:rPr>
          <w:rFonts w:asciiTheme="minorBidi" w:hAnsiTheme="minorBidi" w:cstheme="minorBidi"/>
          <w:b w:val="0"/>
          <w:sz w:val="20"/>
          <w:szCs w:val="20"/>
          <w:rPrChange w:id="136" w:author="MOHSEN QURAEN" w:date="2026-09-21T11:09:00Z" w16du:dateUtc="2026-09-21T08:09:00Z">
            <w:rPr>
              <w:rFonts w:asciiTheme="minorBidi" w:hAnsiTheme="minorBidi" w:cstheme="minorBidi"/>
            </w:rPr>
          </w:rPrChange>
        </w:rPr>
      </w:pPr>
      <w:r w:rsidRPr="001065A1">
        <w:rPr>
          <w:rFonts w:asciiTheme="minorBidi" w:hAnsiTheme="minorBidi" w:cstheme="minorBidi"/>
          <w:b w:val="0"/>
          <w:color w:val="1F4E79"/>
          <w:sz w:val="20"/>
          <w:szCs w:val="20"/>
          <w:rtl/>
          <w:rPrChange w:id="137" w:author="MOHSEN QURAEN" w:date="2026-09-21T11:09:00Z" w16du:dateUtc="2026-09-21T08:09:00Z">
            <w:rPr>
              <w:rFonts w:asciiTheme="minorBidi" w:hAnsiTheme="minorBidi" w:cstheme="minorBidi"/>
              <w:color w:val="1F4E79"/>
              <w:sz w:val="24"/>
              <w:rtl/>
            </w:rPr>
          </w:rPrChange>
        </w:rPr>
        <w:t>ضمن النطاق</w:t>
      </w:r>
    </w:p>
    <w:p w14:paraId="4A9C9A83" w14:textId="533730CA" w:rsidR="00A07ED4" w:rsidRPr="001065A1" w:rsidRDefault="00A07ED4" w:rsidP="00A07ED4">
      <w:pPr>
        <w:pStyle w:val="ListBullet"/>
        <w:bidi/>
        <w:spacing w:after="40"/>
        <w:rPr>
          <w:ins w:id="138" w:author="MAZEN FAYEZ" w:date="2026-08-10T10:00:00Z" w16du:dateUtc="2026-08-10T07:00:00Z"/>
          <w:rFonts w:asciiTheme="minorBidi" w:hAnsiTheme="minorBidi" w:cstheme="minorBidi"/>
          <w:bCs/>
          <w:szCs w:val="20"/>
          <w:rPrChange w:id="139" w:author="MOHSEN QURAEN" w:date="2026-09-21T11:09:00Z" w16du:dateUtc="2026-09-21T08:09:00Z">
            <w:rPr>
              <w:ins w:id="140" w:author="MAZEN FAYEZ" w:date="2026-08-10T10:00:00Z" w16du:dateUtc="2026-08-10T07:00:00Z"/>
              <w:rFonts w:asciiTheme="minorBidi" w:hAnsiTheme="minorBidi" w:cstheme="minorBidi"/>
            </w:rPr>
          </w:rPrChange>
        </w:rPr>
      </w:pPr>
      <w:ins w:id="141" w:author="MAZEN FAYEZ" w:date="2026-08-10T10:00:00Z" w16du:dateUtc="2026-08-10T07:00:00Z">
        <w:r w:rsidRPr="001065A1">
          <w:rPr>
            <w:rFonts w:asciiTheme="minorBidi" w:hAnsiTheme="minorBidi" w:cstheme="minorBidi"/>
            <w:bCs/>
            <w:szCs w:val="20"/>
            <w:rtl/>
            <w:rPrChange w:id="142" w:author="MOHSEN QURAEN" w:date="2026-09-21T11:09:00Z" w16du:dateUtc="2026-09-21T08:09:00Z">
              <w:rPr>
                <w:rFonts w:asciiTheme="minorBidi" w:hAnsiTheme="minorBidi" w:cstheme="minorBidi"/>
                <w:sz w:val="16"/>
                <w:szCs w:val="18"/>
                <w:rtl/>
              </w:rPr>
            </w:rPrChange>
          </w:rPr>
          <w:t>اضافة قسم خيارات بحيث يقوم بعرض اختيار نوعية المفوتر إذا ماكان (مرفق حكومي – مؤسسة</w:t>
        </w:r>
      </w:ins>
      <w:ins w:id="143" w:author="MAZEN FAYEZ" w:date="2026-08-10T12:02:00Z" w16du:dateUtc="2026-08-10T09:02:00Z">
        <w:r w:rsidR="007E3512" w:rsidRPr="001065A1">
          <w:rPr>
            <w:rFonts w:asciiTheme="minorBidi" w:hAnsiTheme="minorBidi" w:cstheme="minorBidi"/>
            <w:bCs/>
            <w:szCs w:val="20"/>
            <w:rtl/>
            <w:rPrChange w:id="144" w:author="MOHSEN QURAEN" w:date="2026-09-21T11:09:00Z" w16du:dateUtc="2026-09-21T08:09:00Z">
              <w:rPr>
                <w:rFonts w:asciiTheme="minorBidi" w:hAnsiTheme="minorBidi" w:cstheme="minorBidi"/>
                <w:sz w:val="16"/>
                <w:szCs w:val="18"/>
                <w:rtl/>
              </w:rPr>
            </w:rPrChange>
          </w:rPr>
          <w:t xml:space="preserve"> فردية</w:t>
        </w:r>
      </w:ins>
      <w:ins w:id="145" w:author="MAZEN FAYEZ" w:date="2026-08-10T10:00:00Z" w16du:dateUtc="2026-08-10T07:00:00Z">
        <w:r w:rsidRPr="001065A1">
          <w:rPr>
            <w:rFonts w:asciiTheme="minorBidi" w:hAnsiTheme="minorBidi" w:cstheme="minorBidi"/>
            <w:bCs/>
            <w:szCs w:val="20"/>
            <w:rtl/>
            <w:rPrChange w:id="146" w:author="MOHSEN QURAEN" w:date="2026-09-21T11:09:00Z" w16du:dateUtc="2026-09-21T08:09:00Z">
              <w:rPr>
                <w:rFonts w:asciiTheme="minorBidi" w:hAnsiTheme="minorBidi" w:cstheme="minorBidi"/>
                <w:sz w:val="16"/>
                <w:szCs w:val="18"/>
                <w:rtl/>
              </w:rPr>
            </w:rPrChange>
          </w:rPr>
          <w:t>/شركة خاصة – مختلط (حكومي وخاص)</w:t>
        </w:r>
      </w:ins>
      <w:ins w:id="147" w:author="MAZEN FAYEZ" w:date="2026-08-10T10:33:00Z" w16du:dateUtc="2026-08-10T07:33:00Z">
        <w:r w:rsidR="0070093C" w:rsidRPr="001065A1">
          <w:rPr>
            <w:rFonts w:asciiTheme="minorBidi" w:hAnsiTheme="minorBidi" w:cstheme="minorBidi"/>
            <w:bCs/>
            <w:szCs w:val="20"/>
            <w:rtl/>
            <w:rPrChange w:id="148" w:author="MOHSEN QURAEN" w:date="2026-09-21T11:09:00Z" w16du:dateUtc="2026-09-21T08:09:00Z">
              <w:rPr>
                <w:rFonts w:asciiTheme="minorBidi" w:hAnsiTheme="minorBidi" w:cstheme="minorBidi"/>
                <w:sz w:val="16"/>
                <w:szCs w:val="18"/>
                <w:rtl/>
              </w:rPr>
            </w:rPrChange>
          </w:rPr>
          <w:t xml:space="preserve"> - تاجر</w:t>
        </w:r>
      </w:ins>
      <w:ins w:id="149" w:author="MAZEN FAYEZ" w:date="2026-08-10T10:00:00Z" w16du:dateUtc="2026-08-10T07:00:00Z">
        <w:r w:rsidRPr="001065A1">
          <w:rPr>
            <w:rFonts w:asciiTheme="minorBidi" w:hAnsiTheme="minorBidi" w:cstheme="minorBidi"/>
            <w:bCs/>
            <w:szCs w:val="20"/>
            <w:rtl/>
            <w:rPrChange w:id="150" w:author="MOHSEN QURAEN" w:date="2026-09-21T11:09:00Z" w16du:dateUtc="2026-09-21T08:09:00Z">
              <w:rPr>
                <w:rFonts w:asciiTheme="minorBidi" w:hAnsiTheme="minorBidi" w:cstheme="minorBidi"/>
                <w:sz w:val="16"/>
                <w:szCs w:val="18"/>
                <w:rtl/>
              </w:rPr>
            </w:rPrChange>
          </w:rPr>
          <w:t>.</w:t>
        </w:r>
      </w:ins>
    </w:p>
    <w:p w14:paraId="4BEA2EDD" w14:textId="3BE398A1" w:rsidR="002939E8" w:rsidRPr="001065A1" w:rsidRDefault="00945353" w:rsidP="00945353">
      <w:pPr>
        <w:pStyle w:val="ListBullet"/>
        <w:bidi/>
        <w:spacing w:after="40"/>
        <w:rPr>
          <w:ins w:id="151" w:author="MAZEN FAYEZ" w:date="2026-08-10T10:01:00Z" w16du:dateUtc="2026-08-10T07:01:00Z"/>
          <w:rFonts w:asciiTheme="minorBidi" w:hAnsiTheme="minorBidi" w:cstheme="minorBidi"/>
          <w:bCs/>
          <w:szCs w:val="20"/>
          <w:rPrChange w:id="152" w:author="MOHSEN QURAEN" w:date="2026-09-21T11:09:00Z" w16du:dateUtc="2026-09-21T08:09:00Z">
            <w:rPr>
              <w:ins w:id="153" w:author="MAZEN FAYEZ" w:date="2026-08-10T10:01:00Z" w16du:dateUtc="2026-08-10T07:01:00Z"/>
              <w:rFonts w:asciiTheme="minorBidi" w:hAnsiTheme="minorBidi" w:cstheme="minorBidi"/>
              <w:sz w:val="18"/>
              <w:szCs w:val="20"/>
            </w:rPr>
          </w:rPrChange>
        </w:rPr>
      </w:pPr>
      <w:moveToRangeStart w:id="154" w:author="MAZEN FAYEZ" w:date="2026-08-10T10:00:00Z" w:name="move237248474"/>
      <w:moveTo w:id="155" w:author="MAZEN FAYEZ" w:date="2026-08-10T10:00:00Z" w16du:dateUtc="2026-08-10T07:00:00Z">
        <w:r w:rsidRPr="001065A1">
          <w:rPr>
            <w:rFonts w:asciiTheme="minorBidi" w:hAnsiTheme="minorBidi" w:cstheme="minorBidi"/>
            <w:bCs/>
            <w:szCs w:val="20"/>
            <w:rtl/>
            <w:rPrChange w:id="156" w:author="MOHSEN QURAEN" w:date="2026-09-21T11:09:00Z" w16du:dateUtc="2026-09-21T08:09:00Z">
              <w:rPr>
                <w:rFonts w:asciiTheme="minorBidi" w:hAnsiTheme="minorBidi" w:cstheme="minorBidi"/>
                <w:rtl/>
              </w:rPr>
            </w:rPrChange>
          </w:rPr>
          <w:t>إضافة قسم جديد في شاشة إضافة المفوتر باسم بيانات الملاك والشركاء</w:t>
        </w:r>
        <w:r w:rsidRPr="001065A1">
          <w:rPr>
            <w:rFonts w:asciiTheme="minorBidi" w:hAnsiTheme="minorBidi" w:cstheme="minorBidi"/>
            <w:bCs/>
            <w:szCs w:val="20"/>
            <w:rtl/>
            <w:lang w:bidi="ar-YE"/>
            <w:rPrChange w:id="157" w:author="MOHSEN QURAEN" w:date="2026-09-21T11:09:00Z" w16du:dateUtc="2026-09-21T08:09:00Z">
              <w:rPr>
                <w:rFonts w:asciiTheme="minorBidi" w:hAnsiTheme="minorBidi" w:cstheme="minorBidi"/>
                <w:rtl/>
                <w:lang w:bidi="ar-YE"/>
              </w:rPr>
            </w:rPrChange>
          </w:rPr>
          <w:t xml:space="preserve"> </w:t>
        </w:r>
      </w:moveTo>
      <w:ins w:id="158" w:author="MAZEN FAYEZ" w:date="2026-08-10T10:01:00Z" w16du:dateUtc="2026-08-10T07:01:00Z">
        <w:r w:rsidR="00A54155" w:rsidRPr="001065A1">
          <w:rPr>
            <w:rFonts w:asciiTheme="minorBidi" w:hAnsiTheme="minorBidi" w:cstheme="minorBidi"/>
            <w:bCs/>
            <w:szCs w:val="20"/>
            <w:rtl/>
            <w:lang w:bidi="ar-YE"/>
            <w:rPrChange w:id="159" w:author="MOHSEN QURAEN" w:date="2026-09-21T11:09:00Z" w16du:dateUtc="2026-09-21T08:09:00Z">
              <w:rPr>
                <w:rFonts w:asciiTheme="minorBidi" w:hAnsiTheme="minorBidi" w:cstheme="minorBidi"/>
                <w:rtl/>
                <w:lang w:bidi="ar-YE"/>
              </w:rPr>
            </w:rPrChange>
          </w:rPr>
          <w:t>أو المفوضين في حالة ان المفوتر مرفق حك</w:t>
        </w:r>
      </w:ins>
      <w:ins w:id="160" w:author="MAZEN FAYEZ" w:date="2026-08-10T10:02:00Z" w16du:dateUtc="2026-08-10T07:02:00Z">
        <w:r w:rsidR="00A54155" w:rsidRPr="001065A1">
          <w:rPr>
            <w:rFonts w:asciiTheme="minorBidi" w:hAnsiTheme="minorBidi" w:cstheme="minorBidi"/>
            <w:bCs/>
            <w:szCs w:val="20"/>
            <w:rtl/>
            <w:lang w:bidi="ar-YE"/>
            <w:rPrChange w:id="161" w:author="MOHSEN QURAEN" w:date="2026-09-21T11:09:00Z" w16du:dateUtc="2026-09-21T08:09:00Z">
              <w:rPr>
                <w:rFonts w:asciiTheme="minorBidi" w:hAnsiTheme="minorBidi" w:cstheme="minorBidi"/>
                <w:rtl/>
                <w:lang w:bidi="ar-YE"/>
              </w:rPr>
            </w:rPrChange>
          </w:rPr>
          <w:t xml:space="preserve">ومي </w:t>
        </w:r>
        <w:r w:rsidR="006315A0" w:rsidRPr="001065A1">
          <w:rPr>
            <w:rFonts w:asciiTheme="minorBidi" w:hAnsiTheme="minorBidi" w:cstheme="minorBidi"/>
            <w:bCs/>
            <w:szCs w:val="20"/>
            <w:rtl/>
            <w:lang w:bidi="ar-YE"/>
            <w:rPrChange w:id="162" w:author="MOHSEN QURAEN" w:date="2026-09-21T11:09:00Z" w16du:dateUtc="2026-09-21T08:09:00Z">
              <w:rPr>
                <w:rFonts w:asciiTheme="minorBidi" w:hAnsiTheme="minorBidi" w:cstheme="minorBidi"/>
                <w:sz w:val="16"/>
                <w:szCs w:val="18"/>
                <w:rtl/>
                <w:lang w:bidi="ar-YE"/>
              </w:rPr>
            </w:rPrChange>
          </w:rPr>
          <w:t>(</w:t>
        </w:r>
      </w:ins>
      <w:moveTo w:id="163" w:author="MAZEN FAYEZ" w:date="2026-08-10T10:00:00Z" w16du:dateUtc="2026-08-10T07:00:00Z">
        <w:r w:rsidRPr="001065A1">
          <w:rPr>
            <w:rFonts w:asciiTheme="minorBidi" w:hAnsiTheme="minorBidi" w:cstheme="minorBidi"/>
            <w:bCs/>
            <w:szCs w:val="20"/>
            <w:rtl/>
            <w:lang w:bidi="ar-YE"/>
            <w:rPrChange w:id="164" w:author="MOHSEN QURAEN" w:date="2026-09-21T11:09:00Z" w16du:dateUtc="2026-09-21T08:09:00Z">
              <w:rPr>
                <w:rFonts w:asciiTheme="minorBidi" w:hAnsiTheme="minorBidi" w:cstheme="minorBidi"/>
                <w:sz w:val="18"/>
                <w:szCs w:val="20"/>
                <w:rtl/>
                <w:lang w:bidi="ar-YE"/>
              </w:rPr>
            </w:rPrChange>
          </w:rPr>
          <w:t>باللغة العربية والانجليزية</w:t>
        </w:r>
      </w:moveTo>
      <w:ins w:id="165" w:author="MAZEN FAYEZ" w:date="2026-08-10T10:02:00Z" w16du:dateUtc="2026-08-10T07:02:00Z">
        <w:r w:rsidR="006315A0" w:rsidRPr="001065A1">
          <w:rPr>
            <w:rFonts w:asciiTheme="minorBidi" w:hAnsiTheme="minorBidi" w:cstheme="minorBidi"/>
            <w:bCs/>
            <w:szCs w:val="20"/>
            <w:rtl/>
            <w:lang w:bidi="ar-YE"/>
            <w:rPrChange w:id="166" w:author="MOHSEN QURAEN" w:date="2026-09-21T11:09:00Z" w16du:dateUtc="2026-09-21T08:09:00Z">
              <w:rPr>
                <w:rFonts w:asciiTheme="minorBidi" w:hAnsiTheme="minorBidi" w:cstheme="minorBidi"/>
                <w:sz w:val="18"/>
                <w:szCs w:val="20"/>
                <w:rtl/>
                <w:lang w:bidi="ar-YE"/>
              </w:rPr>
            </w:rPrChange>
          </w:rPr>
          <w:t>)</w:t>
        </w:r>
      </w:ins>
      <w:moveTo w:id="167" w:author="MAZEN FAYEZ" w:date="2026-08-10T10:00:00Z" w16du:dateUtc="2026-08-10T07:00:00Z">
        <w:r w:rsidRPr="001065A1">
          <w:rPr>
            <w:rFonts w:asciiTheme="minorBidi" w:hAnsiTheme="minorBidi" w:cstheme="minorBidi"/>
            <w:bCs/>
            <w:szCs w:val="20"/>
            <w:rtl/>
            <w:rPrChange w:id="168" w:author="MOHSEN QURAEN" w:date="2026-09-21T11:09:00Z" w16du:dateUtc="2026-09-21T08:09:00Z">
              <w:rPr>
                <w:rFonts w:asciiTheme="minorBidi" w:hAnsiTheme="minorBidi" w:cstheme="minorBidi"/>
                <w:sz w:val="18"/>
                <w:szCs w:val="20"/>
                <w:rtl/>
              </w:rPr>
            </w:rPrChange>
          </w:rPr>
          <w:t>.</w:t>
        </w:r>
      </w:moveTo>
      <w:moveFromRangeStart w:id="169" w:author="MAZEN FAYEZ" w:date="2026-08-10T10:00:00Z" w:name="move237248474"/>
      <w:moveToRangeEnd w:id="154"/>
      <w:moveFrom w:id="170" w:author="MAZEN FAYEZ" w:date="2026-08-10T10:00:00Z" w16du:dateUtc="2026-08-10T07:00:00Z">
        <w:r w:rsidR="00CE64DE" w:rsidRPr="001065A1" w:rsidDel="00945353">
          <w:rPr>
            <w:rFonts w:asciiTheme="minorBidi" w:hAnsiTheme="minorBidi" w:cstheme="minorBidi"/>
            <w:bCs/>
            <w:szCs w:val="20"/>
            <w:rtl/>
            <w:rPrChange w:id="171" w:author="MOHSEN QURAEN" w:date="2026-09-21T11:09:00Z" w16du:dateUtc="2026-09-21T08:09:00Z">
              <w:rPr>
                <w:rFonts w:asciiTheme="minorBidi" w:hAnsiTheme="minorBidi" w:cstheme="minorBidi"/>
                <w:rtl/>
              </w:rPr>
            </w:rPrChange>
          </w:rPr>
          <w:t>إضافة قسم جديد في شاشة إضافة المفوتر باسم بيانات الملاك والشركاء</w:t>
        </w:r>
        <w:r w:rsidR="004C51F0" w:rsidRPr="001065A1" w:rsidDel="00945353">
          <w:rPr>
            <w:rFonts w:asciiTheme="minorBidi" w:hAnsiTheme="minorBidi" w:cstheme="minorBidi"/>
            <w:bCs/>
            <w:szCs w:val="20"/>
            <w:rtl/>
            <w:lang w:bidi="ar-YE"/>
            <w:rPrChange w:id="172" w:author="MOHSEN QURAEN" w:date="2026-09-21T11:09:00Z" w16du:dateUtc="2026-09-21T08:09:00Z">
              <w:rPr>
                <w:rFonts w:asciiTheme="minorBidi" w:hAnsiTheme="minorBidi" w:cstheme="minorBidi"/>
                <w:rtl/>
                <w:lang w:bidi="ar-YE"/>
              </w:rPr>
            </w:rPrChange>
          </w:rPr>
          <w:t xml:space="preserve"> </w:t>
        </w:r>
        <w:r w:rsidR="004C51F0" w:rsidRPr="001065A1" w:rsidDel="00945353">
          <w:rPr>
            <w:rFonts w:asciiTheme="minorBidi" w:hAnsiTheme="minorBidi" w:cstheme="minorBidi"/>
            <w:bCs/>
            <w:szCs w:val="20"/>
            <w:rtl/>
            <w:lang w:bidi="ar-YE"/>
            <w:rPrChange w:id="173" w:author="MOHSEN QURAEN" w:date="2026-09-21T11:09:00Z" w16du:dateUtc="2026-09-21T08:09:00Z">
              <w:rPr>
                <w:rFonts w:asciiTheme="minorBidi" w:hAnsiTheme="minorBidi" w:cstheme="minorBidi"/>
                <w:sz w:val="18"/>
                <w:szCs w:val="20"/>
                <w:rtl/>
                <w:lang w:bidi="ar-YE"/>
              </w:rPr>
            </w:rPrChange>
          </w:rPr>
          <w:t>باللغة العربية والانجليزية</w:t>
        </w:r>
        <w:r w:rsidR="00AB43AF" w:rsidRPr="001065A1" w:rsidDel="00945353">
          <w:rPr>
            <w:rFonts w:asciiTheme="minorBidi" w:hAnsiTheme="minorBidi" w:cstheme="minorBidi"/>
            <w:bCs/>
            <w:szCs w:val="20"/>
            <w:rtl/>
            <w:rPrChange w:id="174" w:author="MOHSEN QURAEN" w:date="2026-09-21T11:09:00Z" w16du:dateUtc="2026-09-21T08:09:00Z">
              <w:rPr>
                <w:rFonts w:asciiTheme="minorBidi" w:hAnsiTheme="minorBidi" w:cstheme="minorBidi"/>
                <w:sz w:val="18"/>
                <w:szCs w:val="20"/>
                <w:rtl/>
              </w:rPr>
            </w:rPrChange>
          </w:rPr>
          <w:t>.</w:t>
        </w:r>
      </w:moveFrom>
      <w:moveFromRangeEnd w:id="169"/>
    </w:p>
    <w:p w14:paraId="4C8E1A12" w14:textId="77777777" w:rsidR="00D52D41" w:rsidRPr="001065A1" w:rsidRDefault="00D52D41" w:rsidP="00D52D41">
      <w:pPr>
        <w:pStyle w:val="ListBullet"/>
        <w:bidi/>
        <w:rPr>
          <w:ins w:id="175" w:author="MAZEN FAYEZ" w:date="2026-08-10T10:01:00Z" w16du:dateUtc="2026-08-10T07:01:00Z"/>
          <w:bCs/>
          <w:szCs w:val="20"/>
          <w:rPrChange w:id="176" w:author="MOHSEN QURAEN" w:date="2026-09-21T11:09:00Z" w16du:dateUtc="2026-09-21T08:09:00Z">
            <w:rPr>
              <w:ins w:id="177" w:author="MAZEN FAYEZ" w:date="2026-08-10T10:01:00Z" w16du:dateUtc="2026-08-10T07:01:00Z"/>
            </w:rPr>
          </w:rPrChange>
        </w:rPr>
      </w:pPr>
      <w:ins w:id="178" w:author="MAZEN FAYEZ" w:date="2026-08-10T10:01:00Z" w16du:dateUtc="2026-08-10T07:01:00Z">
        <w:r w:rsidRPr="001065A1">
          <w:rPr>
            <w:bCs/>
            <w:szCs w:val="20"/>
            <w:rtl/>
            <w:lang w:bidi="ar"/>
            <w:rPrChange w:id="179" w:author="MOHSEN QURAEN" w:date="2026-09-21T11:09:00Z" w16du:dateUtc="2026-09-21T08:09:00Z">
              <w:rPr>
                <w:rtl/>
                <w:lang w:bidi="ar"/>
              </w:rPr>
            </w:rPrChange>
          </w:rPr>
          <w:t>المؤسسة الحكومية: تتطلب وجود شخص واحد مفوض على الأقل وإخفاء المالكين.</w:t>
        </w:r>
      </w:ins>
    </w:p>
    <w:p w14:paraId="69A329F1" w14:textId="7F533867" w:rsidR="00945353" w:rsidRPr="001065A1" w:rsidRDefault="00BB78F9" w:rsidP="00945353">
      <w:pPr>
        <w:pStyle w:val="ListBullet"/>
        <w:bidi/>
        <w:spacing w:after="40"/>
        <w:rPr>
          <w:ins w:id="180" w:author="MAZEN FAYEZ" w:date="2026-08-10T10:06:00Z" w16du:dateUtc="2026-08-10T07:06:00Z"/>
          <w:rFonts w:asciiTheme="minorBidi" w:hAnsiTheme="minorBidi" w:cstheme="minorBidi"/>
          <w:bCs/>
          <w:szCs w:val="20"/>
          <w:rtl/>
          <w:rPrChange w:id="181" w:author="MOHSEN QURAEN" w:date="2026-09-21T11:09:00Z" w16du:dateUtc="2026-09-21T08:09:00Z">
            <w:rPr>
              <w:ins w:id="182" w:author="MAZEN FAYEZ" w:date="2026-08-10T10:06:00Z" w16du:dateUtc="2026-08-10T07:06:00Z"/>
              <w:rFonts w:asciiTheme="minorBidi" w:hAnsiTheme="minorBidi"/>
              <w:sz w:val="18"/>
              <w:szCs w:val="20"/>
              <w:rtl/>
            </w:rPr>
          </w:rPrChange>
        </w:rPr>
      </w:pPr>
      <w:ins w:id="183" w:author="MAZEN FAYEZ" w:date="2026-08-10T10:05:00Z" w16du:dateUtc="2026-08-10T07:05:00Z">
        <w:r w:rsidRPr="001065A1">
          <w:rPr>
            <w:rFonts w:asciiTheme="minorBidi" w:hAnsiTheme="minorBidi"/>
            <w:bCs/>
            <w:szCs w:val="20"/>
            <w:rtl/>
            <w:rPrChange w:id="184" w:author="MOHSEN QURAEN" w:date="2026-09-21T11:09:00Z" w16du:dateUtc="2026-09-21T08:09:00Z">
              <w:rPr>
                <w:rFonts w:asciiTheme="minorBidi" w:hAnsiTheme="minorBidi"/>
                <w:sz w:val="18"/>
                <w:szCs w:val="20"/>
                <w:rtl/>
              </w:rPr>
            </w:rPrChange>
          </w:rPr>
          <w:t>المؤسسة/الشركة الخاصة: تتطلب تحديد</w:t>
        </w:r>
      </w:ins>
      <w:ins w:id="185" w:author="MAZEN FAYEZ" w:date="2026-08-10T10:16:00Z" w16du:dateUtc="2026-08-10T07:16:00Z">
        <w:r w:rsidR="00A83C46" w:rsidRPr="001065A1">
          <w:rPr>
            <w:rFonts w:asciiTheme="minorBidi" w:hAnsiTheme="minorBidi"/>
            <w:bCs/>
            <w:szCs w:val="20"/>
            <w:rtl/>
            <w:lang w:bidi="ar-YE"/>
            <w:rPrChange w:id="186" w:author="MOHSEN QURAEN" w:date="2026-09-21T11:09:00Z" w16du:dateUtc="2026-09-21T08:09:00Z">
              <w:rPr>
                <w:rFonts w:asciiTheme="minorBidi" w:hAnsiTheme="minorBidi"/>
                <w:sz w:val="18"/>
                <w:szCs w:val="20"/>
                <w:rtl/>
                <w:lang w:bidi="ar-YE"/>
              </w:rPr>
            </w:rPrChange>
          </w:rPr>
          <w:t xml:space="preserve"> واضافة</w:t>
        </w:r>
      </w:ins>
      <w:ins w:id="187" w:author="MAZEN FAYEZ" w:date="2026-08-10T10:34:00Z" w16du:dateUtc="2026-08-10T07:34:00Z">
        <w:r w:rsidR="00061B95" w:rsidRPr="001065A1">
          <w:rPr>
            <w:rFonts w:asciiTheme="minorBidi" w:hAnsiTheme="minorBidi"/>
            <w:bCs/>
            <w:szCs w:val="20"/>
            <w:rtl/>
            <w:lang w:bidi="ar-YE"/>
            <w:rPrChange w:id="188" w:author="MOHSEN QURAEN" w:date="2026-09-21T11:09:00Z" w16du:dateUtc="2026-09-21T08:09:00Z">
              <w:rPr>
                <w:rFonts w:asciiTheme="minorBidi" w:hAnsiTheme="minorBidi"/>
                <w:sz w:val="18"/>
                <w:szCs w:val="20"/>
                <w:rtl/>
                <w:lang w:bidi="ar-YE"/>
              </w:rPr>
            </w:rPrChange>
          </w:rPr>
          <w:t xml:space="preserve"> المالك/</w:t>
        </w:r>
      </w:ins>
      <w:ins w:id="189" w:author="MAZEN FAYEZ" w:date="2026-08-10T10:05:00Z" w16du:dateUtc="2026-08-10T07:05:00Z">
        <w:r w:rsidRPr="001065A1">
          <w:rPr>
            <w:rFonts w:asciiTheme="minorBidi" w:hAnsiTheme="minorBidi"/>
            <w:bCs/>
            <w:szCs w:val="20"/>
            <w:rtl/>
            <w:rPrChange w:id="190" w:author="MOHSEN QURAEN" w:date="2026-09-21T11:09:00Z" w16du:dateUtc="2026-09-21T08:09:00Z">
              <w:rPr>
                <w:rFonts w:asciiTheme="minorBidi" w:hAnsiTheme="minorBidi"/>
                <w:sz w:val="18"/>
                <w:szCs w:val="20"/>
                <w:rtl/>
              </w:rPr>
            </w:rPrChange>
          </w:rPr>
          <w:t xml:space="preserve"> المالكين ونسب الملكية بحيث يبلغ مجموعها 100%.</w:t>
        </w:r>
      </w:ins>
    </w:p>
    <w:p w14:paraId="726CB1A9" w14:textId="4BA906FC" w:rsidR="00001DE6" w:rsidRPr="001065A1" w:rsidRDefault="006D1491" w:rsidP="00001DE6">
      <w:pPr>
        <w:pStyle w:val="ListBullet"/>
        <w:bidi/>
        <w:spacing w:after="40"/>
        <w:rPr>
          <w:ins w:id="191" w:author="MAZEN FAYEZ" w:date="2026-08-10T10:33:00Z" w16du:dateUtc="2026-08-10T07:33:00Z"/>
          <w:rFonts w:asciiTheme="minorBidi" w:hAnsiTheme="minorBidi" w:cstheme="minorBidi"/>
          <w:bCs/>
          <w:szCs w:val="20"/>
          <w:rtl/>
          <w:rPrChange w:id="192" w:author="MOHSEN QURAEN" w:date="2026-09-21T11:09:00Z" w16du:dateUtc="2026-09-21T08:09:00Z">
            <w:rPr>
              <w:ins w:id="193" w:author="MAZEN FAYEZ" w:date="2026-08-10T10:33:00Z" w16du:dateUtc="2026-08-10T07:33:00Z"/>
              <w:rFonts w:asciiTheme="minorBidi" w:hAnsiTheme="minorBidi"/>
              <w:sz w:val="18"/>
              <w:szCs w:val="20"/>
              <w:rtl/>
            </w:rPr>
          </w:rPrChange>
        </w:rPr>
      </w:pPr>
      <w:ins w:id="194" w:author="MAZEN FAYEZ" w:date="2026-08-10T10:22:00Z" w16du:dateUtc="2026-08-10T07:22:00Z">
        <w:r w:rsidRPr="001065A1">
          <w:rPr>
            <w:rFonts w:asciiTheme="minorBidi" w:hAnsiTheme="minorBidi"/>
            <w:bCs/>
            <w:szCs w:val="20"/>
            <w:rtl/>
            <w:rPrChange w:id="195" w:author="MOHSEN QURAEN" w:date="2026-09-21T11:09:00Z" w16du:dateUtc="2026-09-21T08:09:00Z">
              <w:rPr>
                <w:rFonts w:asciiTheme="minorBidi" w:hAnsiTheme="minorBidi"/>
                <w:sz w:val="18"/>
                <w:szCs w:val="20"/>
                <w:rtl/>
              </w:rPr>
            </w:rPrChange>
          </w:rPr>
          <w:t xml:space="preserve">الشراكة (القطاعين الحكومي والخاص): تتطلب وجود أشخاص مفوضين وملاك؛ ويمكن أن تكون نسبة الملكية الإجمالية أقل من 100%، ولكن لا يمكن أن </w:t>
        </w:r>
      </w:ins>
      <w:ins w:id="196" w:author="MAZEN FAYEZ" w:date="2026-08-10T10:23:00Z" w16du:dateUtc="2026-08-10T07:23:00Z">
        <w:r w:rsidR="00426E58" w:rsidRPr="001065A1">
          <w:rPr>
            <w:rFonts w:asciiTheme="minorBidi" w:hAnsiTheme="minorBidi"/>
            <w:bCs/>
            <w:szCs w:val="20"/>
            <w:rtl/>
            <w:lang w:bidi="ar-YE"/>
            <w:rPrChange w:id="197" w:author="MOHSEN QURAEN" w:date="2026-09-21T11:09:00Z" w16du:dateUtc="2026-09-21T08:09:00Z">
              <w:rPr>
                <w:rFonts w:asciiTheme="minorBidi" w:hAnsiTheme="minorBidi"/>
                <w:sz w:val="18"/>
                <w:szCs w:val="20"/>
                <w:rtl/>
                <w:lang w:bidi="ar-YE"/>
              </w:rPr>
            </w:rPrChange>
          </w:rPr>
          <w:t>تساوي</w:t>
        </w:r>
      </w:ins>
      <w:ins w:id="198" w:author="MAZEN FAYEZ" w:date="2026-08-10T10:22:00Z" w16du:dateUtc="2026-08-10T07:22:00Z">
        <w:r w:rsidRPr="001065A1">
          <w:rPr>
            <w:rFonts w:asciiTheme="minorBidi" w:hAnsiTheme="minorBidi"/>
            <w:bCs/>
            <w:szCs w:val="20"/>
            <w:rtl/>
            <w:rPrChange w:id="199" w:author="MOHSEN QURAEN" w:date="2026-09-21T11:09:00Z" w16du:dateUtc="2026-09-21T08:09:00Z">
              <w:rPr>
                <w:rFonts w:asciiTheme="minorBidi" w:hAnsiTheme="minorBidi"/>
                <w:sz w:val="18"/>
                <w:szCs w:val="20"/>
                <w:rtl/>
              </w:rPr>
            </w:rPrChange>
          </w:rPr>
          <w:t xml:space="preserve"> 100%.</w:t>
        </w:r>
      </w:ins>
    </w:p>
    <w:p w14:paraId="0E2C325B" w14:textId="51F91624" w:rsidR="00061B95" w:rsidRPr="001065A1" w:rsidRDefault="00061B95" w:rsidP="00061B95">
      <w:pPr>
        <w:pStyle w:val="ListBullet"/>
        <w:bidi/>
        <w:spacing w:after="40"/>
        <w:rPr>
          <w:rFonts w:asciiTheme="minorBidi" w:hAnsiTheme="minorBidi" w:cstheme="minorBidi"/>
          <w:bCs/>
          <w:szCs w:val="20"/>
          <w:rPrChange w:id="200" w:author="MOHSEN QURAEN" w:date="2026-09-21T11:09:00Z" w16du:dateUtc="2026-09-21T08:09:00Z">
            <w:rPr>
              <w:rFonts w:asciiTheme="minorBidi" w:hAnsiTheme="minorBidi" w:cstheme="minorBidi"/>
              <w:sz w:val="18"/>
              <w:szCs w:val="20"/>
            </w:rPr>
          </w:rPrChange>
        </w:rPr>
      </w:pPr>
      <w:ins w:id="201" w:author="MAZEN FAYEZ" w:date="2026-08-10T10:34:00Z" w16du:dateUtc="2026-08-10T07:34:00Z">
        <w:r w:rsidRPr="001065A1">
          <w:rPr>
            <w:rFonts w:asciiTheme="minorBidi" w:hAnsiTheme="minorBidi"/>
            <w:bCs/>
            <w:szCs w:val="20"/>
            <w:rtl/>
            <w:rPrChange w:id="202" w:author="MOHSEN QURAEN" w:date="2026-09-21T11:09:00Z" w16du:dateUtc="2026-09-21T08:09:00Z">
              <w:rPr>
                <w:rFonts w:asciiTheme="minorBidi" w:hAnsiTheme="minorBidi"/>
                <w:sz w:val="18"/>
                <w:szCs w:val="20"/>
                <w:rtl/>
              </w:rPr>
            </w:rPrChange>
          </w:rPr>
          <w:t>التاجر: تتطلب تحديد</w:t>
        </w:r>
        <w:r w:rsidRPr="001065A1">
          <w:rPr>
            <w:rFonts w:asciiTheme="minorBidi" w:hAnsiTheme="minorBidi"/>
            <w:bCs/>
            <w:szCs w:val="20"/>
            <w:rtl/>
            <w:lang w:bidi="ar-YE"/>
            <w:rPrChange w:id="203" w:author="MOHSEN QURAEN" w:date="2026-09-21T11:09:00Z" w16du:dateUtc="2026-09-21T08:09:00Z">
              <w:rPr>
                <w:rFonts w:asciiTheme="minorBidi" w:hAnsiTheme="minorBidi"/>
                <w:sz w:val="18"/>
                <w:szCs w:val="20"/>
                <w:rtl/>
                <w:lang w:bidi="ar-YE"/>
              </w:rPr>
            </w:rPrChange>
          </w:rPr>
          <w:t xml:space="preserve"> واضافة</w:t>
        </w:r>
      </w:ins>
      <w:ins w:id="204" w:author="MAZEN FAYEZ" w:date="2026-08-10T10:35:00Z" w16du:dateUtc="2026-08-10T07:35:00Z">
        <w:r w:rsidR="000972AA" w:rsidRPr="001065A1">
          <w:rPr>
            <w:rFonts w:asciiTheme="minorBidi" w:hAnsiTheme="minorBidi"/>
            <w:bCs/>
            <w:szCs w:val="20"/>
            <w:rtl/>
            <w:lang w:bidi="ar-YE"/>
            <w:rPrChange w:id="205" w:author="MOHSEN QURAEN" w:date="2026-09-21T11:09:00Z" w16du:dateUtc="2026-09-21T08:09:00Z">
              <w:rPr>
                <w:rFonts w:asciiTheme="minorBidi" w:hAnsiTheme="minorBidi"/>
                <w:sz w:val="18"/>
                <w:szCs w:val="20"/>
                <w:rtl/>
                <w:lang w:bidi="ar-YE"/>
              </w:rPr>
            </w:rPrChange>
          </w:rPr>
          <w:t xml:space="preserve"> ترخي</w:t>
        </w:r>
        <w:r w:rsidR="00B95414" w:rsidRPr="001065A1">
          <w:rPr>
            <w:rFonts w:asciiTheme="minorBidi" w:hAnsiTheme="minorBidi"/>
            <w:bCs/>
            <w:szCs w:val="20"/>
            <w:rtl/>
            <w:lang w:bidi="ar-YE"/>
            <w:rPrChange w:id="206" w:author="MOHSEN QURAEN" w:date="2026-09-21T11:09:00Z" w16du:dateUtc="2026-09-21T08:09:00Z">
              <w:rPr>
                <w:rFonts w:asciiTheme="minorBidi" w:hAnsiTheme="minorBidi"/>
                <w:sz w:val="18"/>
                <w:szCs w:val="20"/>
                <w:rtl/>
                <w:lang w:bidi="ar-YE"/>
              </w:rPr>
            </w:rPrChange>
          </w:rPr>
          <w:t>ص</w:t>
        </w:r>
        <w:r w:rsidR="000972AA" w:rsidRPr="001065A1">
          <w:rPr>
            <w:rFonts w:asciiTheme="minorBidi" w:hAnsiTheme="minorBidi"/>
            <w:bCs/>
            <w:szCs w:val="20"/>
            <w:rtl/>
            <w:lang w:bidi="ar-YE"/>
            <w:rPrChange w:id="207" w:author="MOHSEN QURAEN" w:date="2026-09-21T11:09:00Z" w16du:dateUtc="2026-09-21T08:09:00Z">
              <w:rPr>
                <w:rFonts w:asciiTheme="minorBidi" w:hAnsiTheme="minorBidi"/>
                <w:sz w:val="18"/>
                <w:szCs w:val="20"/>
                <w:rtl/>
                <w:lang w:bidi="ar-YE"/>
              </w:rPr>
            </w:rPrChange>
          </w:rPr>
          <w:t xml:space="preserve"> مزاولة المهنة</w:t>
        </w:r>
      </w:ins>
      <w:ins w:id="208" w:author="MAZEN FAYEZ" w:date="2026-08-10T10:37:00Z" w16du:dateUtc="2026-08-10T07:37:00Z">
        <w:r w:rsidR="000B2FB1" w:rsidRPr="001065A1">
          <w:rPr>
            <w:rFonts w:asciiTheme="minorBidi" w:hAnsiTheme="minorBidi"/>
            <w:bCs/>
            <w:szCs w:val="20"/>
            <w:rtl/>
            <w:lang w:bidi="ar-YE"/>
            <w:rPrChange w:id="209" w:author="MOHSEN QURAEN" w:date="2026-09-21T11:09:00Z" w16du:dateUtc="2026-09-21T08:09:00Z">
              <w:rPr>
                <w:rFonts w:asciiTheme="minorBidi" w:hAnsiTheme="minorBidi"/>
                <w:sz w:val="18"/>
                <w:szCs w:val="20"/>
                <w:rtl/>
                <w:lang w:bidi="ar-YE"/>
              </w:rPr>
            </w:rPrChange>
          </w:rPr>
          <w:t xml:space="preserve"> وإخفاء ال</w:t>
        </w:r>
        <w:r w:rsidR="00A23FDA" w:rsidRPr="001065A1">
          <w:rPr>
            <w:rFonts w:asciiTheme="minorBidi" w:hAnsiTheme="minorBidi"/>
            <w:bCs/>
            <w:szCs w:val="20"/>
            <w:rtl/>
            <w:lang w:bidi="ar-YE"/>
            <w:rPrChange w:id="210" w:author="MOHSEN QURAEN" w:date="2026-09-21T11:09:00Z" w16du:dateUtc="2026-09-21T08:09:00Z">
              <w:rPr>
                <w:rFonts w:asciiTheme="minorBidi" w:hAnsiTheme="minorBidi"/>
                <w:sz w:val="18"/>
                <w:szCs w:val="20"/>
                <w:rtl/>
                <w:lang w:bidi="ar-YE"/>
              </w:rPr>
            </w:rPrChange>
          </w:rPr>
          <w:t>سجل الت</w:t>
        </w:r>
      </w:ins>
      <w:ins w:id="211" w:author="MAZEN FAYEZ" w:date="2026-08-10T10:38:00Z" w16du:dateUtc="2026-08-10T07:38:00Z">
        <w:r w:rsidR="00A23FDA" w:rsidRPr="001065A1">
          <w:rPr>
            <w:rFonts w:asciiTheme="minorBidi" w:hAnsiTheme="minorBidi"/>
            <w:bCs/>
            <w:szCs w:val="20"/>
            <w:rtl/>
            <w:lang w:bidi="ar-YE"/>
            <w:rPrChange w:id="212" w:author="MOHSEN QURAEN" w:date="2026-09-21T11:09:00Z" w16du:dateUtc="2026-09-21T08:09:00Z">
              <w:rPr>
                <w:rFonts w:asciiTheme="minorBidi" w:hAnsiTheme="minorBidi"/>
                <w:sz w:val="18"/>
                <w:szCs w:val="20"/>
                <w:rtl/>
                <w:lang w:bidi="ar-YE"/>
              </w:rPr>
            </w:rPrChange>
          </w:rPr>
          <w:t>جاري واضافة</w:t>
        </w:r>
      </w:ins>
      <w:ins w:id="213" w:author="MAZEN FAYEZ" w:date="2026-08-10T10:34:00Z" w16du:dateUtc="2026-08-10T07:34:00Z">
        <w:r w:rsidRPr="001065A1">
          <w:rPr>
            <w:rFonts w:asciiTheme="minorBidi" w:hAnsiTheme="minorBidi"/>
            <w:bCs/>
            <w:szCs w:val="20"/>
            <w:rtl/>
            <w:lang w:bidi="ar-YE"/>
            <w:rPrChange w:id="214" w:author="MOHSEN QURAEN" w:date="2026-09-21T11:09:00Z" w16du:dateUtc="2026-09-21T08:09:00Z">
              <w:rPr>
                <w:rFonts w:asciiTheme="minorBidi" w:hAnsiTheme="minorBidi"/>
                <w:sz w:val="18"/>
                <w:szCs w:val="20"/>
                <w:rtl/>
                <w:lang w:bidi="ar-YE"/>
              </w:rPr>
            </w:rPrChange>
          </w:rPr>
          <w:t xml:space="preserve"> المالك/</w:t>
        </w:r>
        <w:r w:rsidRPr="001065A1">
          <w:rPr>
            <w:rFonts w:asciiTheme="minorBidi" w:hAnsiTheme="minorBidi"/>
            <w:bCs/>
            <w:szCs w:val="20"/>
            <w:rtl/>
            <w:rPrChange w:id="215" w:author="MOHSEN QURAEN" w:date="2026-09-21T11:09:00Z" w16du:dateUtc="2026-09-21T08:09:00Z">
              <w:rPr>
                <w:rFonts w:asciiTheme="minorBidi" w:hAnsiTheme="minorBidi"/>
                <w:sz w:val="18"/>
                <w:szCs w:val="20"/>
                <w:rtl/>
              </w:rPr>
            </w:rPrChange>
          </w:rPr>
          <w:t xml:space="preserve"> المالكين ونسب الملكية بحيث يبلغ مجموعها 100%.</w:t>
        </w:r>
      </w:ins>
    </w:p>
    <w:p w14:paraId="7214B889" w14:textId="1E830E44" w:rsidR="002939E8" w:rsidRPr="001065A1" w:rsidRDefault="00CE64DE" w:rsidP="00AB43AF">
      <w:pPr>
        <w:pStyle w:val="ListBullet"/>
        <w:bidi/>
        <w:spacing w:after="40"/>
        <w:rPr>
          <w:rFonts w:asciiTheme="minorBidi" w:hAnsiTheme="minorBidi" w:cstheme="minorBidi"/>
          <w:bCs/>
          <w:szCs w:val="20"/>
          <w:rPrChange w:id="216"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17" w:author="MOHSEN QURAEN" w:date="2026-09-21T11:09:00Z" w16du:dateUtc="2026-09-21T08:09:00Z">
            <w:rPr>
              <w:rFonts w:asciiTheme="minorBidi" w:hAnsiTheme="minorBidi" w:cstheme="minorBidi"/>
              <w:rtl/>
            </w:rPr>
          </w:rPrChange>
        </w:rPr>
        <w:t>إتاحة إضافة مالك أو شريك</w:t>
      </w:r>
      <w:ins w:id="218" w:author="MAZEN FAYEZ" w:date="2026-08-10T10:23:00Z" w16du:dateUtc="2026-08-10T07:23:00Z">
        <w:r w:rsidR="00D75C97" w:rsidRPr="001065A1">
          <w:rPr>
            <w:rFonts w:asciiTheme="minorBidi" w:hAnsiTheme="minorBidi" w:cstheme="minorBidi"/>
            <w:bCs/>
            <w:szCs w:val="20"/>
            <w:rtl/>
            <w:rPrChange w:id="219" w:author="MOHSEN QURAEN" w:date="2026-09-21T11:09:00Z" w16du:dateUtc="2026-09-21T08:09:00Z">
              <w:rPr>
                <w:rFonts w:asciiTheme="minorBidi" w:hAnsiTheme="minorBidi" w:cstheme="minorBidi"/>
                <w:rtl/>
              </w:rPr>
            </w:rPrChange>
          </w:rPr>
          <w:t xml:space="preserve"> أو مفوض </w:t>
        </w:r>
      </w:ins>
      <w:r w:rsidRPr="001065A1">
        <w:rPr>
          <w:rFonts w:asciiTheme="minorBidi" w:hAnsiTheme="minorBidi" w:cstheme="minorBidi"/>
          <w:bCs/>
          <w:szCs w:val="20"/>
          <w:rPrChange w:id="22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21" w:author="MOHSEN QURAEN" w:date="2026-09-21T11:09:00Z" w16du:dateUtc="2026-09-21T08:09:00Z">
            <w:rPr>
              <w:rFonts w:asciiTheme="minorBidi" w:hAnsiTheme="minorBidi" w:cstheme="minorBidi"/>
              <w:rtl/>
            </w:rPr>
          </w:rPrChange>
        </w:rPr>
        <w:t>واحد أو أكثر قبل حفظ سجل المفوتر</w:t>
      </w:r>
      <w:r w:rsidR="00AB43AF" w:rsidRPr="001065A1">
        <w:rPr>
          <w:rFonts w:asciiTheme="minorBidi" w:hAnsiTheme="minorBidi" w:cstheme="minorBidi"/>
          <w:bCs/>
          <w:szCs w:val="20"/>
          <w:rtl/>
          <w:rPrChange w:id="222" w:author="MOHSEN QURAEN" w:date="2026-09-21T11:09:00Z" w16du:dateUtc="2026-09-21T08:09:00Z">
            <w:rPr>
              <w:rFonts w:asciiTheme="minorBidi" w:hAnsiTheme="minorBidi" w:cstheme="minorBidi"/>
              <w:rtl/>
            </w:rPr>
          </w:rPrChange>
        </w:rPr>
        <w:t>.</w:t>
      </w:r>
    </w:p>
    <w:p w14:paraId="1FF86153" w14:textId="61A832A4" w:rsidR="002939E8" w:rsidRPr="001065A1" w:rsidRDefault="00CE64DE" w:rsidP="00AB43AF">
      <w:pPr>
        <w:pStyle w:val="ListBullet"/>
        <w:bidi/>
        <w:spacing w:after="40"/>
        <w:rPr>
          <w:rFonts w:asciiTheme="minorBidi" w:hAnsiTheme="minorBidi" w:cstheme="minorBidi"/>
          <w:bCs/>
          <w:szCs w:val="20"/>
          <w:rPrChange w:id="223"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24" w:author="MOHSEN QURAEN" w:date="2026-09-21T11:09:00Z" w16du:dateUtc="2026-09-21T08:09:00Z">
            <w:rPr>
              <w:rFonts w:asciiTheme="minorBidi" w:hAnsiTheme="minorBidi" w:cstheme="minorBidi"/>
              <w:rtl/>
            </w:rPr>
          </w:rPrChange>
        </w:rPr>
        <w:t>إتاحة تعديل أو حذف بيانات الملاك والشركاء</w:t>
      </w:r>
      <w:r w:rsidRPr="001065A1">
        <w:rPr>
          <w:rFonts w:asciiTheme="minorBidi" w:hAnsiTheme="minorBidi" w:cstheme="minorBidi"/>
          <w:bCs/>
          <w:szCs w:val="20"/>
          <w:rPrChange w:id="225" w:author="MOHSEN QURAEN" w:date="2026-09-21T11:09:00Z" w16du:dateUtc="2026-09-21T08:09:00Z">
            <w:rPr>
              <w:rFonts w:asciiTheme="minorBidi" w:hAnsiTheme="minorBidi" w:cstheme="minorBidi"/>
            </w:rPr>
          </w:rPrChange>
        </w:rPr>
        <w:t xml:space="preserve"> </w:t>
      </w:r>
      <w:ins w:id="226" w:author="MAZEN FAYEZ" w:date="2026-08-10T10:24:00Z" w16du:dateUtc="2026-08-10T07:24:00Z">
        <w:r w:rsidR="002B6ED8" w:rsidRPr="001065A1">
          <w:rPr>
            <w:rFonts w:asciiTheme="minorBidi" w:hAnsiTheme="minorBidi" w:cstheme="minorBidi"/>
            <w:bCs/>
            <w:szCs w:val="20"/>
            <w:rtl/>
            <w:rPrChange w:id="227" w:author="MOHSEN QURAEN" w:date="2026-09-21T11:09:00Z" w16du:dateUtc="2026-09-21T08:09:00Z">
              <w:rPr>
                <w:rFonts w:asciiTheme="minorBidi" w:hAnsiTheme="minorBidi" w:cstheme="minorBidi"/>
                <w:rtl/>
              </w:rPr>
            </w:rPrChange>
          </w:rPr>
          <w:t xml:space="preserve"> والمفوضين </w:t>
        </w:r>
      </w:ins>
      <w:r w:rsidRPr="001065A1">
        <w:rPr>
          <w:rFonts w:asciiTheme="minorBidi" w:hAnsiTheme="minorBidi" w:cstheme="minorBidi"/>
          <w:bCs/>
          <w:szCs w:val="20"/>
          <w:rtl/>
          <w:rPrChange w:id="228" w:author="MOHSEN QURAEN" w:date="2026-09-21T11:09:00Z" w16du:dateUtc="2026-09-21T08:09:00Z">
            <w:rPr>
              <w:rFonts w:asciiTheme="minorBidi" w:hAnsiTheme="minorBidi" w:cstheme="minorBidi"/>
              <w:rtl/>
            </w:rPr>
          </w:rPrChange>
        </w:rPr>
        <w:t>عند تعديل بيانات المفوتر حسب الصلاحيات</w:t>
      </w:r>
      <w:r w:rsidR="00AB43AF" w:rsidRPr="001065A1">
        <w:rPr>
          <w:rFonts w:asciiTheme="minorBidi" w:hAnsiTheme="minorBidi" w:cstheme="minorBidi"/>
          <w:bCs/>
          <w:szCs w:val="20"/>
          <w:rtl/>
          <w:rPrChange w:id="229" w:author="MOHSEN QURAEN" w:date="2026-09-21T11:09:00Z" w16du:dateUtc="2026-09-21T08:09:00Z">
            <w:rPr>
              <w:rFonts w:asciiTheme="minorBidi" w:hAnsiTheme="minorBidi" w:cstheme="minorBidi"/>
              <w:rtl/>
            </w:rPr>
          </w:rPrChange>
        </w:rPr>
        <w:t>.</w:t>
      </w:r>
    </w:p>
    <w:p w14:paraId="16BA62E1" w14:textId="4FF6BA32" w:rsidR="002939E8" w:rsidRPr="001065A1" w:rsidRDefault="00CE64DE" w:rsidP="00AB43AF">
      <w:pPr>
        <w:pStyle w:val="ListBullet"/>
        <w:bidi/>
        <w:spacing w:after="40"/>
        <w:rPr>
          <w:ins w:id="230" w:author="MAZEN FAYEZ" w:date="2026-08-10T10:24:00Z" w16du:dateUtc="2026-08-10T07:24:00Z"/>
          <w:rFonts w:asciiTheme="minorBidi" w:hAnsiTheme="minorBidi" w:cstheme="minorBidi"/>
          <w:bCs/>
          <w:szCs w:val="20"/>
          <w:rPrChange w:id="231" w:author="MOHSEN QURAEN" w:date="2026-09-21T11:09:00Z" w16du:dateUtc="2026-09-21T08:09:00Z">
            <w:rPr>
              <w:ins w:id="232" w:author="MAZEN FAYEZ" w:date="2026-08-10T10:24:00Z" w16du:dateUtc="2026-08-10T07:24:00Z"/>
              <w:rFonts w:asciiTheme="minorBidi" w:hAnsiTheme="minorBidi" w:cstheme="minorBidi"/>
            </w:rPr>
          </w:rPrChange>
        </w:rPr>
      </w:pPr>
      <w:r w:rsidRPr="001065A1">
        <w:rPr>
          <w:rFonts w:asciiTheme="minorBidi" w:hAnsiTheme="minorBidi" w:cstheme="minorBidi"/>
          <w:bCs/>
          <w:szCs w:val="20"/>
          <w:rtl/>
          <w:rPrChange w:id="233" w:author="MOHSEN QURAEN" w:date="2026-09-21T11:09:00Z" w16du:dateUtc="2026-09-21T08:09:00Z">
            <w:rPr>
              <w:rFonts w:asciiTheme="minorBidi" w:hAnsiTheme="minorBidi" w:cstheme="minorBidi"/>
              <w:rtl/>
            </w:rPr>
          </w:rPrChange>
        </w:rPr>
        <w:t>إظهار ملخص بيانات الملاك والشركاء داخل صفحة تفاصيل المفوتر</w:t>
      </w:r>
      <w:r w:rsidR="00AB43AF" w:rsidRPr="001065A1">
        <w:rPr>
          <w:rFonts w:asciiTheme="minorBidi" w:hAnsiTheme="minorBidi" w:cstheme="minorBidi"/>
          <w:bCs/>
          <w:szCs w:val="20"/>
          <w:rtl/>
          <w:rPrChange w:id="234" w:author="MOHSEN QURAEN" w:date="2026-09-21T11:09:00Z" w16du:dateUtc="2026-09-21T08:09:00Z">
            <w:rPr>
              <w:rFonts w:asciiTheme="minorBidi" w:hAnsiTheme="minorBidi" w:cstheme="minorBidi"/>
              <w:rtl/>
            </w:rPr>
          </w:rPrChange>
        </w:rPr>
        <w:t>.</w:t>
      </w:r>
    </w:p>
    <w:p w14:paraId="7FE282D0" w14:textId="7EE12A08" w:rsidR="002B6ED8" w:rsidRPr="001065A1" w:rsidRDefault="002B6ED8" w:rsidP="002B6ED8">
      <w:pPr>
        <w:pStyle w:val="ListBullet"/>
        <w:bidi/>
        <w:spacing w:after="40"/>
        <w:rPr>
          <w:rFonts w:asciiTheme="minorBidi" w:hAnsiTheme="minorBidi" w:cstheme="minorBidi"/>
          <w:bCs/>
          <w:szCs w:val="20"/>
          <w:rPrChange w:id="235" w:author="MOHSEN QURAEN" w:date="2026-09-21T11:09:00Z" w16du:dateUtc="2026-09-21T08:09:00Z">
            <w:rPr>
              <w:rFonts w:asciiTheme="minorBidi" w:hAnsiTheme="minorBidi" w:cstheme="minorBidi"/>
            </w:rPr>
          </w:rPrChange>
        </w:rPr>
      </w:pPr>
      <w:ins w:id="236" w:author="MAZEN FAYEZ" w:date="2026-08-10T10:24:00Z" w16du:dateUtc="2026-08-10T07:24:00Z">
        <w:r w:rsidRPr="001065A1">
          <w:rPr>
            <w:rFonts w:asciiTheme="minorBidi" w:hAnsiTheme="minorBidi" w:cstheme="minorBidi"/>
            <w:bCs/>
            <w:szCs w:val="20"/>
            <w:rtl/>
            <w:rPrChange w:id="237" w:author="MOHSEN QURAEN" w:date="2026-09-21T11:09:00Z" w16du:dateUtc="2026-09-21T08:09:00Z">
              <w:rPr>
                <w:rFonts w:asciiTheme="minorBidi" w:hAnsiTheme="minorBidi" w:cstheme="minorBidi"/>
                <w:rtl/>
              </w:rPr>
            </w:rPrChange>
          </w:rPr>
          <w:t>يقوم حساب المدخل بانشاء البيانات بح</w:t>
        </w:r>
        <w:r w:rsidR="005728BE" w:rsidRPr="001065A1">
          <w:rPr>
            <w:rFonts w:asciiTheme="minorBidi" w:hAnsiTheme="minorBidi" w:cstheme="minorBidi"/>
            <w:bCs/>
            <w:szCs w:val="20"/>
            <w:rtl/>
            <w:rPrChange w:id="238" w:author="MOHSEN QURAEN" w:date="2026-09-21T11:09:00Z" w16du:dateUtc="2026-09-21T08:09:00Z">
              <w:rPr>
                <w:rFonts w:asciiTheme="minorBidi" w:hAnsiTheme="minorBidi" w:cstheme="minorBidi"/>
                <w:rtl/>
              </w:rPr>
            </w:rPrChange>
          </w:rPr>
          <w:t xml:space="preserve">يث تنتقل بعد ذلك لحساب المعتمد </w:t>
        </w:r>
      </w:ins>
      <w:ins w:id="239" w:author="MAZEN FAYEZ" w:date="2026-08-10T10:25:00Z" w16du:dateUtc="2026-08-10T07:25:00Z">
        <w:r w:rsidR="005728BE" w:rsidRPr="001065A1">
          <w:rPr>
            <w:rFonts w:asciiTheme="minorBidi" w:hAnsiTheme="minorBidi" w:cstheme="minorBidi"/>
            <w:bCs/>
            <w:szCs w:val="20"/>
            <w:rtl/>
            <w:rPrChange w:id="240" w:author="MOHSEN QURAEN" w:date="2026-09-21T11:09:00Z" w16du:dateUtc="2026-09-21T08:09:00Z">
              <w:rPr>
                <w:rFonts w:asciiTheme="minorBidi" w:hAnsiTheme="minorBidi" w:cstheme="minorBidi"/>
                <w:rtl/>
              </w:rPr>
            </w:rPrChange>
          </w:rPr>
          <w:t>للمراجعة والاعتماد</w:t>
        </w:r>
        <w:r w:rsidR="0092517F" w:rsidRPr="001065A1">
          <w:rPr>
            <w:rFonts w:asciiTheme="minorBidi" w:hAnsiTheme="minorBidi" w:cstheme="minorBidi"/>
            <w:bCs/>
            <w:szCs w:val="20"/>
            <w:rtl/>
            <w:rPrChange w:id="241" w:author="MOHSEN QURAEN" w:date="2026-09-21T11:09:00Z" w16du:dateUtc="2026-09-21T08:09:00Z">
              <w:rPr>
                <w:rFonts w:asciiTheme="minorBidi" w:hAnsiTheme="minorBidi" w:cstheme="minorBidi"/>
                <w:sz w:val="16"/>
                <w:szCs w:val="18"/>
                <w:rtl/>
              </w:rPr>
            </w:rPrChange>
          </w:rPr>
          <w:t xml:space="preserve"> للمفوتر بجميع المدخلات</w:t>
        </w:r>
        <w:r w:rsidR="0092517F" w:rsidRPr="001065A1">
          <w:rPr>
            <w:rFonts w:asciiTheme="minorBidi" w:hAnsiTheme="minorBidi" w:cstheme="minorBidi"/>
            <w:bCs/>
            <w:szCs w:val="20"/>
            <w:rtl/>
            <w:rPrChange w:id="242" w:author="MOHSEN QURAEN" w:date="2026-09-21T11:09:00Z" w16du:dateUtc="2026-09-21T08:09:00Z">
              <w:rPr>
                <w:rFonts w:asciiTheme="minorBidi" w:hAnsiTheme="minorBidi" w:cstheme="minorBidi"/>
                <w:rtl/>
              </w:rPr>
            </w:rPrChange>
          </w:rPr>
          <w:t>.</w:t>
        </w:r>
      </w:ins>
    </w:p>
    <w:p w14:paraId="07700E49" w14:textId="2C687B97" w:rsidR="002939E8" w:rsidRPr="001065A1" w:rsidRDefault="00CE64DE" w:rsidP="00AB43AF">
      <w:pPr>
        <w:pStyle w:val="ListBullet"/>
        <w:bidi/>
        <w:spacing w:after="40"/>
        <w:rPr>
          <w:rFonts w:asciiTheme="minorBidi" w:hAnsiTheme="minorBidi" w:cstheme="minorBidi"/>
          <w:bCs/>
          <w:szCs w:val="20"/>
          <w:rPrChange w:id="243"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44" w:author="MOHSEN QURAEN" w:date="2026-09-21T11:09:00Z" w16du:dateUtc="2026-09-21T08:09:00Z">
            <w:rPr>
              <w:rFonts w:asciiTheme="minorBidi" w:hAnsiTheme="minorBidi" w:cstheme="minorBidi"/>
              <w:rtl/>
            </w:rPr>
          </w:rPrChange>
        </w:rPr>
        <w:t>توفير حقول إلزامية واختيارية حسب قواعد الأعمال</w:t>
      </w:r>
      <w:r w:rsidR="00AB43AF" w:rsidRPr="001065A1">
        <w:rPr>
          <w:rFonts w:asciiTheme="minorBidi" w:hAnsiTheme="minorBidi" w:cstheme="minorBidi"/>
          <w:bCs/>
          <w:szCs w:val="20"/>
          <w:rtl/>
          <w:rPrChange w:id="245" w:author="MOHSEN QURAEN" w:date="2026-09-21T11:09:00Z" w16du:dateUtc="2026-09-21T08:09:00Z">
            <w:rPr>
              <w:rFonts w:asciiTheme="minorBidi" w:hAnsiTheme="minorBidi" w:cstheme="minorBidi"/>
              <w:rtl/>
            </w:rPr>
          </w:rPrChange>
        </w:rPr>
        <w:t>.</w:t>
      </w:r>
    </w:p>
    <w:p w14:paraId="70E0B100" w14:textId="7CD6D32F" w:rsidR="002939E8" w:rsidRPr="001065A1" w:rsidRDefault="00CE64DE" w:rsidP="00AB43AF">
      <w:pPr>
        <w:pStyle w:val="ListBullet"/>
        <w:bidi/>
        <w:spacing w:after="40"/>
        <w:rPr>
          <w:rFonts w:asciiTheme="minorBidi" w:hAnsiTheme="minorBidi" w:cstheme="minorBidi"/>
          <w:bCs/>
          <w:szCs w:val="20"/>
          <w:rPrChange w:id="246"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47" w:author="MOHSEN QURAEN" w:date="2026-09-21T11:09:00Z" w16du:dateUtc="2026-09-21T08:09:00Z">
            <w:rPr>
              <w:rFonts w:asciiTheme="minorBidi" w:hAnsiTheme="minorBidi" w:cstheme="minorBidi"/>
              <w:rtl/>
            </w:rPr>
          </w:rPrChange>
        </w:rPr>
        <w:t>التحقق من صحة البيانات المدخلة مثل نوع البطاقة التعريفية ورقم البطاقة وتاريخ الميلاد ونسبة الملكية</w:t>
      </w:r>
      <w:r w:rsidR="00AB43AF" w:rsidRPr="001065A1">
        <w:rPr>
          <w:rFonts w:asciiTheme="minorBidi" w:hAnsiTheme="minorBidi" w:cstheme="minorBidi"/>
          <w:bCs/>
          <w:szCs w:val="20"/>
          <w:rtl/>
          <w:rPrChange w:id="248" w:author="MOHSEN QURAEN" w:date="2026-09-21T11:09:00Z" w16du:dateUtc="2026-09-21T08:09:00Z">
            <w:rPr>
              <w:rFonts w:asciiTheme="minorBidi" w:hAnsiTheme="minorBidi" w:cstheme="minorBidi"/>
              <w:rtl/>
            </w:rPr>
          </w:rPrChange>
        </w:rPr>
        <w:t>.</w:t>
      </w:r>
    </w:p>
    <w:p w14:paraId="76F34CD3" w14:textId="74ED3120" w:rsidR="002939E8" w:rsidRPr="001065A1" w:rsidRDefault="00CE64DE" w:rsidP="00AB43AF">
      <w:pPr>
        <w:pStyle w:val="ListBullet"/>
        <w:bidi/>
        <w:spacing w:after="40"/>
        <w:rPr>
          <w:rFonts w:asciiTheme="minorBidi" w:hAnsiTheme="minorBidi" w:cstheme="minorBidi"/>
          <w:bCs/>
          <w:szCs w:val="20"/>
          <w:rPrChange w:id="249"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50" w:author="MOHSEN QURAEN" w:date="2026-09-21T11:09:00Z" w16du:dateUtc="2026-09-21T08:09:00Z">
            <w:rPr>
              <w:rFonts w:asciiTheme="minorBidi" w:hAnsiTheme="minorBidi" w:cstheme="minorBidi"/>
              <w:rtl/>
            </w:rPr>
          </w:rPrChange>
        </w:rPr>
        <w:t>تسجيل جميع عمليات الإضافة والتعديل والحذف في سجل التدقيق</w:t>
      </w:r>
      <w:r w:rsidR="00AB43AF" w:rsidRPr="001065A1">
        <w:rPr>
          <w:rFonts w:asciiTheme="minorBidi" w:hAnsiTheme="minorBidi" w:cstheme="minorBidi"/>
          <w:bCs/>
          <w:szCs w:val="20"/>
          <w:rtl/>
          <w:rPrChange w:id="251" w:author="MOHSEN QURAEN" w:date="2026-09-21T11:09:00Z" w16du:dateUtc="2026-09-21T08:09:00Z">
            <w:rPr>
              <w:rFonts w:asciiTheme="minorBidi" w:hAnsiTheme="minorBidi" w:cstheme="minorBidi"/>
              <w:rtl/>
            </w:rPr>
          </w:rPrChange>
        </w:rPr>
        <w:t>.</w:t>
      </w:r>
    </w:p>
    <w:p w14:paraId="3714DD29" w14:textId="53D8F05B" w:rsidR="006661CC" w:rsidRPr="001065A1" w:rsidRDefault="005503B0" w:rsidP="00AB43AF">
      <w:pPr>
        <w:pStyle w:val="Heading1"/>
        <w:bidi/>
        <w:spacing w:before="240" w:after="100"/>
        <w:rPr>
          <w:ins w:id="252" w:author="Hamdy Rashed" w:date="2026-08-02T12:56:00Z" w16du:dateUtc="2026-08-02T09:56:00Z"/>
          <w:rFonts w:asciiTheme="minorBidi" w:hAnsiTheme="minorBidi" w:cstheme="minorBidi"/>
          <w:b w:val="0"/>
          <w:color w:val="007E39"/>
          <w:sz w:val="20"/>
          <w:szCs w:val="20"/>
          <w:rtl/>
          <w:rPrChange w:id="253" w:author="MOHSEN QURAEN" w:date="2026-09-21T11:09:00Z" w16du:dateUtc="2026-09-21T08:09:00Z">
            <w:rPr>
              <w:ins w:id="254" w:author="Hamdy Rashed" w:date="2026-08-02T12:56:00Z" w16du:dateUtc="2026-08-02T09:56:00Z"/>
              <w:rFonts w:asciiTheme="minorBidi" w:hAnsiTheme="minorBidi" w:cstheme="minorBidi"/>
              <w:color w:val="007E39"/>
              <w:sz w:val="30"/>
              <w:rtl/>
            </w:rPr>
          </w:rPrChange>
        </w:rPr>
      </w:pPr>
      <w:r w:rsidRPr="001065A1">
        <w:rPr>
          <w:rFonts w:asciiTheme="minorBidi" w:hAnsiTheme="minorBidi" w:cstheme="minorBidi"/>
          <w:b w:val="0"/>
          <w:color w:val="007E39"/>
          <w:sz w:val="20"/>
          <w:szCs w:val="20"/>
          <w:rtl/>
          <w:rPrChange w:id="255" w:author="MOHSEN QURAEN" w:date="2026-09-21T11:09:00Z" w16du:dateUtc="2026-09-21T08:09:00Z">
            <w:rPr>
              <w:rFonts w:asciiTheme="minorBidi" w:hAnsiTheme="minorBidi" w:cstheme="minorBidi"/>
              <w:color w:val="007E39"/>
              <w:sz w:val="30"/>
              <w:rtl/>
            </w:rPr>
          </w:rPrChange>
        </w:rPr>
        <w:t>4. الحقول المطلوبة</w:t>
      </w:r>
      <w:ins w:id="256" w:author="Hamdy Rashed" w:date="2026-08-02T12:31:00Z" w16du:dateUtc="2026-08-02T09:31:00Z">
        <w:r w:rsidR="006661CC" w:rsidRPr="001065A1">
          <w:rPr>
            <w:rFonts w:asciiTheme="minorBidi" w:hAnsiTheme="minorBidi" w:cstheme="minorBidi"/>
            <w:b w:val="0"/>
            <w:color w:val="007E39"/>
            <w:sz w:val="20"/>
            <w:szCs w:val="20"/>
            <w:rtl/>
            <w:rPrChange w:id="257" w:author="MOHSEN QURAEN" w:date="2026-09-21T11:09:00Z" w16du:dateUtc="2026-09-21T08:09:00Z">
              <w:rPr>
                <w:rFonts w:asciiTheme="minorBidi" w:hAnsiTheme="minorBidi" w:cstheme="minorBidi"/>
                <w:color w:val="007E39"/>
                <w:sz w:val="30"/>
                <w:rtl/>
              </w:rPr>
            </w:rPrChange>
          </w:rPr>
          <w:t xml:space="preserve"> لبيانات</w:t>
        </w:r>
      </w:ins>
      <w:ins w:id="258" w:author="MAZEN FAYEZ" w:date="2026-08-10T10:27:00Z" w16du:dateUtc="2026-08-10T07:27:00Z">
        <w:r w:rsidR="00F44059" w:rsidRPr="001065A1">
          <w:rPr>
            <w:rFonts w:asciiTheme="minorBidi" w:hAnsiTheme="minorBidi" w:cstheme="minorBidi"/>
            <w:b w:val="0"/>
            <w:color w:val="007E39"/>
            <w:sz w:val="20"/>
            <w:szCs w:val="20"/>
            <w:rtl/>
            <w:rPrChange w:id="259" w:author="MOHSEN QURAEN" w:date="2026-09-21T11:09:00Z" w16du:dateUtc="2026-09-21T08:09:00Z">
              <w:rPr>
                <w:rFonts w:asciiTheme="minorBidi" w:hAnsiTheme="minorBidi" w:cstheme="minorBidi"/>
                <w:color w:val="007E39"/>
                <w:sz w:val="30"/>
                <w:rtl/>
              </w:rPr>
            </w:rPrChange>
          </w:rPr>
          <w:t xml:space="preserve"> </w:t>
        </w:r>
      </w:ins>
      <w:del w:id="260" w:author="Hamdy Rashed" w:date="2026-08-02T12:31:00Z" w16du:dateUtc="2026-08-02T09:31:00Z">
        <w:r w:rsidRPr="001065A1" w:rsidDel="006661CC">
          <w:rPr>
            <w:rFonts w:asciiTheme="minorBidi" w:hAnsiTheme="minorBidi" w:cstheme="minorBidi"/>
            <w:b w:val="0"/>
            <w:color w:val="007E39"/>
            <w:sz w:val="20"/>
            <w:szCs w:val="20"/>
            <w:rPrChange w:id="261" w:author="MOHSEN QURAEN" w:date="2026-09-21T11:09:00Z" w16du:dateUtc="2026-09-21T08:09:00Z">
              <w:rPr>
                <w:rFonts w:asciiTheme="minorBidi" w:hAnsiTheme="minorBidi" w:cstheme="minorBidi"/>
                <w:color w:val="007E39"/>
                <w:sz w:val="30"/>
              </w:rPr>
            </w:rPrChange>
          </w:rPr>
          <w:delText xml:space="preserve"> </w:delText>
        </w:r>
      </w:del>
      <w:ins w:id="262" w:author="Hamdy Rashed" w:date="2026-08-02T12:31:00Z" w16du:dateUtc="2026-08-02T09:31:00Z">
        <w:r w:rsidR="006661CC" w:rsidRPr="001065A1">
          <w:rPr>
            <w:rFonts w:asciiTheme="minorBidi" w:hAnsiTheme="minorBidi" w:cstheme="minorBidi"/>
            <w:b w:val="0"/>
            <w:color w:val="007E39"/>
            <w:sz w:val="20"/>
            <w:szCs w:val="20"/>
            <w:rtl/>
            <w:rPrChange w:id="263" w:author="MOHSEN QURAEN" w:date="2026-09-21T11:09:00Z" w16du:dateUtc="2026-09-21T08:09:00Z">
              <w:rPr>
                <w:rFonts w:asciiTheme="minorBidi" w:hAnsiTheme="minorBidi" w:cstheme="minorBidi"/>
                <w:color w:val="007E39"/>
                <w:sz w:val="30"/>
                <w:rtl/>
              </w:rPr>
            </w:rPrChange>
          </w:rPr>
          <w:t>المفوتر</w:t>
        </w:r>
      </w:ins>
    </w:p>
    <w:p w14:paraId="0CD7982A" w14:textId="02A5CE6A" w:rsidR="00D92584" w:rsidRPr="001065A1" w:rsidRDefault="00D92584" w:rsidP="00D92584">
      <w:pPr>
        <w:bidi/>
        <w:rPr>
          <w:ins w:id="264" w:author="Hamdy Rashed" w:date="2026-08-02T12:31:00Z" w16du:dateUtc="2026-08-02T09:31:00Z"/>
          <w:rFonts w:asciiTheme="minorBidi" w:eastAsiaTheme="majorEastAsia" w:hAnsiTheme="minorBidi" w:cstheme="minorBidi" w:hint="cs"/>
          <w:bCs/>
          <w:color w:val="007E39"/>
          <w:szCs w:val="20"/>
          <w:rtl/>
          <w:lang w:bidi="ar-YE"/>
          <w:rPrChange w:id="265" w:author="MOHSEN QURAEN" w:date="2026-09-21T11:09:00Z" w16du:dateUtc="2026-09-21T08:09:00Z">
            <w:rPr>
              <w:ins w:id="266" w:author="Hamdy Rashed" w:date="2026-08-02T12:31:00Z" w16du:dateUtc="2026-08-02T09:31:00Z"/>
              <w:rFonts w:asciiTheme="minorBidi" w:eastAsiaTheme="majorEastAsia" w:hAnsiTheme="minorBidi" w:cstheme="minorBidi"/>
              <w:b/>
              <w:bCs/>
              <w:color w:val="007E39"/>
              <w:sz w:val="30"/>
              <w:szCs w:val="26"/>
              <w:rtl/>
            </w:rPr>
          </w:rPrChange>
        </w:rPr>
      </w:pPr>
      <w:ins w:id="267" w:author="Hamdy Rashed" w:date="2026-08-02T12:56:00Z" w16du:dateUtc="2026-08-02T09:56:00Z">
        <w:r w:rsidRPr="001065A1">
          <w:rPr>
            <w:rFonts w:asciiTheme="minorBidi" w:eastAsiaTheme="majorEastAsia" w:hAnsiTheme="minorBidi" w:cstheme="minorBidi"/>
            <w:bCs/>
            <w:color w:val="007E39"/>
            <w:szCs w:val="20"/>
            <w:rtl/>
            <w:rPrChange w:id="268" w:author="MOHSEN QURAEN" w:date="2026-09-21T11:09:00Z" w16du:dateUtc="2026-09-21T08:09:00Z">
              <w:rPr>
                <w:rFonts w:asciiTheme="minorBidi" w:eastAsiaTheme="majorEastAsia" w:hAnsiTheme="minorBidi" w:cstheme="minorBidi"/>
                <w:b/>
                <w:bCs/>
                <w:color w:val="007E39"/>
                <w:sz w:val="30"/>
                <w:szCs w:val="26"/>
                <w:rtl/>
              </w:rPr>
            </w:rPrChange>
          </w:rPr>
          <w:t>4.1 لبيانات الكيان التجاري</w:t>
        </w:r>
      </w:ins>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690"/>
        <w:gridCol w:w="1422"/>
        <w:gridCol w:w="2556"/>
        <w:gridCol w:w="2556"/>
      </w:tblGrid>
      <w:tr w:rsidR="006661CC" w:rsidRPr="001065A1" w14:paraId="56CE8283" w14:textId="77777777" w:rsidTr="006661CC">
        <w:trPr>
          <w:cantSplit/>
          <w:tblHeader/>
          <w:jc w:val="center"/>
          <w:ins w:id="269" w:author="Hamdy Rashed" w:date="2026-08-02T12:36:00Z"/>
        </w:trPr>
        <w:tc>
          <w:tcPr>
            <w:tcW w:w="3690" w:type="dxa"/>
            <w:shd w:val="clear" w:color="auto" w:fill="00B050"/>
            <w:tcMar>
              <w:top w:w="90" w:type="dxa"/>
              <w:left w:w="100" w:type="dxa"/>
              <w:bottom w:w="90" w:type="dxa"/>
              <w:right w:w="100" w:type="dxa"/>
            </w:tcMar>
            <w:vAlign w:val="center"/>
          </w:tcPr>
          <w:p w14:paraId="00604D8A" w14:textId="77777777" w:rsidR="006661CC" w:rsidRPr="001065A1" w:rsidRDefault="006661CC">
            <w:pPr>
              <w:bidi/>
              <w:spacing w:after="0"/>
              <w:rPr>
                <w:ins w:id="270" w:author="Hamdy Rashed" w:date="2026-08-02T12:36:00Z" w16du:dateUtc="2026-08-02T09:36:00Z"/>
                <w:rFonts w:asciiTheme="minorBidi" w:hAnsiTheme="minorBidi" w:cstheme="minorBidi"/>
                <w:bCs/>
                <w:szCs w:val="20"/>
                <w:rPrChange w:id="271" w:author="MOHSEN QURAEN" w:date="2026-09-21T11:09:00Z" w16du:dateUtc="2026-09-21T08:09:00Z">
                  <w:rPr>
                    <w:ins w:id="272" w:author="Hamdy Rashed" w:date="2026-08-02T12:36:00Z" w16du:dateUtc="2026-08-02T09:36:00Z"/>
                    <w:rFonts w:asciiTheme="minorBidi" w:hAnsiTheme="minorBidi" w:cstheme="minorBidi"/>
                    <w:szCs w:val="32"/>
                  </w:rPr>
                </w:rPrChange>
              </w:rPr>
            </w:pPr>
            <w:ins w:id="273" w:author="Hamdy Rashed" w:date="2026-08-02T12:36:00Z" w16du:dateUtc="2026-08-02T09:36:00Z">
              <w:r w:rsidRPr="001065A1">
                <w:rPr>
                  <w:rFonts w:asciiTheme="minorBidi" w:eastAsia="Arial" w:hAnsiTheme="minorBidi" w:cstheme="minorBidi"/>
                  <w:bCs/>
                  <w:color w:val="FFFFFF"/>
                  <w:szCs w:val="20"/>
                  <w:rtl/>
                  <w:rPrChange w:id="274" w:author="MOHSEN QURAEN" w:date="2026-09-21T11:09:00Z" w16du:dateUtc="2026-09-21T08:09:00Z">
                    <w:rPr>
                      <w:rFonts w:asciiTheme="minorBidi" w:eastAsia="Arial" w:hAnsiTheme="minorBidi" w:cstheme="minorBidi"/>
                      <w:b/>
                      <w:color w:val="FFFFFF"/>
                      <w:szCs w:val="32"/>
                      <w:rtl/>
                    </w:rPr>
                  </w:rPrChange>
                </w:rPr>
                <w:t>ملاحظات / قواعد تحقق</w:t>
              </w:r>
            </w:ins>
          </w:p>
        </w:tc>
        <w:tc>
          <w:tcPr>
            <w:tcW w:w="1422" w:type="dxa"/>
            <w:shd w:val="clear" w:color="auto" w:fill="00B050"/>
            <w:tcMar>
              <w:top w:w="90" w:type="dxa"/>
              <w:left w:w="100" w:type="dxa"/>
              <w:bottom w:w="90" w:type="dxa"/>
              <w:right w:w="100" w:type="dxa"/>
            </w:tcMar>
            <w:vAlign w:val="center"/>
          </w:tcPr>
          <w:p w14:paraId="098B6301" w14:textId="77777777" w:rsidR="006661CC" w:rsidRPr="001065A1" w:rsidRDefault="006661CC">
            <w:pPr>
              <w:bidi/>
              <w:spacing w:after="0"/>
              <w:rPr>
                <w:ins w:id="275" w:author="Hamdy Rashed" w:date="2026-08-02T12:36:00Z" w16du:dateUtc="2026-08-02T09:36:00Z"/>
                <w:rFonts w:asciiTheme="minorBidi" w:hAnsiTheme="minorBidi" w:cstheme="minorBidi"/>
                <w:bCs/>
                <w:szCs w:val="20"/>
                <w:rPrChange w:id="276" w:author="MOHSEN QURAEN" w:date="2026-09-21T11:09:00Z" w16du:dateUtc="2026-09-21T08:09:00Z">
                  <w:rPr>
                    <w:ins w:id="277" w:author="Hamdy Rashed" w:date="2026-08-02T12:36:00Z" w16du:dateUtc="2026-08-02T09:36:00Z"/>
                    <w:rFonts w:asciiTheme="minorBidi" w:hAnsiTheme="minorBidi" w:cstheme="minorBidi"/>
                    <w:szCs w:val="32"/>
                  </w:rPr>
                </w:rPrChange>
              </w:rPr>
            </w:pPr>
            <w:ins w:id="278" w:author="Hamdy Rashed" w:date="2026-08-02T12:36:00Z" w16du:dateUtc="2026-08-02T09:36:00Z">
              <w:r w:rsidRPr="001065A1">
                <w:rPr>
                  <w:rFonts w:asciiTheme="minorBidi" w:eastAsia="Arial" w:hAnsiTheme="minorBidi" w:cstheme="minorBidi"/>
                  <w:bCs/>
                  <w:color w:val="FFFFFF"/>
                  <w:szCs w:val="20"/>
                  <w:rtl/>
                  <w:rPrChange w:id="279" w:author="MOHSEN QURAEN" w:date="2026-09-21T11:09:00Z" w16du:dateUtc="2026-09-21T08:09:00Z">
                    <w:rPr>
                      <w:rFonts w:asciiTheme="minorBidi" w:eastAsia="Arial" w:hAnsiTheme="minorBidi" w:cstheme="minorBidi"/>
                      <w:b/>
                      <w:color w:val="FFFFFF"/>
                      <w:szCs w:val="32"/>
                      <w:rtl/>
                    </w:rPr>
                  </w:rPrChange>
                </w:rPr>
                <w:t>إلزامي؟</w:t>
              </w:r>
            </w:ins>
          </w:p>
        </w:tc>
        <w:tc>
          <w:tcPr>
            <w:tcW w:w="2556" w:type="dxa"/>
            <w:shd w:val="clear" w:color="auto" w:fill="00B050"/>
            <w:tcMar>
              <w:top w:w="90" w:type="dxa"/>
              <w:left w:w="100" w:type="dxa"/>
              <w:bottom w:w="90" w:type="dxa"/>
              <w:right w:w="100" w:type="dxa"/>
            </w:tcMar>
            <w:vAlign w:val="center"/>
          </w:tcPr>
          <w:p w14:paraId="4361D5DC" w14:textId="77777777" w:rsidR="006661CC" w:rsidRPr="001065A1" w:rsidRDefault="006661CC">
            <w:pPr>
              <w:bidi/>
              <w:spacing w:after="0"/>
              <w:rPr>
                <w:ins w:id="280" w:author="Hamdy Rashed" w:date="2026-08-02T12:36:00Z" w16du:dateUtc="2026-08-02T09:36:00Z"/>
                <w:rFonts w:asciiTheme="minorBidi" w:hAnsiTheme="minorBidi" w:cstheme="minorBidi"/>
                <w:bCs/>
                <w:szCs w:val="20"/>
                <w:rPrChange w:id="281" w:author="MOHSEN QURAEN" w:date="2026-09-21T11:09:00Z" w16du:dateUtc="2026-09-21T08:09:00Z">
                  <w:rPr>
                    <w:ins w:id="282" w:author="Hamdy Rashed" w:date="2026-08-02T12:36:00Z" w16du:dateUtc="2026-08-02T09:36:00Z"/>
                    <w:rFonts w:asciiTheme="minorBidi" w:hAnsiTheme="minorBidi" w:cstheme="minorBidi"/>
                    <w:szCs w:val="32"/>
                  </w:rPr>
                </w:rPrChange>
              </w:rPr>
            </w:pPr>
            <w:ins w:id="283" w:author="Hamdy Rashed" w:date="2026-08-02T12:36:00Z" w16du:dateUtc="2026-08-02T09:36:00Z">
              <w:r w:rsidRPr="001065A1">
                <w:rPr>
                  <w:rFonts w:asciiTheme="minorBidi" w:eastAsia="Arial" w:hAnsiTheme="minorBidi" w:cstheme="minorBidi"/>
                  <w:bCs/>
                  <w:color w:val="FFFFFF"/>
                  <w:szCs w:val="20"/>
                  <w:rtl/>
                  <w:rPrChange w:id="284" w:author="MOHSEN QURAEN" w:date="2026-09-21T11:09:00Z" w16du:dateUtc="2026-09-21T08:09:00Z">
                    <w:rPr>
                      <w:rFonts w:asciiTheme="minorBidi" w:eastAsia="Arial" w:hAnsiTheme="minorBidi" w:cstheme="minorBidi"/>
                      <w:b/>
                      <w:color w:val="FFFFFF"/>
                      <w:szCs w:val="32"/>
                      <w:rtl/>
                    </w:rPr>
                  </w:rPrChange>
                </w:rPr>
                <w:t>نوع الحقل</w:t>
              </w:r>
            </w:ins>
          </w:p>
        </w:tc>
        <w:tc>
          <w:tcPr>
            <w:tcW w:w="2556" w:type="dxa"/>
            <w:shd w:val="clear" w:color="auto" w:fill="00B050"/>
            <w:tcMar>
              <w:top w:w="90" w:type="dxa"/>
              <w:left w:w="100" w:type="dxa"/>
              <w:bottom w:w="90" w:type="dxa"/>
              <w:right w:w="100" w:type="dxa"/>
            </w:tcMar>
            <w:vAlign w:val="center"/>
          </w:tcPr>
          <w:p w14:paraId="1B563F7E" w14:textId="77777777" w:rsidR="006661CC" w:rsidRPr="001065A1" w:rsidRDefault="006661CC">
            <w:pPr>
              <w:bidi/>
              <w:spacing w:after="0"/>
              <w:rPr>
                <w:ins w:id="285" w:author="Hamdy Rashed" w:date="2026-08-02T12:36:00Z" w16du:dateUtc="2026-08-02T09:36:00Z"/>
                <w:rFonts w:asciiTheme="minorBidi" w:hAnsiTheme="minorBidi" w:cstheme="minorBidi"/>
                <w:bCs/>
                <w:szCs w:val="20"/>
                <w:rPrChange w:id="286" w:author="MOHSEN QURAEN" w:date="2026-09-21T11:09:00Z" w16du:dateUtc="2026-09-21T08:09:00Z">
                  <w:rPr>
                    <w:ins w:id="287" w:author="Hamdy Rashed" w:date="2026-08-02T12:36:00Z" w16du:dateUtc="2026-08-02T09:36:00Z"/>
                    <w:rFonts w:asciiTheme="minorBidi" w:hAnsiTheme="minorBidi" w:cstheme="minorBidi"/>
                    <w:szCs w:val="32"/>
                  </w:rPr>
                </w:rPrChange>
              </w:rPr>
            </w:pPr>
            <w:ins w:id="288" w:author="Hamdy Rashed" w:date="2026-08-02T12:36:00Z" w16du:dateUtc="2026-08-02T09:36:00Z">
              <w:r w:rsidRPr="001065A1">
                <w:rPr>
                  <w:rFonts w:asciiTheme="minorBidi" w:eastAsia="Arial" w:hAnsiTheme="minorBidi" w:cstheme="minorBidi"/>
                  <w:bCs/>
                  <w:color w:val="FFFFFF"/>
                  <w:szCs w:val="20"/>
                  <w:rtl/>
                  <w:rPrChange w:id="289" w:author="MOHSEN QURAEN" w:date="2026-09-21T11:09:00Z" w16du:dateUtc="2026-09-21T08:09:00Z">
                    <w:rPr>
                      <w:rFonts w:asciiTheme="minorBidi" w:eastAsia="Arial" w:hAnsiTheme="minorBidi" w:cstheme="minorBidi"/>
                      <w:b/>
                      <w:color w:val="FFFFFF"/>
                      <w:szCs w:val="32"/>
                      <w:rtl/>
                    </w:rPr>
                  </w:rPrChange>
                </w:rPr>
                <w:t>اسم الحقل</w:t>
              </w:r>
            </w:ins>
          </w:p>
        </w:tc>
      </w:tr>
      <w:tr w:rsidR="006661CC" w:rsidRPr="001065A1" w14:paraId="150A1671" w14:textId="77777777">
        <w:trPr>
          <w:cantSplit/>
          <w:jc w:val="center"/>
          <w:ins w:id="290" w:author="Hamdy Rashed" w:date="2026-08-02T12:36:00Z"/>
        </w:trPr>
        <w:tc>
          <w:tcPr>
            <w:tcW w:w="3690" w:type="dxa"/>
            <w:tcMar>
              <w:top w:w="90" w:type="dxa"/>
              <w:left w:w="100" w:type="dxa"/>
              <w:bottom w:w="90" w:type="dxa"/>
              <w:right w:w="100" w:type="dxa"/>
            </w:tcMar>
            <w:vAlign w:val="center"/>
          </w:tcPr>
          <w:p w14:paraId="4B71CF34" w14:textId="1561DC59" w:rsidR="006661CC" w:rsidRPr="001065A1" w:rsidRDefault="006661CC" w:rsidP="006661CC">
            <w:pPr>
              <w:bidi/>
              <w:spacing w:after="0"/>
              <w:rPr>
                <w:ins w:id="291" w:author="Hamdy Rashed" w:date="2026-08-02T12:36:00Z" w16du:dateUtc="2026-08-02T09:36:00Z"/>
                <w:rFonts w:asciiTheme="minorBidi" w:hAnsiTheme="minorBidi" w:cstheme="minorBidi"/>
                <w:bCs/>
                <w:szCs w:val="20"/>
                <w:rPrChange w:id="292" w:author="MOHSEN QURAEN" w:date="2026-09-21T11:09:00Z" w16du:dateUtc="2026-09-21T08:09:00Z">
                  <w:rPr>
                    <w:ins w:id="293" w:author="Hamdy Rashed" w:date="2026-08-02T12:36:00Z" w16du:dateUtc="2026-08-02T09:36:00Z"/>
                    <w:rFonts w:asciiTheme="minorBidi" w:hAnsiTheme="minorBidi" w:cstheme="minorBidi"/>
                    <w:sz w:val="18"/>
                    <w:szCs w:val="18"/>
                  </w:rPr>
                </w:rPrChange>
              </w:rPr>
            </w:pPr>
            <w:ins w:id="294" w:author="Hamdy Rashed" w:date="2026-08-02T12:37:00Z" w16du:dateUtc="2026-08-02T09:37:00Z">
              <w:r w:rsidRPr="001065A1">
                <w:rPr>
                  <w:rFonts w:ascii="Aptos Narrow" w:hAnsi="Aptos Narrow" w:hint="cs"/>
                  <w:bCs/>
                  <w:color w:val="000000"/>
                  <w:szCs w:val="20"/>
                  <w:rtl/>
                  <w:rPrChange w:id="295" w:author="MOHSEN QURAEN" w:date="2026-09-21T11:09:00Z" w16du:dateUtc="2026-09-21T08:09:00Z">
                    <w:rPr>
                      <w:rFonts w:ascii="Aptos Narrow" w:hAnsi="Aptos Narrow" w:hint="cs"/>
                      <w:color w:val="000000"/>
                      <w:sz w:val="22"/>
                      <w:rtl/>
                    </w:rPr>
                  </w:rPrChange>
                </w:rPr>
                <w:lastRenderedPageBreak/>
                <w:t>قائمة</w:t>
              </w:r>
              <w:r w:rsidRPr="001065A1">
                <w:rPr>
                  <w:rFonts w:ascii="Aptos Narrow" w:hAnsi="Aptos Narrow"/>
                  <w:bCs/>
                  <w:color w:val="000000"/>
                  <w:szCs w:val="20"/>
                  <w:rtl/>
                  <w:rPrChange w:id="29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297" w:author="MOHSEN QURAEN" w:date="2026-09-21T11:09:00Z" w16du:dateUtc="2026-09-21T08:09:00Z">
                    <w:rPr>
                      <w:rFonts w:ascii="Aptos Narrow" w:hAnsi="Aptos Narrow" w:hint="cs"/>
                      <w:color w:val="000000"/>
                      <w:sz w:val="22"/>
                      <w:rtl/>
                    </w:rPr>
                  </w:rPrChange>
                </w:rPr>
                <w:t>قابلة</w:t>
              </w:r>
              <w:r w:rsidRPr="001065A1">
                <w:rPr>
                  <w:rFonts w:ascii="Aptos Narrow" w:hAnsi="Aptos Narrow"/>
                  <w:bCs/>
                  <w:color w:val="000000"/>
                  <w:szCs w:val="20"/>
                  <w:rtl/>
                  <w:rPrChange w:id="298"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299" w:author="MOHSEN QURAEN" w:date="2026-09-21T11:09:00Z" w16du:dateUtc="2026-09-21T08:09:00Z">
                    <w:rPr>
                      <w:rFonts w:ascii="Aptos Narrow" w:hAnsi="Aptos Narrow" w:hint="cs"/>
                      <w:color w:val="000000"/>
                      <w:sz w:val="22"/>
                      <w:rtl/>
                    </w:rPr>
                  </w:rPrChange>
                </w:rPr>
                <w:t>للإعداد</w:t>
              </w:r>
              <w:r w:rsidRPr="001065A1">
                <w:rPr>
                  <w:rFonts w:ascii="Aptos Narrow" w:hAnsi="Aptos Narrow"/>
                  <w:bCs/>
                  <w:color w:val="000000"/>
                  <w:szCs w:val="20"/>
                  <w:rtl/>
                  <w:rPrChange w:id="300"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01" w:author="MOHSEN QURAEN" w:date="2026-09-21T11:09:00Z" w16du:dateUtc="2026-09-21T08:09:00Z">
                    <w:rPr>
                      <w:rFonts w:ascii="Aptos Narrow" w:hAnsi="Aptos Narrow" w:hint="cs"/>
                      <w:color w:val="000000"/>
                      <w:sz w:val="22"/>
                      <w:rtl/>
                    </w:rPr>
                  </w:rPrChange>
                </w:rPr>
                <w:t>وفق</w:t>
              </w:r>
              <w:r w:rsidRPr="001065A1">
                <w:rPr>
                  <w:rFonts w:ascii="Aptos Narrow" w:hAnsi="Aptos Narrow"/>
                  <w:bCs/>
                  <w:color w:val="000000"/>
                  <w:szCs w:val="20"/>
                  <w:rtl/>
                  <w:rPrChange w:id="302"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03" w:author="MOHSEN QURAEN" w:date="2026-09-21T11:09:00Z" w16du:dateUtc="2026-09-21T08:09:00Z">
                    <w:rPr>
                      <w:rFonts w:ascii="Aptos Narrow" w:hAnsi="Aptos Narrow" w:hint="cs"/>
                      <w:color w:val="000000"/>
                      <w:sz w:val="22"/>
                      <w:rtl/>
                    </w:rPr>
                  </w:rPrChange>
                </w:rPr>
                <w:t>تصنيف</w:t>
              </w:r>
              <w:r w:rsidRPr="001065A1">
                <w:rPr>
                  <w:rFonts w:ascii="Aptos Narrow" w:hAnsi="Aptos Narrow"/>
                  <w:bCs/>
                  <w:color w:val="000000"/>
                  <w:szCs w:val="20"/>
                  <w:rtl/>
                  <w:rPrChange w:id="30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05" w:author="MOHSEN QURAEN" w:date="2026-09-21T11:09:00Z" w16du:dateUtc="2026-09-21T08:09:00Z">
                    <w:rPr>
                      <w:rFonts w:ascii="Aptos Narrow" w:hAnsi="Aptos Narrow" w:hint="cs"/>
                      <w:color w:val="000000"/>
                      <w:sz w:val="22"/>
                      <w:rtl/>
                    </w:rPr>
                  </w:rPrChange>
                </w:rPr>
                <w:t>الأنشطة</w:t>
              </w:r>
              <w:r w:rsidRPr="001065A1">
                <w:rPr>
                  <w:rFonts w:ascii="Aptos Narrow" w:hAnsi="Aptos Narrow"/>
                  <w:bCs/>
                  <w:color w:val="000000"/>
                  <w:szCs w:val="20"/>
                  <w:rtl/>
                  <w:rPrChange w:id="30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07" w:author="MOHSEN QURAEN" w:date="2026-09-21T11:09:00Z" w16du:dateUtc="2026-09-21T08:09:00Z">
                    <w:rPr>
                      <w:rFonts w:ascii="Aptos Narrow" w:hAnsi="Aptos Narrow" w:hint="cs"/>
                      <w:color w:val="000000"/>
                      <w:sz w:val="22"/>
                      <w:rtl/>
                    </w:rPr>
                  </w:rPrChange>
                </w:rPr>
                <w:t>الاقتصادية</w:t>
              </w:r>
              <w:r w:rsidRPr="001065A1">
                <w:rPr>
                  <w:rFonts w:ascii="Aptos Narrow" w:hAnsi="Aptos Narrow"/>
                  <w:bCs/>
                  <w:color w:val="000000"/>
                  <w:szCs w:val="20"/>
                  <w:rtl/>
                  <w:rPrChange w:id="308"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09" w:author="MOHSEN QURAEN" w:date="2026-09-21T11:09:00Z" w16du:dateUtc="2026-09-21T08:09:00Z">
                    <w:rPr>
                      <w:rFonts w:ascii="Aptos Narrow" w:hAnsi="Aptos Narrow" w:hint="cs"/>
                      <w:color w:val="000000"/>
                      <w:sz w:val="22"/>
                      <w:rtl/>
                    </w:rPr>
                  </w:rPrChange>
                </w:rPr>
                <w:t>المعتمد</w:t>
              </w:r>
              <w:r w:rsidRPr="001065A1">
                <w:rPr>
                  <w:rFonts w:ascii="Aptos Narrow" w:hAnsi="Aptos Narrow"/>
                  <w:bCs/>
                  <w:color w:val="000000"/>
                  <w:szCs w:val="20"/>
                  <w:rtl/>
                  <w:rPrChange w:id="310" w:author="MOHSEN QURAEN" w:date="2026-09-21T11:09:00Z" w16du:dateUtc="2026-09-21T08:09:00Z">
                    <w:rPr>
                      <w:rFonts w:ascii="Aptos Narrow" w:hAnsi="Aptos Narrow"/>
                      <w:color w:val="000000"/>
                      <w:sz w:val="22"/>
                      <w:rtl/>
                    </w:rPr>
                  </w:rPrChange>
                </w:rPr>
                <w:t xml:space="preserve"> , </w:t>
              </w:r>
              <w:r w:rsidRPr="001065A1">
                <w:rPr>
                  <w:rFonts w:ascii="Aptos Narrow" w:hAnsi="Aptos Narrow" w:hint="cs"/>
                  <w:bCs/>
                  <w:color w:val="000000"/>
                  <w:szCs w:val="20"/>
                  <w:rtl/>
                  <w:rPrChange w:id="311" w:author="MOHSEN QURAEN" w:date="2026-09-21T11:09:00Z" w16du:dateUtc="2026-09-21T08:09:00Z">
                    <w:rPr>
                      <w:rFonts w:ascii="Aptos Narrow" w:hAnsi="Aptos Narrow" w:hint="cs"/>
                      <w:color w:val="000000"/>
                      <w:sz w:val="22"/>
                      <w:rtl/>
                    </w:rPr>
                  </w:rPrChange>
                </w:rPr>
                <w:t>وفقا</w:t>
              </w:r>
              <w:r w:rsidRPr="001065A1">
                <w:rPr>
                  <w:rFonts w:ascii="Aptos Narrow" w:hAnsi="Aptos Narrow"/>
                  <w:bCs/>
                  <w:color w:val="000000"/>
                  <w:szCs w:val="20"/>
                  <w:rtl/>
                  <w:rPrChange w:id="312"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13" w:author="MOHSEN QURAEN" w:date="2026-09-21T11:09:00Z" w16du:dateUtc="2026-09-21T08:09:00Z">
                    <w:rPr>
                      <w:rFonts w:ascii="Aptos Narrow" w:hAnsi="Aptos Narrow" w:hint="cs"/>
                      <w:color w:val="000000"/>
                      <w:sz w:val="22"/>
                      <w:rtl/>
                    </w:rPr>
                  </w:rPrChange>
                </w:rPr>
                <w:t>لرمز</w:t>
              </w:r>
              <w:r w:rsidRPr="001065A1">
                <w:rPr>
                  <w:rFonts w:ascii="Aptos Narrow" w:hAnsi="Aptos Narrow"/>
                  <w:bCs/>
                  <w:color w:val="000000"/>
                  <w:szCs w:val="20"/>
                  <w:rtl/>
                  <w:rPrChange w:id="31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15" w:author="MOHSEN QURAEN" w:date="2026-09-21T11:09:00Z" w16du:dateUtc="2026-09-21T08:09:00Z">
                    <w:rPr>
                      <w:rFonts w:ascii="Aptos Narrow" w:hAnsi="Aptos Narrow" w:hint="cs"/>
                      <w:color w:val="000000"/>
                      <w:sz w:val="22"/>
                      <w:rtl/>
                    </w:rPr>
                  </w:rPrChange>
                </w:rPr>
                <w:t>تصنيف</w:t>
              </w:r>
              <w:r w:rsidRPr="001065A1">
                <w:rPr>
                  <w:rFonts w:ascii="Aptos Narrow" w:hAnsi="Aptos Narrow"/>
                  <w:bCs/>
                  <w:color w:val="000000"/>
                  <w:szCs w:val="20"/>
                  <w:rtl/>
                  <w:rPrChange w:id="31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17" w:author="MOHSEN QURAEN" w:date="2026-09-21T11:09:00Z" w16du:dateUtc="2026-09-21T08:09:00Z">
                    <w:rPr>
                      <w:rFonts w:ascii="Aptos Narrow" w:hAnsi="Aptos Narrow" w:hint="cs"/>
                      <w:color w:val="000000"/>
                      <w:sz w:val="22"/>
                      <w:rtl/>
                    </w:rPr>
                  </w:rPrChange>
                </w:rPr>
                <w:t>التاجر</w:t>
              </w:r>
              <w:r w:rsidRPr="001065A1">
                <w:rPr>
                  <w:rFonts w:ascii="Aptos Narrow" w:hAnsi="Aptos Narrow"/>
                  <w:bCs/>
                  <w:color w:val="000000"/>
                  <w:szCs w:val="20"/>
                  <w:rtl/>
                  <w:rPrChange w:id="318" w:author="MOHSEN QURAEN" w:date="2026-09-21T11:09:00Z" w16du:dateUtc="2026-09-21T08:09:00Z">
                    <w:rPr>
                      <w:rFonts w:ascii="Aptos Narrow" w:hAnsi="Aptos Narrow"/>
                      <w:color w:val="000000"/>
                      <w:sz w:val="22"/>
                      <w:rtl/>
                    </w:rPr>
                  </w:rPrChange>
                </w:rPr>
                <w:t xml:space="preserve"> </w:t>
              </w:r>
              <w:r w:rsidRPr="001065A1">
                <w:rPr>
                  <w:rFonts w:ascii="Aptos Narrow" w:hAnsi="Aptos Narrow"/>
                  <w:bCs/>
                  <w:color w:val="000000"/>
                  <w:szCs w:val="20"/>
                  <w:rPrChange w:id="319" w:author="MOHSEN QURAEN" w:date="2026-09-21T11:09:00Z" w16du:dateUtc="2026-09-21T08:09:00Z">
                    <w:rPr>
                      <w:rFonts w:ascii="Aptos Narrow" w:hAnsi="Aptos Narrow"/>
                      <w:color w:val="000000"/>
                      <w:sz w:val="22"/>
                    </w:rPr>
                  </w:rPrChange>
                </w:rPr>
                <w:t>MCC</w:t>
              </w:r>
              <w:r w:rsidRPr="001065A1">
                <w:rPr>
                  <w:rFonts w:ascii="Aptos Narrow" w:hAnsi="Aptos Narrow"/>
                  <w:bCs/>
                  <w:color w:val="000000"/>
                  <w:szCs w:val="20"/>
                  <w:rtl/>
                  <w:rPrChange w:id="320"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21" w:author="MOHSEN QURAEN" w:date="2026-09-21T11:09:00Z" w16du:dateUtc="2026-09-21T08:09:00Z">
                    <w:rPr>
                      <w:rFonts w:ascii="Aptos Narrow" w:hAnsi="Aptos Narrow" w:hint="cs"/>
                      <w:color w:val="000000"/>
                      <w:sz w:val="22"/>
                      <w:rtl/>
                    </w:rPr>
                  </w:rPrChange>
                </w:rPr>
                <w:t>حسب</w:t>
              </w:r>
              <w:r w:rsidRPr="001065A1">
                <w:rPr>
                  <w:rFonts w:ascii="Aptos Narrow" w:hAnsi="Aptos Narrow"/>
                  <w:bCs/>
                  <w:color w:val="000000"/>
                  <w:szCs w:val="20"/>
                  <w:rtl/>
                  <w:rPrChange w:id="322" w:author="MOHSEN QURAEN" w:date="2026-09-21T11:09:00Z" w16du:dateUtc="2026-09-21T08:09:00Z">
                    <w:rPr>
                      <w:rFonts w:ascii="Aptos Narrow" w:hAnsi="Aptos Narrow"/>
                      <w:color w:val="000000"/>
                      <w:sz w:val="22"/>
                      <w:rtl/>
                    </w:rPr>
                  </w:rPrChange>
                </w:rPr>
                <w:t xml:space="preserve"> </w:t>
              </w:r>
              <w:r w:rsidRPr="001065A1">
                <w:rPr>
                  <w:rFonts w:ascii="Aptos Narrow" w:hAnsi="Aptos Narrow"/>
                  <w:bCs/>
                  <w:color w:val="000000"/>
                  <w:szCs w:val="20"/>
                  <w:rPrChange w:id="323" w:author="MOHSEN QURAEN" w:date="2026-09-21T11:09:00Z" w16du:dateUtc="2026-09-21T08:09:00Z">
                    <w:rPr>
                      <w:rFonts w:ascii="Aptos Narrow" w:hAnsi="Aptos Narrow"/>
                      <w:color w:val="000000"/>
                      <w:sz w:val="22"/>
                    </w:rPr>
                  </w:rPrChange>
                </w:rPr>
                <w:t>ISO18245</w:t>
              </w:r>
              <w:r w:rsidRPr="001065A1">
                <w:rPr>
                  <w:rFonts w:ascii="Aptos Narrow" w:hAnsi="Aptos Narrow"/>
                  <w:bCs/>
                  <w:color w:val="000000"/>
                  <w:szCs w:val="20"/>
                  <w:rtl/>
                  <w:rPrChange w:id="324" w:author="MOHSEN QURAEN" w:date="2026-09-21T11:09:00Z" w16du:dateUtc="2026-09-21T08:09:00Z">
                    <w:rPr>
                      <w:rFonts w:ascii="Aptos Narrow" w:hAnsi="Aptos Narrow"/>
                      <w:color w:val="000000"/>
                      <w:sz w:val="22"/>
                      <w:rtl/>
                    </w:rPr>
                  </w:rPrChange>
                </w:rPr>
                <w:t>.</w:t>
              </w:r>
            </w:ins>
          </w:p>
        </w:tc>
        <w:tc>
          <w:tcPr>
            <w:tcW w:w="1422" w:type="dxa"/>
            <w:tcMar>
              <w:top w:w="90" w:type="dxa"/>
              <w:left w:w="100" w:type="dxa"/>
              <w:bottom w:w="90" w:type="dxa"/>
              <w:right w:w="100" w:type="dxa"/>
            </w:tcMar>
            <w:vAlign w:val="center"/>
          </w:tcPr>
          <w:p w14:paraId="6826E224" w14:textId="1833CB59" w:rsidR="006661CC" w:rsidRPr="001065A1" w:rsidRDefault="006661CC" w:rsidP="006661CC">
            <w:pPr>
              <w:bidi/>
              <w:spacing w:after="0"/>
              <w:rPr>
                <w:ins w:id="325" w:author="Hamdy Rashed" w:date="2026-08-02T12:36:00Z" w16du:dateUtc="2026-08-02T09:36:00Z"/>
                <w:rFonts w:asciiTheme="minorBidi" w:hAnsiTheme="minorBidi" w:cstheme="minorBidi"/>
                <w:bCs/>
                <w:szCs w:val="20"/>
                <w:lang w:bidi="ar-YE"/>
                <w:rPrChange w:id="326" w:author="MOHSEN QURAEN" w:date="2026-09-21T11:09:00Z" w16du:dateUtc="2026-09-21T08:09:00Z">
                  <w:rPr>
                    <w:ins w:id="327" w:author="Hamdy Rashed" w:date="2026-08-02T12:36:00Z" w16du:dateUtc="2026-08-02T09:36:00Z"/>
                    <w:rFonts w:asciiTheme="minorBidi" w:hAnsiTheme="minorBidi" w:cstheme="minorBidi"/>
                    <w:sz w:val="18"/>
                    <w:szCs w:val="18"/>
                    <w:lang w:bidi="ar-YE"/>
                  </w:rPr>
                </w:rPrChange>
              </w:rPr>
            </w:pPr>
            <w:ins w:id="328" w:author="Hamdy Rashed" w:date="2026-08-02T12:37:00Z" w16du:dateUtc="2026-08-02T09:37:00Z">
              <w:r w:rsidRPr="001065A1">
                <w:rPr>
                  <w:rFonts w:ascii="Aptos Narrow" w:hAnsi="Aptos Narrow" w:hint="cs"/>
                  <w:bCs/>
                  <w:color w:val="000000"/>
                  <w:szCs w:val="20"/>
                  <w:rtl/>
                  <w:rPrChange w:id="329" w:author="MOHSEN QURAEN" w:date="2026-09-21T11:09:00Z" w16du:dateUtc="2026-09-21T08:09:00Z">
                    <w:rPr>
                      <w:rFonts w:ascii="Aptos Narrow" w:hAnsi="Aptos Narrow" w:hint="cs"/>
                      <w:color w:val="000000"/>
                      <w:sz w:val="22"/>
                      <w:rtl/>
                    </w:rPr>
                  </w:rPrChange>
                </w:rPr>
                <w:t>نعم</w:t>
              </w:r>
            </w:ins>
            <w:ins w:id="330" w:author="MAZEN FAYEZ" w:date="2026-08-10T12:03:00Z" w16du:dateUtc="2026-08-10T09:03:00Z">
              <w:r w:rsidR="00D21A12" w:rsidRPr="001065A1">
                <w:rPr>
                  <w:rFonts w:ascii="Aptos Narrow" w:hAnsi="Aptos Narrow"/>
                  <w:bCs/>
                  <w:color w:val="000000"/>
                  <w:szCs w:val="20"/>
                  <w:rtl/>
                  <w:rPrChange w:id="331" w:author="MOHSEN QURAEN" w:date="2026-09-21T11:09:00Z" w16du:dateUtc="2026-09-21T08:09:00Z">
                    <w:rPr>
                      <w:rFonts w:ascii="Aptos Narrow" w:hAnsi="Aptos Narrow"/>
                      <w:color w:val="000000"/>
                      <w:sz w:val="18"/>
                      <w:szCs w:val="18"/>
                      <w:rtl/>
                    </w:rPr>
                  </w:rPrChange>
                </w:rPr>
                <w:t xml:space="preserve"> </w:t>
              </w:r>
            </w:ins>
          </w:p>
        </w:tc>
        <w:tc>
          <w:tcPr>
            <w:tcW w:w="2556" w:type="dxa"/>
            <w:tcMar>
              <w:top w:w="90" w:type="dxa"/>
              <w:left w:w="100" w:type="dxa"/>
              <w:bottom w:w="90" w:type="dxa"/>
              <w:right w:w="100" w:type="dxa"/>
            </w:tcMar>
            <w:vAlign w:val="center"/>
          </w:tcPr>
          <w:p w14:paraId="36BE80A1" w14:textId="2145D5C5" w:rsidR="006661CC" w:rsidRPr="001065A1" w:rsidRDefault="006661CC" w:rsidP="006661CC">
            <w:pPr>
              <w:bidi/>
              <w:spacing w:after="0"/>
              <w:rPr>
                <w:ins w:id="332" w:author="Hamdy Rashed" w:date="2026-08-02T12:36:00Z" w16du:dateUtc="2026-08-02T09:36:00Z"/>
                <w:rFonts w:asciiTheme="minorBidi" w:hAnsiTheme="minorBidi" w:cstheme="minorBidi"/>
                <w:bCs/>
                <w:szCs w:val="20"/>
                <w:rPrChange w:id="333" w:author="MOHSEN QURAEN" w:date="2026-09-21T11:09:00Z" w16du:dateUtc="2026-09-21T08:09:00Z">
                  <w:rPr>
                    <w:ins w:id="334" w:author="Hamdy Rashed" w:date="2026-08-02T12:36:00Z" w16du:dateUtc="2026-08-02T09:36:00Z"/>
                    <w:rFonts w:asciiTheme="minorBidi" w:hAnsiTheme="minorBidi" w:cstheme="minorBidi"/>
                    <w:sz w:val="18"/>
                    <w:szCs w:val="18"/>
                  </w:rPr>
                </w:rPrChange>
              </w:rPr>
            </w:pPr>
            <w:ins w:id="335" w:author="Hamdy Rashed" w:date="2026-08-02T12:37:00Z" w16du:dateUtc="2026-08-02T09:37:00Z">
              <w:r w:rsidRPr="001065A1">
                <w:rPr>
                  <w:rFonts w:ascii="Aptos Narrow" w:hAnsi="Aptos Narrow" w:hint="cs"/>
                  <w:bCs/>
                  <w:color w:val="000000"/>
                  <w:szCs w:val="20"/>
                  <w:rtl/>
                  <w:rPrChange w:id="336" w:author="MOHSEN QURAEN" w:date="2026-09-21T11:09:00Z" w16du:dateUtc="2026-09-21T08:09:00Z">
                    <w:rPr>
                      <w:rFonts w:ascii="Aptos Narrow" w:hAnsi="Aptos Narrow" w:hint="cs"/>
                      <w:color w:val="000000"/>
                      <w:sz w:val="22"/>
                      <w:rtl/>
                    </w:rPr>
                  </w:rPrChange>
                </w:rPr>
                <w:t>قائمة</w:t>
              </w:r>
              <w:r w:rsidRPr="001065A1">
                <w:rPr>
                  <w:rFonts w:ascii="Aptos Narrow" w:hAnsi="Aptos Narrow"/>
                  <w:bCs/>
                  <w:color w:val="000000"/>
                  <w:szCs w:val="20"/>
                  <w:rtl/>
                  <w:rPrChange w:id="337"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38" w:author="MOHSEN QURAEN" w:date="2026-09-21T11:09:00Z" w16du:dateUtc="2026-09-21T08:09:00Z">
                    <w:rPr>
                      <w:rFonts w:ascii="Aptos Narrow" w:hAnsi="Aptos Narrow" w:hint="cs"/>
                      <w:color w:val="000000"/>
                      <w:sz w:val="22"/>
                      <w:rtl/>
                    </w:rPr>
                  </w:rPrChange>
                </w:rPr>
                <w:t>اختيار</w:t>
              </w:r>
            </w:ins>
          </w:p>
        </w:tc>
        <w:tc>
          <w:tcPr>
            <w:tcW w:w="2556" w:type="dxa"/>
            <w:tcMar>
              <w:top w:w="90" w:type="dxa"/>
              <w:left w:w="100" w:type="dxa"/>
              <w:bottom w:w="90" w:type="dxa"/>
              <w:right w:w="100" w:type="dxa"/>
            </w:tcMar>
            <w:vAlign w:val="center"/>
          </w:tcPr>
          <w:p w14:paraId="45597C80" w14:textId="0FDECD6F" w:rsidR="006661CC" w:rsidRPr="001065A1" w:rsidRDefault="006661CC" w:rsidP="006661CC">
            <w:pPr>
              <w:bidi/>
              <w:spacing w:after="0"/>
              <w:rPr>
                <w:ins w:id="339" w:author="Hamdy Rashed" w:date="2026-08-02T12:36:00Z" w16du:dateUtc="2026-08-02T09:36:00Z"/>
                <w:rFonts w:asciiTheme="minorBidi" w:hAnsiTheme="minorBidi" w:cstheme="minorBidi"/>
                <w:bCs/>
                <w:szCs w:val="20"/>
                <w:rPrChange w:id="340" w:author="MOHSEN QURAEN" w:date="2026-09-21T11:09:00Z" w16du:dateUtc="2026-09-21T08:09:00Z">
                  <w:rPr>
                    <w:ins w:id="341" w:author="Hamdy Rashed" w:date="2026-08-02T12:36:00Z" w16du:dateUtc="2026-08-02T09:36:00Z"/>
                    <w:rFonts w:asciiTheme="minorBidi" w:hAnsiTheme="minorBidi" w:cstheme="minorBidi"/>
                    <w:sz w:val="18"/>
                    <w:szCs w:val="18"/>
                  </w:rPr>
                </w:rPrChange>
              </w:rPr>
            </w:pPr>
            <w:ins w:id="342" w:author="Hamdy Rashed" w:date="2026-08-02T12:37:00Z" w16du:dateUtc="2026-08-02T09:37:00Z">
              <w:r w:rsidRPr="001065A1">
                <w:rPr>
                  <w:rFonts w:ascii="Aptos Narrow" w:hAnsi="Aptos Narrow" w:hint="cs"/>
                  <w:bCs/>
                  <w:color w:val="000000"/>
                  <w:szCs w:val="20"/>
                  <w:rtl/>
                  <w:rPrChange w:id="343" w:author="MOHSEN QURAEN" w:date="2026-09-21T11:09:00Z" w16du:dateUtc="2026-09-21T08:09:00Z">
                    <w:rPr>
                      <w:rFonts w:ascii="Aptos Narrow" w:hAnsi="Aptos Narrow" w:hint="cs"/>
                      <w:color w:val="000000"/>
                      <w:sz w:val="22"/>
                      <w:rtl/>
                    </w:rPr>
                  </w:rPrChange>
                </w:rPr>
                <w:t>طبيعة</w:t>
              </w:r>
              <w:r w:rsidRPr="001065A1">
                <w:rPr>
                  <w:rFonts w:ascii="Aptos Narrow" w:hAnsi="Aptos Narrow"/>
                  <w:bCs/>
                  <w:color w:val="000000"/>
                  <w:szCs w:val="20"/>
                  <w:rtl/>
                  <w:rPrChange w:id="34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45" w:author="MOHSEN QURAEN" w:date="2026-09-21T11:09:00Z" w16du:dateUtc="2026-09-21T08:09:00Z">
                    <w:rPr>
                      <w:rFonts w:ascii="Aptos Narrow" w:hAnsi="Aptos Narrow" w:hint="cs"/>
                      <w:color w:val="000000"/>
                      <w:sz w:val="22"/>
                      <w:rtl/>
                    </w:rPr>
                  </w:rPrChange>
                </w:rPr>
                <w:t>النشاط</w:t>
              </w:r>
              <w:r w:rsidRPr="001065A1">
                <w:rPr>
                  <w:rFonts w:ascii="Aptos Narrow" w:hAnsi="Aptos Narrow"/>
                  <w:bCs/>
                  <w:color w:val="000000"/>
                  <w:szCs w:val="20"/>
                  <w:rtl/>
                  <w:rPrChange w:id="34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47" w:author="MOHSEN QURAEN" w:date="2026-09-21T11:09:00Z" w16du:dateUtc="2026-09-21T08:09:00Z">
                    <w:rPr>
                      <w:rFonts w:ascii="Aptos Narrow" w:hAnsi="Aptos Narrow" w:hint="cs"/>
                      <w:color w:val="000000"/>
                      <w:sz w:val="22"/>
                      <w:rtl/>
                    </w:rPr>
                  </w:rPrChange>
                </w:rPr>
                <w:t>التجاري</w:t>
              </w:r>
            </w:ins>
          </w:p>
        </w:tc>
      </w:tr>
      <w:tr w:rsidR="006661CC" w:rsidRPr="001065A1" w14:paraId="13F1FEEE" w14:textId="77777777">
        <w:trPr>
          <w:cantSplit/>
          <w:jc w:val="center"/>
          <w:ins w:id="348" w:author="Hamdy Rashed" w:date="2026-08-02T12:36:00Z"/>
        </w:trPr>
        <w:tc>
          <w:tcPr>
            <w:tcW w:w="3690" w:type="dxa"/>
            <w:tcMar>
              <w:top w:w="90" w:type="dxa"/>
              <w:left w:w="100" w:type="dxa"/>
              <w:bottom w:w="90" w:type="dxa"/>
              <w:right w:w="100" w:type="dxa"/>
            </w:tcMar>
            <w:vAlign w:val="center"/>
          </w:tcPr>
          <w:p w14:paraId="3F0B9BA8" w14:textId="6EDD89C6" w:rsidR="006661CC" w:rsidRPr="001065A1" w:rsidRDefault="006661CC" w:rsidP="006661CC">
            <w:pPr>
              <w:bidi/>
              <w:spacing w:after="0"/>
              <w:rPr>
                <w:ins w:id="349" w:author="Hamdy Rashed" w:date="2026-08-02T12:36:00Z" w16du:dateUtc="2026-08-02T09:36:00Z"/>
                <w:rFonts w:asciiTheme="minorBidi" w:eastAsia="Arial" w:hAnsiTheme="minorBidi" w:cstheme="minorBidi"/>
                <w:bCs/>
                <w:szCs w:val="20"/>
                <w:rPrChange w:id="350" w:author="MOHSEN QURAEN" w:date="2026-09-21T11:09:00Z" w16du:dateUtc="2026-09-21T08:09:00Z">
                  <w:rPr>
                    <w:ins w:id="351" w:author="Hamdy Rashed" w:date="2026-08-02T12:36:00Z" w16du:dateUtc="2026-08-02T09:36:00Z"/>
                    <w:rFonts w:asciiTheme="minorBidi" w:eastAsia="Arial" w:hAnsiTheme="minorBidi" w:cstheme="minorBidi"/>
                    <w:sz w:val="18"/>
                    <w:szCs w:val="18"/>
                  </w:rPr>
                </w:rPrChange>
              </w:rPr>
            </w:pPr>
            <w:ins w:id="352" w:author="Hamdy Rashed" w:date="2026-08-02T12:37:00Z" w16du:dateUtc="2026-08-02T09:37:00Z">
              <w:r w:rsidRPr="001065A1">
                <w:rPr>
                  <w:rFonts w:ascii="Aptos Narrow" w:hAnsi="Aptos Narrow" w:hint="cs"/>
                  <w:bCs/>
                  <w:color w:val="000000"/>
                  <w:szCs w:val="20"/>
                  <w:rtl/>
                  <w:rPrChange w:id="353" w:author="MOHSEN QURAEN" w:date="2026-09-21T11:09:00Z" w16du:dateUtc="2026-09-21T08:09:00Z">
                    <w:rPr>
                      <w:rFonts w:ascii="Aptos Narrow" w:hAnsi="Aptos Narrow" w:hint="cs"/>
                      <w:color w:val="000000"/>
                      <w:sz w:val="22"/>
                      <w:rtl/>
                    </w:rPr>
                  </w:rPrChange>
                </w:rPr>
                <w:t>قائمة</w:t>
              </w:r>
              <w:r w:rsidRPr="001065A1">
                <w:rPr>
                  <w:rFonts w:ascii="Aptos Narrow" w:hAnsi="Aptos Narrow"/>
                  <w:bCs/>
                  <w:color w:val="000000"/>
                  <w:szCs w:val="20"/>
                  <w:rtl/>
                  <w:rPrChange w:id="35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55" w:author="MOHSEN QURAEN" w:date="2026-09-21T11:09:00Z" w16du:dateUtc="2026-09-21T08:09:00Z">
                    <w:rPr>
                      <w:rFonts w:ascii="Aptos Narrow" w:hAnsi="Aptos Narrow" w:hint="cs"/>
                      <w:color w:val="000000"/>
                      <w:sz w:val="22"/>
                      <w:rtl/>
                    </w:rPr>
                  </w:rPrChange>
                </w:rPr>
                <w:t>قابلة</w:t>
              </w:r>
              <w:r w:rsidRPr="001065A1">
                <w:rPr>
                  <w:rFonts w:ascii="Aptos Narrow" w:hAnsi="Aptos Narrow"/>
                  <w:bCs/>
                  <w:color w:val="000000"/>
                  <w:szCs w:val="20"/>
                  <w:rtl/>
                  <w:rPrChange w:id="35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57" w:author="MOHSEN QURAEN" w:date="2026-09-21T11:09:00Z" w16du:dateUtc="2026-09-21T08:09:00Z">
                    <w:rPr>
                      <w:rFonts w:ascii="Aptos Narrow" w:hAnsi="Aptos Narrow" w:hint="cs"/>
                      <w:color w:val="000000"/>
                      <w:sz w:val="22"/>
                      <w:rtl/>
                    </w:rPr>
                  </w:rPrChange>
                </w:rPr>
                <w:t>للإعداد</w:t>
              </w:r>
              <w:r w:rsidRPr="001065A1">
                <w:rPr>
                  <w:rFonts w:ascii="Aptos Narrow" w:hAnsi="Aptos Narrow"/>
                  <w:bCs/>
                  <w:color w:val="000000"/>
                  <w:szCs w:val="20"/>
                  <w:rtl/>
                  <w:rPrChange w:id="358"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59" w:author="MOHSEN QURAEN" w:date="2026-09-21T11:09:00Z" w16du:dateUtc="2026-09-21T08:09:00Z">
                    <w:rPr>
                      <w:rFonts w:ascii="Aptos Narrow" w:hAnsi="Aptos Narrow" w:hint="cs"/>
                      <w:color w:val="000000"/>
                      <w:sz w:val="22"/>
                      <w:rtl/>
                    </w:rPr>
                  </w:rPrChange>
                </w:rPr>
                <w:t>تجاري،</w:t>
              </w:r>
              <w:r w:rsidRPr="001065A1">
                <w:rPr>
                  <w:rFonts w:ascii="Aptos Narrow" w:hAnsi="Aptos Narrow"/>
                  <w:bCs/>
                  <w:color w:val="000000"/>
                  <w:szCs w:val="20"/>
                  <w:rtl/>
                  <w:rPrChange w:id="360"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61" w:author="MOHSEN QURAEN" w:date="2026-09-21T11:09:00Z" w16du:dateUtc="2026-09-21T08:09:00Z">
                    <w:rPr>
                      <w:rFonts w:ascii="Aptos Narrow" w:hAnsi="Aptos Narrow" w:hint="cs"/>
                      <w:color w:val="000000"/>
                      <w:sz w:val="22"/>
                      <w:rtl/>
                    </w:rPr>
                  </w:rPrChange>
                </w:rPr>
                <w:t>صناعي،</w:t>
              </w:r>
              <w:r w:rsidRPr="001065A1">
                <w:rPr>
                  <w:rFonts w:ascii="Aptos Narrow" w:hAnsi="Aptos Narrow"/>
                  <w:bCs/>
                  <w:color w:val="000000"/>
                  <w:szCs w:val="20"/>
                  <w:rtl/>
                  <w:rPrChange w:id="362"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63" w:author="MOHSEN QURAEN" w:date="2026-09-21T11:09:00Z" w16du:dateUtc="2026-09-21T08:09:00Z">
                    <w:rPr>
                      <w:rFonts w:ascii="Aptos Narrow" w:hAnsi="Aptos Narrow" w:hint="cs"/>
                      <w:color w:val="000000"/>
                      <w:sz w:val="22"/>
                      <w:rtl/>
                    </w:rPr>
                  </w:rPrChange>
                </w:rPr>
                <w:t>خدمي،</w:t>
              </w:r>
              <w:r w:rsidRPr="001065A1">
                <w:rPr>
                  <w:rFonts w:ascii="Aptos Narrow" w:hAnsi="Aptos Narrow"/>
                  <w:bCs/>
                  <w:color w:val="000000"/>
                  <w:szCs w:val="20"/>
                  <w:rtl/>
                  <w:rPrChange w:id="36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65" w:author="MOHSEN QURAEN" w:date="2026-09-21T11:09:00Z" w16du:dateUtc="2026-09-21T08:09:00Z">
                    <w:rPr>
                      <w:rFonts w:ascii="Aptos Narrow" w:hAnsi="Aptos Narrow" w:hint="cs"/>
                      <w:color w:val="000000"/>
                      <w:sz w:val="22"/>
                      <w:rtl/>
                    </w:rPr>
                  </w:rPrChange>
                </w:rPr>
                <w:t>مالي،</w:t>
              </w:r>
              <w:r w:rsidRPr="001065A1">
                <w:rPr>
                  <w:rFonts w:ascii="Aptos Narrow" w:hAnsi="Aptos Narrow"/>
                  <w:bCs/>
                  <w:color w:val="000000"/>
                  <w:szCs w:val="20"/>
                  <w:rtl/>
                  <w:rPrChange w:id="366" w:author="MOHSEN QURAEN" w:date="2026-09-21T11:09:00Z" w16du:dateUtc="2026-09-21T08:09:00Z">
                    <w:rPr>
                      <w:rFonts w:ascii="Aptos Narrow" w:hAnsi="Aptos Narrow"/>
                      <w:color w:val="000000"/>
                      <w:sz w:val="22"/>
                      <w:rtl/>
                    </w:rPr>
                  </w:rPrChange>
                </w:rPr>
                <w:t xml:space="preserve"> ...).</w:t>
              </w:r>
            </w:ins>
          </w:p>
        </w:tc>
        <w:tc>
          <w:tcPr>
            <w:tcW w:w="1422" w:type="dxa"/>
            <w:tcMar>
              <w:top w:w="90" w:type="dxa"/>
              <w:left w:w="100" w:type="dxa"/>
              <w:bottom w:w="90" w:type="dxa"/>
              <w:right w:w="100" w:type="dxa"/>
            </w:tcMar>
            <w:vAlign w:val="center"/>
          </w:tcPr>
          <w:p w14:paraId="3B5F551F" w14:textId="1E612BFF" w:rsidR="006661CC" w:rsidRPr="001065A1" w:rsidRDefault="006661CC" w:rsidP="006661CC">
            <w:pPr>
              <w:bidi/>
              <w:spacing w:after="0"/>
              <w:rPr>
                <w:ins w:id="367" w:author="Hamdy Rashed" w:date="2026-08-02T12:36:00Z" w16du:dateUtc="2026-08-02T09:36:00Z"/>
                <w:rFonts w:asciiTheme="minorBidi" w:eastAsia="Arial" w:hAnsiTheme="minorBidi" w:cstheme="minorBidi"/>
                <w:bCs/>
                <w:szCs w:val="20"/>
                <w:rPrChange w:id="368" w:author="MOHSEN QURAEN" w:date="2026-09-21T11:09:00Z" w16du:dateUtc="2026-09-21T08:09:00Z">
                  <w:rPr>
                    <w:ins w:id="369" w:author="Hamdy Rashed" w:date="2026-08-02T12:36:00Z" w16du:dateUtc="2026-08-02T09:36:00Z"/>
                    <w:rFonts w:asciiTheme="minorBidi" w:eastAsia="Arial" w:hAnsiTheme="minorBidi" w:cstheme="minorBidi"/>
                    <w:sz w:val="18"/>
                    <w:szCs w:val="18"/>
                  </w:rPr>
                </w:rPrChange>
              </w:rPr>
            </w:pPr>
            <w:ins w:id="370" w:author="Hamdy Rashed" w:date="2026-08-02T12:37:00Z" w16du:dateUtc="2026-08-02T09:37:00Z">
              <w:r w:rsidRPr="001065A1">
                <w:rPr>
                  <w:rFonts w:ascii="Aptos Narrow" w:hAnsi="Aptos Narrow" w:hint="cs"/>
                  <w:bCs/>
                  <w:color w:val="000000"/>
                  <w:szCs w:val="20"/>
                  <w:rtl/>
                  <w:rPrChange w:id="371" w:author="MOHSEN QURAEN" w:date="2026-09-21T11:09:00Z" w16du:dateUtc="2026-09-21T08:09:00Z">
                    <w:rPr>
                      <w:rFonts w:ascii="Aptos Narrow" w:hAnsi="Aptos Narrow" w:hint="cs"/>
                      <w:color w:val="000000"/>
                      <w:sz w:val="22"/>
                      <w:rtl/>
                    </w:rPr>
                  </w:rPrChange>
                </w:rPr>
                <w:t>نعم</w:t>
              </w:r>
            </w:ins>
          </w:p>
        </w:tc>
        <w:tc>
          <w:tcPr>
            <w:tcW w:w="2556" w:type="dxa"/>
            <w:tcMar>
              <w:top w:w="90" w:type="dxa"/>
              <w:left w:w="100" w:type="dxa"/>
              <w:bottom w:w="90" w:type="dxa"/>
              <w:right w:w="100" w:type="dxa"/>
            </w:tcMar>
            <w:vAlign w:val="center"/>
          </w:tcPr>
          <w:p w14:paraId="53515EFA" w14:textId="3B0D6467" w:rsidR="006661CC" w:rsidRPr="001065A1" w:rsidRDefault="006661CC" w:rsidP="006661CC">
            <w:pPr>
              <w:bidi/>
              <w:spacing w:after="0"/>
              <w:rPr>
                <w:ins w:id="372" w:author="Hamdy Rashed" w:date="2026-08-02T12:36:00Z" w16du:dateUtc="2026-08-02T09:36:00Z"/>
                <w:rFonts w:asciiTheme="minorBidi" w:eastAsia="Arial" w:hAnsiTheme="minorBidi" w:cstheme="minorBidi"/>
                <w:bCs/>
                <w:szCs w:val="20"/>
                <w:rPrChange w:id="373" w:author="MOHSEN QURAEN" w:date="2026-09-21T11:09:00Z" w16du:dateUtc="2026-09-21T08:09:00Z">
                  <w:rPr>
                    <w:ins w:id="374" w:author="Hamdy Rashed" w:date="2026-08-02T12:36:00Z" w16du:dateUtc="2026-08-02T09:36:00Z"/>
                    <w:rFonts w:asciiTheme="minorBidi" w:eastAsia="Arial" w:hAnsiTheme="minorBidi" w:cstheme="minorBidi"/>
                    <w:sz w:val="18"/>
                    <w:szCs w:val="18"/>
                  </w:rPr>
                </w:rPrChange>
              </w:rPr>
            </w:pPr>
            <w:ins w:id="375" w:author="Hamdy Rashed" w:date="2026-08-02T12:37:00Z" w16du:dateUtc="2026-08-02T09:37:00Z">
              <w:r w:rsidRPr="001065A1">
                <w:rPr>
                  <w:rFonts w:ascii="Aptos Narrow" w:hAnsi="Aptos Narrow" w:hint="cs"/>
                  <w:bCs/>
                  <w:color w:val="000000"/>
                  <w:szCs w:val="20"/>
                  <w:rtl/>
                  <w:rPrChange w:id="376" w:author="MOHSEN QURAEN" w:date="2026-09-21T11:09:00Z" w16du:dateUtc="2026-09-21T08:09:00Z">
                    <w:rPr>
                      <w:rFonts w:ascii="Aptos Narrow" w:hAnsi="Aptos Narrow" w:hint="cs"/>
                      <w:color w:val="000000"/>
                      <w:sz w:val="22"/>
                      <w:rtl/>
                    </w:rPr>
                  </w:rPrChange>
                </w:rPr>
                <w:t>قائمة</w:t>
              </w:r>
              <w:r w:rsidRPr="001065A1">
                <w:rPr>
                  <w:rFonts w:ascii="Aptos Narrow" w:hAnsi="Aptos Narrow"/>
                  <w:bCs/>
                  <w:color w:val="000000"/>
                  <w:szCs w:val="20"/>
                  <w:rtl/>
                  <w:rPrChange w:id="377"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78" w:author="MOHSEN QURAEN" w:date="2026-09-21T11:09:00Z" w16du:dateUtc="2026-09-21T08:09:00Z">
                    <w:rPr>
                      <w:rFonts w:ascii="Aptos Narrow" w:hAnsi="Aptos Narrow" w:hint="cs"/>
                      <w:color w:val="000000"/>
                      <w:sz w:val="22"/>
                      <w:rtl/>
                    </w:rPr>
                  </w:rPrChange>
                </w:rPr>
                <w:t>اختيار</w:t>
              </w:r>
            </w:ins>
          </w:p>
        </w:tc>
        <w:tc>
          <w:tcPr>
            <w:tcW w:w="2556" w:type="dxa"/>
            <w:tcMar>
              <w:top w:w="90" w:type="dxa"/>
              <w:left w:w="100" w:type="dxa"/>
              <w:bottom w:w="90" w:type="dxa"/>
              <w:right w:w="100" w:type="dxa"/>
            </w:tcMar>
            <w:vAlign w:val="center"/>
          </w:tcPr>
          <w:p w14:paraId="73B5790E" w14:textId="00464449" w:rsidR="006661CC" w:rsidRPr="001065A1" w:rsidRDefault="006661CC" w:rsidP="006661CC">
            <w:pPr>
              <w:bidi/>
              <w:spacing w:after="0"/>
              <w:rPr>
                <w:ins w:id="379" w:author="Hamdy Rashed" w:date="2026-08-02T12:36:00Z" w16du:dateUtc="2026-08-02T09:36:00Z"/>
                <w:rFonts w:asciiTheme="minorBidi" w:eastAsia="Arial" w:hAnsiTheme="minorBidi" w:cstheme="minorBidi"/>
                <w:bCs/>
                <w:szCs w:val="20"/>
                <w:rPrChange w:id="380" w:author="MOHSEN QURAEN" w:date="2026-09-21T11:09:00Z" w16du:dateUtc="2026-09-21T08:09:00Z">
                  <w:rPr>
                    <w:ins w:id="381" w:author="Hamdy Rashed" w:date="2026-08-02T12:36:00Z" w16du:dateUtc="2026-08-02T09:36:00Z"/>
                    <w:rFonts w:asciiTheme="minorBidi" w:eastAsia="Arial" w:hAnsiTheme="minorBidi" w:cstheme="minorBidi"/>
                    <w:sz w:val="18"/>
                    <w:szCs w:val="18"/>
                  </w:rPr>
                </w:rPrChange>
              </w:rPr>
            </w:pPr>
            <w:ins w:id="382" w:author="Hamdy Rashed" w:date="2026-08-02T12:37:00Z" w16du:dateUtc="2026-08-02T09:37:00Z">
              <w:r w:rsidRPr="001065A1">
                <w:rPr>
                  <w:rFonts w:ascii="Aptos Narrow" w:hAnsi="Aptos Narrow" w:hint="cs"/>
                  <w:bCs/>
                  <w:color w:val="000000"/>
                  <w:szCs w:val="20"/>
                  <w:rtl/>
                  <w:rPrChange w:id="383" w:author="MOHSEN QURAEN" w:date="2026-09-21T11:09:00Z" w16du:dateUtc="2026-09-21T08:09:00Z">
                    <w:rPr>
                      <w:rFonts w:ascii="Aptos Narrow" w:hAnsi="Aptos Narrow" w:hint="cs"/>
                      <w:color w:val="000000"/>
                      <w:sz w:val="22"/>
                      <w:rtl/>
                    </w:rPr>
                  </w:rPrChange>
                </w:rPr>
                <w:t>القطاع</w:t>
              </w:r>
              <w:r w:rsidRPr="001065A1">
                <w:rPr>
                  <w:rFonts w:ascii="Aptos Narrow" w:hAnsi="Aptos Narrow"/>
                  <w:bCs/>
                  <w:color w:val="000000"/>
                  <w:szCs w:val="20"/>
                  <w:rtl/>
                  <w:rPrChange w:id="38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85" w:author="MOHSEN QURAEN" w:date="2026-09-21T11:09:00Z" w16du:dateUtc="2026-09-21T08:09:00Z">
                    <w:rPr>
                      <w:rFonts w:ascii="Aptos Narrow" w:hAnsi="Aptos Narrow" w:hint="cs"/>
                      <w:color w:val="000000"/>
                      <w:sz w:val="22"/>
                      <w:rtl/>
                    </w:rPr>
                  </w:rPrChange>
                </w:rPr>
                <w:t>الاقتصادي</w:t>
              </w:r>
            </w:ins>
          </w:p>
        </w:tc>
      </w:tr>
      <w:tr w:rsidR="006661CC" w:rsidRPr="001065A1" w14:paraId="2A9BB0D1" w14:textId="77777777">
        <w:trPr>
          <w:cantSplit/>
          <w:jc w:val="center"/>
          <w:ins w:id="386" w:author="Hamdy Rashed" w:date="2026-08-02T12:36:00Z"/>
        </w:trPr>
        <w:tc>
          <w:tcPr>
            <w:tcW w:w="3690" w:type="dxa"/>
            <w:tcMar>
              <w:top w:w="90" w:type="dxa"/>
              <w:left w:w="100" w:type="dxa"/>
              <w:bottom w:w="90" w:type="dxa"/>
              <w:right w:w="100" w:type="dxa"/>
            </w:tcMar>
            <w:vAlign w:val="center"/>
          </w:tcPr>
          <w:p w14:paraId="45CDB937" w14:textId="5D190D4A" w:rsidR="006661CC" w:rsidRPr="001065A1" w:rsidRDefault="006661CC" w:rsidP="006661CC">
            <w:pPr>
              <w:bidi/>
              <w:spacing w:after="0"/>
              <w:rPr>
                <w:ins w:id="387" w:author="Hamdy Rashed" w:date="2026-08-02T12:36:00Z" w16du:dateUtc="2026-08-02T09:36:00Z"/>
                <w:rFonts w:asciiTheme="minorBidi" w:hAnsiTheme="minorBidi" w:cstheme="minorBidi"/>
                <w:bCs/>
                <w:szCs w:val="20"/>
                <w:rPrChange w:id="388" w:author="MOHSEN QURAEN" w:date="2026-09-21T11:09:00Z" w16du:dateUtc="2026-09-21T08:09:00Z">
                  <w:rPr>
                    <w:ins w:id="389" w:author="Hamdy Rashed" w:date="2026-08-02T12:36:00Z" w16du:dateUtc="2026-08-02T09:36:00Z"/>
                    <w:rFonts w:asciiTheme="minorBidi" w:hAnsiTheme="minorBidi" w:cstheme="minorBidi"/>
                    <w:sz w:val="18"/>
                    <w:szCs w:val="18"/>
                  </w:rPr>
                </w:rPrChange>
              </w:rPr>
            </w:pPr>
            <w:ins w:id="390" w:author="Hamdy Rashed" w:date="2026-08-02T12:37:00Z" w16du:dateUtc="2026-08-02T09:37:00Z">
              <w:r w:rsidRPr="001065A1">
                <w:rPr>
                  <w:rFonts w:ascii="Aptos Narrow" w:hAnsi="Aptos Narrow" w:hint="cs"/>
                  <w:bCs/>
                  <w:color w:val="000000"/>
                  <w:szCs w:val="20"/>
                  <w:rtl/>
                  <w:rPrChange w:id="391" w:author="MOHSEN QURAEN" w:date="2026-09-21T11:09:00Z" w16du:dateUtc="2026-09-21T08:09:00Z">
                    <w:rPr>
                      <w:rFonts w:ascii="Aptos Narrow" w:hAnsi="Aptos Narrow" w:hint="cs"/>
                      <w:color w:val="000000"/>
                      <w:sz w:val="22"/>
                      <w:rtl/>
                    </w:rPr>
                  </w:rPrChange>
                </w:rPr>
                <w:t>وصف</w:t>
              </w:r>
              <w:r w:rsidRPr="001065A1">
                <w:rPr>
                  <w:rFonts w:ascii="Aptos Narrow" w:hAnsi="Aptos Narrow"/>
                  <w:bCs/>
                  <w:color w:val="000000"/>
                  <w:szCs w:val="20"/>
                  <w:rtl/>
                  <w:rPrChange w:id="392"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93" w:author="MOHSEN QURAEN" w:date="2026-09-21T11:09:00Z" w16du:dateUtc="2026-09-21T08:09:00Z">
                    <w:rPr>
                      <w:rFonts w:ascii="Aptos Narrow" w:hAnsi="Aptos Narrow" w:hint="cs"/>
                      <w:color w:val="000000"/>
                      <w:sz w:val="22"/>
                      <w:rtl/>
                    </w:rPr>
                  </w:rPrChange>
                </w:rPr>
                <w:t>مختصر</w:t>
              </w:r>
              <w:r w:rsidRPr="001065A1">
                <w:rPr>
                  <w:rFonts w:ascii="Aptos Narrow" w:hAnsi="Aptos Narrow"/>
                  <w:bCs/>
                  <w:color w:val="000000"/>
                  <w:szCs w:val="20"/>
                  <w:rtl/>
                  <w:rPrChange w:id="39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95" w:author="MOHSEN QURAEN" w:date="2026-09-21T11:09:00Z" w16du:dateUtc="2026-09-21T08:09:00Z">
                    <w:rPr>
                      <w:rFonts w:ascii="Aptos Narrow" w:hAnsi="Aptos Narrow" w:hint="cs"/>
                      <w:color w:val="000000"/>
                      <w:sz w:val="22"/>
                      <w:rtl/>
                    </w:rPr>
                  </w:rPrChange>
                </w:rPr>
                <w:t>للسلع</w:t>
              </w:r>
              <w:r w:rsidRPr="001065A1">
                <w:rPr>
                  <w:rFonts w:ascii="Aptos Narrow" w:hAnsi="Aptos Narrow"/>
                  <w:bCs/>
                  <w:color w:val="000000"/>
                  <w:szCs w:val="20"/>
                  <w:rtl/>
                  <w:rPrChange w:id="39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97" w:author="MOHSEN QURAEN" w:date="2026-09-21T11:09:00Z" w16du:dateUtc="2026-09-21T08:09:00Z">
                    <w:rPr>
                      <w:rFonts w:ascii="Aptos Narrow" w:hAnsi="Aptos Narrow" w:hint="cs"/>
                      <w:color w:val="000000"/>
                      <w:sz w:val="22"/>
                      <w:rtl/>
                    </w:rPr>
                  </w:rPrChange>
                </w:rPr>
                <w:t>أو</w:t>
              </w:r>
              <w:r w:rsidRPr="001065A1">
                <w:rPr>
                  <w:rFonts w:ascii="Aptos Narrow" w:hAnsi="Aptos Narrow"/>
                  <w:bCs/>
                  <w:color w:val="000000"/>
                  <w:szCs w:val="20"/>
                  <w:rtl/>
                  <w:rPrChange w:id="398"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399" w:author="MOHSEN QURAEN" w:date="2026-09-21T11:09:00Z" w16du:dateUtc="2026-09-21T08:09:00Z">
                    <w:rPr>
                      <w:rFonts w:ascii="Aptos Narrow" w:hAnsi="Aptos Narrow" w:hint="cs"/>
                      <w:color w:val="000000"/>
                      <w:sz w:val="22"/>
                      <w:rtl/>
                    </w:rPr>
                  </w:rPrChange>
                </w:rPr>
                <w:t>الخدمات</w:t>
              </w:r>
              <w:r w:rsidRPr="001065A1">
                <w:rPr>
                  <w:rFonts w:ascii="Aptos Narrow" w:hAnsi="Aptos Narrow"/>
                  <w:bCs/>
                  <w:color w:val="000000"/>
                  <w:szCs w:val="20"/>
                  <w:rtl/>
                  <w:rPrChange w:id="400"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01" w:author="MOHSEN QURAEN" w:date="2026-09-21T11:09:00Z" w16du:dateUtc="2026-09-21T08:09:00Z">
                    <w:rPr>
                      <w:rFonts w:ascii="Aptos Narrow" w:hAnsi="Aptos Narrow" w:hint="cs"/>
                      <w:color w:val="000000"/>
                      <w:sz w:val="22"/>
                      <w:rtl/>
                    </w:rPr>
                  </w:rPrChange>
                </w:rPr>
                <w:t>التي</w:t>
              </w:r>
              <w:r w:rsidRPr="001065A1">
                <w:rPr>
                  <w:rFonts w:ascii="Aptos Narrow" w:hAnsi="Aptos Narrow"/>
                  <w:bCs/>
                  <w:color w:val="000000"/>
                  <w:szCs w:val="20"/>
                  <w:rtl/>
                  <w:rPrChange w:id="402"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03" w:author="MOHSEN QURAEN" w:date="2026-09-21T11:09:00Z" w16du:dateUtc="2026-09-21T08:09:00Z">
                    <w:rPr>
                      <w:rFonts w:ascii="Aptos Narrow" w:hAnsi="Aptos Narrow" w:hint="cs"/>
                      <w:color w:val="000000"/>
                      <w:sz w:val="22"/>
                      <w:rtl/>
                    </w:rPr>
                  </w:rPrChange>
                </w:rPr>
                <w:t>يقدمها</w:t>
              </w:r>
              <w:r w:rsidRPr="001065A1">
                <w:rPr>
                  <w:rFonts w:ascii="Aptos Narrow" w:hAnsi="Aptos Narrow"/>
                  <w:bCs/>
                  <w:color w:val="000000"/>
                  <w:szCs w:val="20"/>
                  <w:rtl/>
                  <w:rPrChange w:id="404"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05" w:author="MOHSEN QURAEN" w:date="2026-09-21T11:09:00Z" w16du:dateUtc="2026-09-21T08:09:00Z">
                    <w:rPr>
                      <w:rFonts w:ascii="Aptos Narrow" w:hAnsi="Aptos Narrow" w:hint="cs"/>
                      <w:color w:val="000000"/>
                      <w:sz w:val="22"/>
                      <w:rtl/>
                    </w:rPr>
                  </w:rPrChange>
                </w:rPr>
                <w:t>المفوتر</w:t>
              </w:r>
              <w:r w:rsidRPr="001065A1">
                <w:rPr>
                  <w:rFonts w:ascii="Aptos Narrow" w:hAnsi="Aptos Narrow"/>
                  <w:bCs/>
                  <w:color w:val="000000"/>
                  <w:szCs w:val="20"/>
                  <w:rtl/>
                  <w:rPrChange w:id="406" w:author="MOHSEN QURAEN" w:date="2026-09-21T11:09:00Z" w16du:dateUtc="2026-09-21T08:09:00Z">
                    <w:rPr>
                      <w:rFonts w:ascii="Aptos Narrow" w:hAnsi="Aptos Narrow"/>
                      <w:color w:val="000000"/>
                      <w:sz w:val="22"/>
                      <w:rtl/>
                    </w:rPr>
                  </w:rPrChange>
                </w:rPr>
                <w:t>.</w:t>
              </w:r>
            </w:ins>
          </w:p>
        </w:tc>
        <w:tc>
          <w:tcPr>
            <w:tcW w:w="1422" w:type="dxa"/>
            <w:tcMar>
              <w:top w:w="90" w:type="dxa"/>
              <w:left w:w="100" w:type="dxa"/>
              <w:bottom w:w="90" w:type="dxa"/>
              <w:right w:w="100" w:type="dxa"/>
            </w:tcMar>
            <w:vAlign w:val="center"/>
          </w:tcPr>
          <w:p w14:paraId="00475B23" w14:textId="4C17E05C" w:rsidR="006661CC" w:rsidRPr="001065A1" w:rsidRDefault="006661CC" w:rsidP="006661CC">
            <w:pPr>
              <w:bidi/>
              <w:spacing w:after="0"/>
              <w:rPr>
                <w:ins w:id="407" w:author="Hamdy Rashed" w:date="2026-08-02T12:36:00Z" w16du:dateUtc="2026-08-02T09:36:00Z"/>
                <w:rFonts w:asciiTheme="minorBidi" w:hAnsiTheme="minorBidi" w:cstheme="minorBidi"/>
                <w:bCs/>
                <w:szCs w:val="20"/>
                <w:rPrChange w:id="408" w:author="MOHSEN QURAEN" w:date="2026-09-21T11:09:00Z" w16du:dateUtc="2026-09-21T08:09:00Z">
                  <w:rPr>
                    <w:ins w:id="409" w:author="Hamdy Rashed" w:date="2026-08-02T12:36:00Z" w16du:dateUtc="2026-08-02T09:36:00Z"/>
                    <w:rFonts w:asciiTheme="minorBidi" w:hAnsiTheme="minorBidi" w:cstheme="minorBidi"/>
                    <w:sz w:val="18"/>
                    <w:szCs w:val="18"/>
                  </w:rPr>
                </w:rPrChange>
              </w:rPr>
            </w:pPr>
            <w:ins w:id="410" w:author="Hamdy Rashed" w:date="2026-08-02T12:37:00Z" w16du:dateUtc="2026-08-02T09:37:00Z">
              <w:r w:rsidRPr="001065A1">
                <w:rPr>
                  <w:rFonts w:ascii="Aptos Narrow" w:hAnsi="Aptos Narrow" w:hint="cs"/>
                  <w:bCs/>
                  <w:color w:val="000000"/>
                  <w:szCs w:val="20"/>
                  <w:rtl/>
                  <w:rPrChange w:id="411" w:author="MOHSEN QURAEN" w:date="2026-09-21T11:09:00Z" w16du:dateUtc="2026-09-21T08:09:00Z">
                    <w:rPr>
                      <w:rFonts w:ascii="Aptos Narrow" w:hAnsi="Aptos Narrow" w:hint="cs"/>
                      <w:color w:val="000000"/>
                      <w:sz w:val="22"/>
                      <w:rtl/>
                    </w:rPr>
                  </w:rPrChange>
                </w:rPr>
                <w:t>نعم</w:t>
              </w:r>
            </w:ins>
          </w:p>
        </w:tc>
        <w:tc>
          <w:tcPr>
            <w:tcW w:w="2556" w:type="dxa"/>
            <w:tcMar>
              <w:top w:w="90" w:type="dxa"/>
              <w:left w:w="100" w:type="dxa"/>
              <w:bottom w:w="90" w:type="dxa"/>
              <w:right w:w="100" w:type="dxa"/>
            </w:tcMar>
            <w:vAlign w:val="center"/>
          </w:tcPr>
          <w:p w14:paraId="4C7FED42" w14:textId="57C23F5A" w:rsidR="006661CC" w:rsidRPr="001065A1" w:rsidRDefault="006661CC" w:rsidP="006661CC">
            <w:pPr>
              <w:bidi/>
              <w:spacing w:after="0"/>
              <w:rPr>
                <w:ins w:id="412" w:author="Hamdy Rashed" w:date="2026-08-02T12:36:00Z" w16du:dateUtc="2026-08-02T09:36:00Z"/>
                <w:rFonts w:asciiTheme="minorBidi" w:hAnsiTheme="minorBidi" w:cstheme="minorBidi"/>
                <w:bCs/>
                <w:szCs w:val="20"/>
                <w:rPrChange w:id="413" w:author="MOHSEN QURAEN" w:date="2026-09-21T11:09:00Z" w16du:dateUtc="2026-09-21T08:09:00Z">
                  <w:rPr>
                    <w:ins w:id="414" w:author="Hamdy Rashed" w:date="2026-08-02T12:36:00Z" w16du:dateUtc="2026-08-02T09:36:00Z"/>
                    <w:rFonts w:asciiTheme="minorBidi" w:hAnsiTheme="minorBidi" w:cstheme="minorBidi"/>
                    <w:sz w:val="18"/>
                    <w:szCs w:val="18"/>
                  </w:rPr>
                </w:rPrChange>
              </w:rPr>
            </w:pPr>
            <w:ins w:id="415" w:author="Hamdy Rashed" w:date="2026-08-02T12:37:00Z" w16du:dateUtc="2026-08-02T09:37:00Z">
              <w:r w:rsidRPr="001065A1">
                <w:rPr>
                  <w:rFonts w:ascii="Aptos Narrow" w:hAnsi="Aptos Narrow" w:hint="cs"/>
                  <w:bCs/>
                  <w:color w:val="000000"/>
                  <w:szCs w:val="20"/>
                  <w:rtl/>
                  <w:rPrChange w:id="416" w:author="MOHSEN QURAEN" w:date="2026-09-21T11:09:00Z" w16du:dateUtc="2026-09-21T08:09:00Z">
                    <w:rPr>
                      <w:rFonts w:ascii="Aptos Narrow" w:hAnsi="Aptos Narrow" w:hint="cs"/>
                      <w:color w:val="000000"/>
                      <w:sz w:val="22"/>
                      <w:rtl/>
                    </w:rPr>
                  </w:rPrChange>
                </w:rPr>
                <w:t>نص</w:t>
              </w:r>
              <w:r w:rsidRPr="001065A1">
                <w:rPr>
                  <w:rFonts w:ascii="Aptos Narrow" w:hAnsi="Aptos Narrow"/>
                  <w:bCs/>
                  <w:color w:val="000000"/>
                  <w:szCs w:val="20"/>
                  <w:rtl/>
                  <w:rPrChange w:id="417"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18" w:author="MOHSEN QURAEN" w:date="2026-09-21T11:09:00Z" w16du:dateUtc="2026-09-21T08:09:00Z">
                    <w:rPr>
                      <w:rFonts w:ascii="Aptos Narrow" w:hAnsi="Aptos Narrow" w:hint="cs"/>
                      <w:color w:val="000000"/>
                      <w:sz w:val="22"/>
                      <w:rtl/>
                    </w:rPr>
                  </w:rPrChange>
                </w:rPr>
                <w:t>متعدد</w:t>
              </w:r>
              <w:r w:rsidRPr="001065A1">
                <w:rPr>
                  <w:rFonts w:ascii="Aptos Narrow" w:hAnsi="Aptos Narrow"/>
                  <w:bCs/>
                  <w:color w:val="000000"/>
                  <w:szCs w:val="20"/>
                  <w:rtl/>
                  <w:rPrChange w:id="419"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20" w:author="MOHSEN QURAEN" w:date="2026-09-21T11:09:00Z" w16du:dateUtc="2026-09-21T08:09:00Z">
                    <w:rPr>
                      <w:rFonts w:ascii="Aptos Narrow" w:hAnsi="Aptos Narrow" w:hint="cs"/>
                      <w:color w:val="000000"/>
                      <w:sz w:val="22"/>
                      <w:rtl/>
                    </w:rPr>
                  </w:rPrChange>
                </w:rPr>
                <w:t>الأسطر</w:t>
              </w:r>
            </w:ins>
          </w:p>
        </w:tc>
        <w:tc>
          <w:tcPr>
            <w:tcW w:w="2556" w:type="dxa"/>
            <w:tcMar>
              <w:top w:w="90" w:type="dxa"/>
              <w:left w:w="100" w:type="dxa"/>
              <w:bottom w:w="90" w:type="dxa"/>
              <w:right w:w="100" w:type="dxa"/>
            </w:tcMar>
            <w:vAlign w:val="center"/>
          </w:tcPr>
          <w:p w14:paraId="62BDE8DF" w14:textId="3114E50F" w:rsidR="006661CC" w:rsidRPr="001065A1" w:rsidRDefault="006661CC" w:rsidP="006661CC">
            <w:pPr>
              <w:bidi/>
              <w:spacing w:after="0"/>
              <w:rPr>
                <w:ins w:id="421" w:author="Hamdy Rashed" w:date="2026-08-02T12:36:00Z" w16du:dateUtc="2026-08-02T09:36:00Z"/>
                <w:rFonts w:asciiTheme="minorBidi" w:hAnsiTheme="minorBidi" w:cstheme="minorBidi"/>
                <w:bCs/>
                <w:szCs w:val="20"/>
                <w:rPrChange w:id="422" w:author="MOHSEN QURAEN" w:date="2026-09-21T11:09:00Z" w16du:dateUtc="2026-09-21T08:09:00Z">
                  <w:rPr>
                    <w:ins w:id="423" w:author="Hamdy Rashed" w:date="2026-08-02T12:36:00Z" w16du:dateUtc="2026-08-02T09:36:00Z"/>
                    <w:rFonts w:asciiTheme="minorBidi" w:hAnsiTheme="minorBidi" w:cstheme="minorBidi"/>
                    <w:sz w:val="18"/>
                    <w:szCs w:val="18"/>
                  </w:rPr>
                </w:rPrChange>
              </w:rPr>
            </w:pPr>
            <w:ins w:id="424" w:author="Hamdy Rashed" w:date="2026-08-02T12:37:00Z" w16du:dateUtc="2026-08-02T09:37:00Z">
              <w:r w:rsidRPr="001065A1">
                <w:rPr>
                  <w:rFonts w:ascii="Aptos Narrow" w:hAnsi="Aptos Narrow" w:hint="cs"/>
                  <w:bCs/>
                  <w:color w:val="000000"/>
                  <w:szCs w:val="20"/>
                  <w:rtl/>
                  <w:rPrChange w:id="425" w:author="MOHSEN QURAEN" w:date="2026-09-21T11:09:00Z" w16du:dateUtc="2026-09-21T08:09:00Z">
                    <w:rPr>
                      <w:rFonts w:ascii="Aptos Narrow" w:hAnsi="Aptos Narrow" w:hint="cs"/>
                      <w:color w:val="000000"/>
                      <w:sz w:val="22"/>
                      <w:rtl/>
                    </w:rPr>
                  </w:rPrChange>
                </w:rPr>
                <w:t>وصف</w:t>
              </w:r>
              <w:r w:rsidRPr="001065A1">
                <w:rPr>
                  <w:rFonts w:ascii="Aptos Narrow" w:hAnsi="Aptos Narrow"/>
                  <w:bCs/>
                  <w:color w:val="000000"/>
                  <w:szCs w:val="20"/>
                  <w:rtl/>
                  <w:rPrChange w:id="426"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27" w:author="MOHSEN QURAEN" w:date="2026-09-21T11:09:00Z" w16du:dateUtc="2026-09-21T08:09:00Z">
                    <w:rPr>
                      <w:rFonts w:ascii="Aptos Narrow" w:hAnsi="Aptos Narrow" w:hint="cs"/>
                      <w:color w:val="000000"/>
                      <w:sz w:val="22"/>
                      <w:rtl/>
                    </w:rPr>
                  </w:rPrChange>
                </w:rPr>
                <w:t>المنتجات</w:t>
              </w:r>
              <w:r w:rsidRPr="001065A1">
                <w:rPr>
                  <w:rFonts w:ascii="Aptos Narrow" w:hAnsi="Aptos Narrow"/>
                  <w:bCs/>
                  <w:color w:val="000000"/>
                  <w:szCs w:val="20"/>
                  <w:rtl/>
                  <w:rPrChange w:id="428"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29" w:author="MOHSEN QURAEN" w:date="2026-09-21T11:09:00Z" w16du:dateUtc="2026-09-21T08:09:00Z">
                    <w:rPr>
                      <w:rFonts w:ascii="Aptos Narrow" w:hAnsi="Aptos Narrow" w:hint="cs"/>
                      <w:color w:val="000000"/>
                      <w:sz w:val="22"/>
                      <w:rtl/>
                    </w:rPr>
                  </w:rPrChange>
                </w:rPr>
                <w:t>أو</w:t>
              </w:r>
              <w:r w:rsidRPr="001065A1">
                <w:rPr>
                  <w:rFonts w:ascii="Aptos Narrow" w:hAnsi="Aptos Narrow"/>
                  <w:bCs/>
                  <w:color w:val="000000"/>
                  <w:szCs w:val="20"/>
                  <w:rtl/>
                  <w:rPrChange w:id="430" w:author="MOHSEN QURAEN" w:date="2026-09-21T11:09:00Z" w16du:dateUtc="2026-09-21T08:09:00Z">
                    <w:rPr>
                      <w:rFonts w:ascii="Aptos Narrow" w:hAnsi="Aptos Narrow"/>
                      <w:color w:val="000000"/>
                      <w:sz w:val="22"/>
                      <w:rtl/>
                    </w:rPr>
                  </w:rPrChange>
                </w:rPr>
                <w:t xml:space="preserve"> </w:t>
              </w:r>
              <w:r w:rsidRPr="001065A1">
                <w:rPr>
                  <w:rFonts w:ascii="Aptos Narrow" w:hAnsi="Aptos Narrow" w:hint="cs"/>
                  <w:bCs/>
                  <w:color w:val="000000"/>
                  <w:szCs w:val="20"/>
                  <w:rtl/>
                  <w:rPrChange w:id="431" w:author="MOHSEN QURAEN" w:date="2026-09-21T11:09:00Z" w16du:dateUtc="2026-09-21T08:09:00Z">
                    <w:rPr>
                      <w:rFonts w:ascii="Aptos Narrow" w:hAnsi="Aptos Narrow" w:hint="cs"/>
                      <w:color w:val="000000"/>
                      <w:sz w:val="22"/>
                      <w:rtl/>
                    </w:rPr>
                  </w:rPrChange>
                </w:rPr>
                <w:t>الخدمات</w:t>
              </w:r>
            </w:ins>
          </w:p>
        </w:tc>
      </w:tr>
      <w:tr w:rsidR="00AE7ABC" w:rsidRPr="001065A1" w14:paraId="7ED78A06" w14:textId="77777777">
        <w:trPr>
          <w:cantSplit/>
          <w:jc w:val="center"/>
          <w:ins w:id="432" w:author="MAZEN FAYEZ" w:date="2026-08-10T10:43:00Z"/>
        </w:trPr>
        <w:tc>
          <w:tcPr>
            <w:tcW w:w="3690" w:type="dxa"/>
            <w:tcMar>
              <w:top w:w="90" w:type="dxa"/>
              <w:left w:w="100" w:type="dxa"/>
              <w:bottom w:w="90" w:type="dxa"/>
              <w:right w:w="100" w:type="dxa"/>
            </w:tcMar>
            <w:vAlign w:val="center"/>
          </w:tcPr>
          <w:p w14:paraId="77EEB7E7" w14:textId="0C58CD56" w:rsidR="00AE7ABC" w:rsidRPr="001065A1" w:rsidRDefault="00AE7ABC" w:rsidP="00AE7ABC">
            <w:pPr>
              <w:bidi/>
              <w:spacing w:after="0"/>
              <w:rPr>
                <w:ins w:id="433" w:author="MAZEN FAYEZ" w:date="2026-08-10T10:43:00Z" w16du:dateUtc="2026-08-10T07:43:00Z"/>
                <w:rFonts w:asciiTheme="minorBidi" w:eastAsia="Arial" w:hAnsiTheme="minorBidi" w:cstheme="minorBidi"/>
                <w:bCs/>
                <w:szCs w:val="20"/>
                <w:rtl/>
                <w:rPrChange w:id="434" w:author="MOHSEN QURAEN" w:date="2026-09-21T11:09:00Z" w16du:dateUtc="2026-09-21T08:09:00Z">
                  <w:rPr>
                    <w:ins w:id="435" w:author="MAZEN FAYEZ" w:date="2026-08-10T10:43:00Z" w16du:dateUtc="2026-08-10T07:43:00Z"/>
                    <w:rFonts w:asciiTheme="minorBidi" w:eastAsia="Arial" w:hAnsiTheme="minorBidi" w:cstheme="minorBidi"/>
                    <w:sz w:val="18"/>
                    <w:szCs w:val="18"/>
                    <w:rtl/>
                  </w:rPr>
                </w:rPrChange>
              </w:rPr>
            </w:pPr>
            <w:ins w:id="436" w:author="MAZEN FAYEZ" w:date="2026-08-10T10:43:00Z" w16du:dateUtc="2026-08-10T07:43:00Z">
              <w:r w:rsidRPr="001065A1">
                <w:rPr>
                  <w:rFonts w:asciiTheme="minorBidi" w:eastAsia="Arial" w:hAnsiTheme="minorBidi" w:cstheme="minorBidi" w:hint="eastAsia"/>
                  <w:bCs/>
                  <w:szCs w:val="20"/>
                  <w:rtl/>
                  <w:rPrChange w:id="437"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438" w:author="MOHSEN QURAEN" w:date="2026-09-21T11:09:00Z" w16du:dateUtc="2026-09-21T08:09:00Z">
                    <w:rPr>
                      <w:rFonts w:asciiTheme="minorBidi" w:eastAsia="Arial" w:hAnsiTheme="minorBidi" w:cstheme="minorBidi"/>
                      <w:sz w:val="18"/>
                      <w:szCs w:val="18"/>
                      <w:rtl/>
                    </w:rPr>
                  </w:rPrChange>
                </w:rPr>
                <w:t xml:space="preserve"> لغرض معرفة بدء مزاولة النشاط </w:t>
              </w:r>
            </w:ins>
          </w:p>
        </w:tc>
        <w:tc>
          <w:tcPr>
            <w:tcW w:w="1422" w:type="dxa"/>
            <w:tcMar>
              <w:top w:w="90" w:type="dxa"/>
              <w:left w:w="100" w:type="dxa"/>
              <w:bottom w:w="90" w:type="dxa"/>
              <w:right w:w="100" w:type="dxa"/>
            </w:tcMar>
            <w:vAlign w:val="center"/>
          </w:tcPr>
          <w:p w14:paraId="1C1206FD" w14:textId="43DEBDE4" w:rsidR="00AE7ABC" w:rsidRPr="001065A1" w:rsidRDefault="00AE7ABC" w:rsidP="00AE7ABC">
            <w:pPr>
              <w:bidi/>
              <w:spacing w:after="0"/>
              <w:rPr>
                <w:ins w:id="439" w:author="MAZEN FAYEZ" w:date="2026-08-10T10:43:00Z" w16du:dateUtc="2026-08-10T07:43:00Z"/>
                <w:rFonts w:asciiTheme="minorBidi" w:eastAsia="Arial" w:hAnsiTheme="minorBidi" w:cstheme="minorBidi"/>
                <w:bCs/>
                <w:szCs w:val="20"/>
                <w:rtl/>
                <w:rPrChange w:id="440" w:author="MOHSEN QURAEN" w:date="2026-09-21T11:09:00Z" w16du:dateUtc="2026-09-21T08:09:00Z">
                  <w:rPr>
                    <w:ins w:id="441" w:author="MAZEN FAYEZ" w:date="2026-08-10T10:43:00Z" w16du:dateUtc="2026-08-10T07:43:00Z"/>
                    <w:rFonts w:asciiTheme="minorBidi" w:eastAsia="Arial" w:hAnsiTheme="minorBidi" w:cstheme="minorBidi"/>
                    <w:sz w:val="18"/>
                    <w:szCs w:val="18"/>
                    <w:rtl/>
                  </w:rPr>
                </w:rPrChange>
              </w:rPr>
            </w:pPr>
            <w:ins w:id="442" w:author="MAZEN FAYEZ" w:date="2026-08-10T10:43:00Z" w16du:dateUtc="2026-08-10T07:43:00Z">
              <w:r w:rsidRPr="001065A1">
                <w:rPr>
                  <w:rFonts w:asciiTheme="minorBidi" w:eastAsia="Arial" w:hAnsiTheme="minorBidi" w:cstheme="minorBidi" w:hint="eastAsia"/>
                  <w:bCs/>
                  <w:szCs w:val="20"/>
                  <w:rtl/>
                  <w:rPrChange w:id="443"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7AA2EB4D" w14:textId="3846C1F8" w:rsidR="00AE7ABC" w:rsidRPr="001065A1" w:rsidRDefault="000A5996" w:rsidP="00AE7ABC">
            <w:pPr>
              <w:bidi/>
              <w:spacing w:after="0"/>
              <w:rPr>
                <w:ins w:id="444" w:author="MAZEN FAYEZ" w:date="2026-08-10T10:43:00Z" w16du:dateUtc="2026-08-10T07:43:00Z"/>
                <w:rFonts w:asciiTheme="minorBidi" w:eastAsia="Arial" w:hAnsiTheme="minorBidi" w:cstheme="minorBidi"/>
                <w:bCs/>
                <w:szCs w:val="20"/>
                <w:rtl/>
                <w:rPrChange w:id="445" w:author="MOHSEN QURAEN" w:date="2026-09-21T11:09:00Z" w16du:dateUtc="2026-09-21T08:09:00Z">
                  <w:rPr>
                    <w:ins w:id="446" w:author="MAZEN FAYEZ" w:date="2026-08-10T10:43:00Z" w16du:dateUtc="2026-08-10T07:43:00Z"/>
                    <w:rFonts w:asciiTheme="minorBidi" w:eastAsia="Arial" w:hAnsiTheme="minorBidi" w:cstheme="minorBidi"/>
                    <w:sz w:val="18"/>
                    <w:szCs w:val="18"/>
                    <w:rtl/>
                  </w:rPr>
                </w:rPrChange>
              </w:rPr>
            </w:pPr>
            <w:ins w:id="447" w:author="MAZEN FAYEZ" w:date="2026-08-10T10:43:00Z" w16du:dateUtc="2026-08-10T07:43:00Z">
              <w:r w:rsidRPr="001065A1">
                <w:rPr>
                  <w:rFonts w:asciiTheme="minorBidi" w:eastAsia="Arial" w:hAnsiTheme="minorBidi" w:cstheme="minorBidi" w:hint="eastAsia"/>
                  <w:bCs/>
                  <w:szCs w:val="20"/>
                  <w:rtl/>
                  <w:rPrChange w:id="448" w:author="MOHSEN QURAEN" w:date="2026-09-21T11:09:00Z" w16du:dateUtc="2026-09-21T08:09:00Z">
                    <w:rPr>
                      <w:rFonts w:asciiTheme="minorBidi" w:eastAsia="Arial" w:hAnsiTheme="minorBidi" w:cstheme="minorBidi" w:hint="eastAsia"/>
                      <w:sz w:val="18"/>
                      <w:szCs w:val="18"/>
                      <w:rtl/>
                    </w:rPr>
                  </w:rPrChange>
                </w:rPr>
                <w:t>أرقام</w:t>
              </w:r>
              <w:r w:rsidRPr="001065A1">
                <w:rPr>
                  <w:rFonts w:asciiTheme="minorBidi" w:eastAsia="Arial" w:hAnsiTheme="minorBidi" w:cstheme="minorBidi"/>
                  <w:bCs/>
                  <w:szCs w:val="20"/>
                  <w:rtl/>
                  <w:rPrChange w:id="449" w:author="MOHSEN QURAEN" w:date="2026-09-21T11:09:00Z" w16du:dateUtc="2026-09-21T08:09:00Z">
                    <w:rPr>
                      <w:rFonts w:asciiTheme="minorBidi" w:eastAsia="Arial" w:hAnsiTheme="minorBidi" w:cstheme="minorBidi"/>
                      <w:sz w:val="18"/>
                      <w:szCs w:val="18"/>
                      <w:rtl/>
                    </w:rPr>
                  </w:rPrChange>
                </w:rPr>
                <w:t xml:space="preserve"> ونص</w:t>
              </w:r>
            </w:ins>
          </w:p>
        </w:tc>
        <w:tc>
          <w:tcPr>
            <w:tcW w:w="2556" w:type="dxa"/>
            <w:tcMar>
              <w:top w:w="90" w:type="dxa"/>
              <w:left w:w="100" w:type="dxa"/>
              <w:bottom w:w="90" w:type="dxa"/>
              <w:right w:w="100" w:type="dxa"/>
            </w:tcMar>
            <w:vAlign w:val="center"/>
          </w:tcPr>
          <w:p w14:paraId="5729EF8B" w14:textId="007FAA61" w:rsidR="00AE7ABC" w:rsidRPr="001065A1" w:rsidRDefault="00AE7ABC" w:rsidP="00AE7ABC">
            <w:pPr>
              <w:bidi/>
              <w:spacing w:after="0"/>
              <w:rPr>
                <w:ins w:id="450" w:author="MAZEN FAYEZ" w:date="2026-08-10T10:43:00Z" w16du:dateUtc="2026-08-10T07:43:00Z"/>
                <w:rFonts w:asciiTheme="minorBidi" w:eastAsia="Arial" w:hAnsiTheme="minorBidi" w:cstheme="minorBidi"/>
                <w:bCs/>
                <w:szCs w:val="20"/>
                <w:rtl/>
                <w:lang w:bidi="ar-YE"/>
                <w:rPrChange w:id="451" w:author="MOHSEN QURAEN" w:date="2026-09-21T11:09:00Z" w16du:dateUtc="2026-09-21T08:09:00Z">
                  <w:rPr>
                    <w:ins w:id="452" w:author="MAZEN FAYEZ" w:date="2026-08-10T10:43:00Z" w16du:dateUtc="2026-08-10T07:43:00Z"/>
                    <w:rFonts w:asciiTheme="minorBidi" w:eastAsia="Arial" w:hAnsiTheme="minorBidi" w:cstheme="minorBidi"/>
                    <w:sz w:val="18"/>
                    <w:szCs w:val="18"/>
                    <w:rtl/>
                    <w:lang w:bidi="ar-YE"/>
                  </w:rPr>
                </w:rPrChange>
              </w:rPr>
            </w:pPr>
            <w:ins w:id="453" w:author="MAZEN FAYEZ" w:date="2026-08-10T10:43:00Z" w16du:dateUtc="2026-08-10T07:43:00Z">
              <w:r w:rsidRPr="001065A1">
                <w:rPr>
                  <w:rFonts w:asciiTheme="minorBidi" w:eastAsia="Arial" w:hAnsiTheme="minorBidi" w:cstheme="minorBidi" w:hint="eastAsia"/>
                  <w:bCs/>
                  <w:szCs w:val="20"/>
                  <w:rtl/>
                  <w:lang w:bidi="ar-YE"/>
                  <w:rPrChange w:id="454" w:author="MOHSEN QURAEN" w:date="2026-09-21T11:09:00Z" w16du:dateUtc="2026-09-21T08:09:00Z">
                    <w:rPr>
                      <w:rFonts w:asciiTheme="minorBidi" w:eastAsia="Arial" w:hAnsiTheme="minorBidi" w:cstheme="minorBidi" w:hint="eastAsia"/>
                      <w:sz w:val="18"/>
                      <w:szCs w:val="18"/>
                      <w:rtl/>
                      <w:lang w:bidi="ar-YE"/>
                    </w:rPr>
                  </w:rPrChange>
                </w:rPr>
                <w:t>رقم</w:t>
              </w:r>
              <w:r w:rsidRPr="001065A1">
                <w:rPr>
                  <w:rFonts w:asciiTheme="minorBidi" w:eastAsia="Arial" w:hAnsiTheme="minorBidi" w:cstheme="minorBidi"/>
                  <w:bCs/>
                  <w:szCs w:val="20"/>
                  <w:rtl/>
                  <w:lang w:bidi="ar-YE"/>
                  <w:rPrChange w:id="455" w:author="MOHSEN QURAEN" w:date="2026-09-21T11:09:00Z" w16du:dateUtc="2026-09-21T08:09:00Z">
                    <w:rPr>
                      <w:rFonts w:asciiTheme="minorBidi" w:eastAsia="Arial" w:hAnsiTheme="minorBidi" w:cstheme="minorBidi"/>
                      <w:sz w:val="18"/>
                      <w:szCs w:val="18"/>
                      <w:rtl/>
                      <w:lang w:bidi="ar-YE"/>
                    </w:rPr>
                  </w:rPrChange>
                </w:rPr>
                <w:t xml:space="preserve"> قيد السجل التجاري</w:t>
              </w:r>
            </w:ins>
          </w:p>
        </w:tc>
      </w:tr>
      <w:tr w:rsidR="004C5B09" w:rsidRPr="001065A1" w14:paraId="7B8E4E14" w14:textId="77777777">
        <w:trPr>
          <w:cantSplit/>
          <w:jc w:val="center"/>
          <w:ins w:id="456" w:author="Hamdy Rashed" w:date="2026-08-02T13:33:00Z"/>
        </w:trPr>
        <w:tc>
          <w:tcPr>
            <w:tcW w:w="3690" w:type="dxa"/>
            <w:tcMar>
              <w:top w:w="90" w:type="dxa"/>
              <w:left w:w="100" w:type="dxa"/>
              <w:bottom w:w="90" w:type="dxa"/>
              <w:right w:w="100" w:type="dxa"/>
            </w:tcMar>
            <w:vAlign w:val="center"/>
          </w:tcPr>
          <w:p w14:paraId="44429040" w14:textId="144ED864" w:rsidR="004C5B09" w:rsidRPr="001065A1" w:rsidRDefault="004C5B09" w:rsidP="0087342F">
            <w:pPr>
              <w:bidi/>
              <w:spacing w:after="0"/>
              <w:rPr>
                <w:ins w:id="457" w:author="Hamdy Rashed" w:date="2026-08-02T13:33:00Z" w16du:dateUtc="2026-08-02T10:33:00Z"/>
                <w:rFonts w:asciiTheme="minorBidi" w:eastAsia="Arial" w:hAnsiTheme="minorBidi" w:cstheme="minorBidi"/>
                <w:bCs/>
                <w:szCs w:val="20"/>
                <w:rtl/>
                <w:lang w:bidi="ar-YE"/>
                <w:rPrChange w:id="458" w:author="MOHSEN QURAEN" w:date="2026-09-21T11:09:00Z" w16du:dateUtc="2026-09-21T08:09:00Z">
                  <w:rPr>
                    <w:ins w:id="459" w:author="Hamdy Rashed" w:date="2026-08-02T13:33:00Z" w16du:dateUtc="2026-08-02T10:33:00Z"/>
                    <w:rFonts w:asciiTheme="minorBidi" w:eastAsia="Arial" w:hAnsiTheme="minorBidi" w:cstheme="minorBidi"/>
                    <w:sz w:val="18"/>
                    <w:szCs w:val="18"/>
                    <w:rtl/>
                  </w:rPr>
                </w:rPrChange>
              </w:rPr>
            </w:pPr>
            <w:ins w:id="460" w:author="Hamdy Rashed" w:date="2026-08-02T13:34:00Z" w16du:dateUtc="2026-08-02T10:34:00Z">
              <w:r w:rsidRPr="001065A1">
                <w:rPr>
                  <w:rFonts w:asciiTheme="minorBidi" w:eastAsia="Arial" w:hAnsiTheme="minorBidi" w:cstheme="minorBidi" w:hint="eastAsia"/>
                  <w:bCs/>
                  <w:szCs w:val="20"/>
                  <w:rtl/>
                  <w:rPrChange w:id="461"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462" w:author="MOHSEN QURAEN" w:date="2026-09-21T11:09:00Z" w16du:dateUtc="2026-09-21T08:09:00Z">
                    <w:rPr>
                      <w:rFonts w:asciiTheme="minorBidi" w:eastAsia="Arial" w:hAnsiTheme="minorBidi" w:cstheme="minorBidi"/>
                      <w:sz w:val="18"/>
                      <w:szCs w:val="18"/>
                      <w:rtl/>
                    </w:rPr>
                  </w:rPrChange>
                </w:rPr>
                <w:t xml:space="preserve"> لغرض معرفة بدء مزاولة النشاط و الخطورة في التعامل مع تجار </w:t>
              </w:r>
            </w:ins>
            <w:ins w:id="463" w:author="Hamdy Rashed" w:date="2026-08-02T13:35:00Z" w16du:dateUtc="2026-08-02T10:35:00Z">
              <w:r w:rsidRPr="001065A1">
                <w:rPr>
                  <w:rFonts w:asciiTheme="minorBidi" w:eastAsia="Arial" w:hAnsiTheme="minorBidi" w:cstheme="minorBidi" w:hint="eastAsia"/>
                  <w:bCs/>
                  <w:szCs w:val="20"/>
                  <w:rtl/>
                  <w:rPrChange w:id="464" w:author="MOHSEN QURAEN" w:date="2026-09-21T11:09:00Z" w16du:dateUtc="2026-09-21T08:09:00Z">
                    <w:rPr>
                      <w:rFonts w:asciiTheme="minorBidi" w:eastAsia="Arial" w:hAnsiTheme="minorBidi" w:cstheme="minorBidi" w:hint="eastAsia"/>
                      <w:sz w:val="18"/>
                      <w:szCs w:val="18"/>
                      <w:rtl/>
                    </w:rPr>
                  </w:rPrChange>
                </w:rPr>
                <w:t>ذات</w:t>
              </w:r>
              <w:r w:rsidRPr="001065A1">
                <w:rPr>
                  <w:rFonts w:asciiTheme="minorBidi" w:eastAsia="Arial" w:hAnsiTheme="minorBidi" w:cstheme="minorBidi"/>
                  <w:bCs/>
                  <w:szCs w:val="20"/>
                  <w:rtl/>
                  <w:rPrChange w:id="465" w:author="MOHSEN QURAEN" w:date="2026-09-21T11:09:00Z" w16du:dateUtc="2026-09-21T08:09:00Z">
                    <w:rPr>
                      <w:rFonts w:asciiTheme="minorBidi" w:eastAsia="Arial" w:hAnsiTheme="minorBidi" w:cstheme="minorBidi"/>
                      <w:sz w:val="18"/>
                      <w:szCs w:val="18"/>
                      <w:rtl/>
                    </w:rPr>
                  </w:rPrChange>
                </w:rPr>
                <w:t xml:space="preserve"> مشتريات كبير</w:t>
              </w:r>
            </w:ins>
            <w:ins w:id="466" w:author="MAZEN FAYEZ" w:date="2026-08-10T10:44:00Z" w16du:dateUtc="2026-08-10T07:44:00Z">
              <w:r w:rsidR="00D322DA" w:rsidRPr="001065A1">
                <w:rPr>
                  <w:rFonts w:asciiTheme="minorBidi" w:eastAsia="Arial" w:hAnsiTheme="minorBidi" w:cstheme="minorBidi" w:hint="eastAsia"/>
                  <w:bCs/>
                  <w:szCs w:val="20"/>
                  <w:rtl/>
                  <w:rPrChange w:id="467" w:author="MOHSEN QURAEN" w:date="2026-09-21T11:09:00Z" w16du:dateUtc="2026-09-21T08:09:00Z">
                    <w:rPr>
                      <w:rFonts w:asciiTheme="minorBidi" w:eastAsia="Arial" w:hAnsiTheme="minorBidi" w:cstheme="minorBidi" w:hint="eastAsia"/>
                      <w:sz w:val="18"/>
                      <w:szCs w:val="18"/>
                      <w:rtl/>
                    </w:rPr>
                  </w:rPrChange>
                </w:rPr>
                <w:t>ة</w:t>
              </w:r>
              <w:r w:rsidR="00D322DA" w:rsidRPr="001065A1">
                <w:rPr>
                  <w:rFonts w:asciiTheme="minorBidi" w:eastAsia="Arial" w:hAnsiTheme="minorBidi" w:cstheme="minorBidi"/>
                  <w:bCs/>
                  <w:szCs w:val="20"/>
                  <w:rtl/>
                  <w:rPrChange w:id="468" w:author="MOHSEN QURAEN" w:date="2026-09-21T11:09:00Z" w16du:dateUtc="2026-09-21T08:09:00Z">
                    <w:rPr>
                      <w:rFonts w:asciiTheme="minorBidi" w:eastAsia="Arial" w:hAnsiTheme="minorBidi" w:cstheme="minorBidi"/>
                      <w:sz w:val="18"/>
                      <w:szCs w:val="18"/>
                      <w:rtl/>
                    </w:rPr>
                  </w:rPrChange>
                </w:rPr>
                <w:t xml:space="preserve"> </w:t>
              </w:r>
            </w:ins>
            <w:ins w:id="469" w:author="Hamdy Rashed" w:date="2026-08-02T13:35:00Z" w16du:dateUtc="2026-08-02T10:35:00Z">
              <w:r w:rsidRPr="001065A1">
                <w:rPr>
                  <w:rFonts w:asciiTheme="minorBidi" w:eastAsia="Arial" w:hAnsiTheme="minorBidi" w:cstheme="minorBidi" w:hint="eastAsia"/>
                  <w:bCs/>
                  <w:szCs w:val="20"/>
                  <w:rtl/>
                  <w:rPrChange w:id="470" w:author="MOHSEN QURAEN" w:date="2026-09-21T11:09:00Z" w16du:dateUtc="2026-09-21T08:09:00Z">
                    <w:rPr>
                      <w:rFonts w:asciiTheme="minorBidi" w:eastAsia="Arial" w:hAnsiTheme="minorBidi" w:cstheme="minorBidi" w:hint="eastAsia"/>
                      <w:sz w:val="18"/>
                      <w:szCs w:val="18"/>
                      <w:rtl/>
                    </w:rPr>
                  </w:rPrChange>
                </w:rPr>
                <w:t>و</w:t>
              </w:r>
              <w:r w:rsidRPr="001065A1">
                <w:rPr>
                  <w:rFonts w:asciiTheme="minorBidi" w:eastAsia="Arial" w:hAnsiTheme="minorBidi" w:cstheme="minorBidi"/>
                  <w:bCs/>
                  <w:szCs w:val="20"/>
                  <w:rtl/>
                  <w:rPrChange w:id="471" w:author="MOHSEN QURAEN" w:date="2026-09-21T11:09:00Z" w16du:dateUtc="2026-09-21T08:09:00Z">
                    <w:rPr>
                      <w:rFonts w:asciiTheme="minorBidi" w:eastAsia="Arial" w:hAnsiTheme="minorBidi" w:cstheme="minorBidi"/>
                      <w:sz w:val="18"/>
                      <w:szCs w:val="18"/>
                      <w:rtl/>
                    </w:rPr>
                  </w:rPrChange>
                </w:rPr>
                <w:t xml:space="preserve"> هم </w:t>
              </w:r>
            </w:ins>
            <w:ins w:id="472" w:author="Hamdy Rashed" w:date="2026-08-02T13:34:00Z" w16du:dateUtc="2026-08-02T10:34:00Z">
              <w:r w:rsidRPr="001065A1">
                <w:rPr>
                  <w:rFonts w:asciiTheme="minorBidi" w:eastAsia="Arial" w:hAnsiTheme="minorBidi" w:cstheme="minorBidi" w:hint="eastAsia"/>
                  <w:bCs/>
                  <w:szCs w:val="20"/>
                  <w:rtl/>
                  <w:rPrChange w:id="473" w:author="MOHSEN QURAEN" w:date="2026-09-21T11:09:00Z" w16du:dateUtc="2026-09-21T08:09:00Z">
                    <w:rPr>
                      <w:rFonts w:asciiTheme="minorBidi" w:eastAsia="Arial" w:hAnsiTheme="minorBidi" w:cstheme="minorBidi" w:hint="eastAsia"/>
                      <w:sz w:val="18"/>
                      <w:szCs w:val="18"/>
                      <w:rtl/>
                    </w:rPr>
                  </w:rPrChange>
                </w:rPr>
                <w:t>حديث</w:t>
              </w:r>
            </w:ins>
            <w:ins w:id="474" w:author="Hamdy Rashed" w:date="2026-08-02T13:35:00Z" w16du:dateUtc="2026-08-02T10:35:00Z">
              <w:r w:rsidRPr="001065A1">
                <w:rPr>
                  <w:rFonts w:asciiTheme="minorBidi" w:eastAsia="Arial" w:hAnsiTheme="minorBidi" w:cstheme="minorBidi" w:hint="eastAsia"/>
                  <w:bCs/>
                  <w:szCs w:val="20"/>
                  <w:rtl/>
                  <w:rPrChange w:id="475" w:author="MOHSEN QURAEN" w:date="2026-09-21T11:09:00Z" w16du:dateUtc="2026-09-21T08:09:00Z">
                    <w:rPr>
                      <w:rFonts w:asciiTheme="minorBidi" w:eastAsia="Arial" w:hAnsiTheme="minorBidi" w:cstheme="minorBidi" w:hint="eastAsia"/>
                      <w:sz w:val="18"/>
                      <w:szCs w:val="18"/>
                      <w:rtl/>
                    </w:rPr>
                  </w:rPrChange>
                </w:rPr>
                <w:t>ي</w:t>
              </w:r>
              <w:r w:rsidRPr="001065A1">
                <w:rPr>
                  <w:rFonts w:asciiTheme="minorBidi" w:eastAsia="Arial" w:hAnsiTheme="minorBidi" w:cstheme="minorBidi"/>
                  <w:bCs/>
                  <w:szCs w:val="20"/>
                  <w:rtl/>
                  <w:rPrChange w:id="476" w:author="MOHSEN QURAEN" w:date="2026-09-21T11:09:00Z" w16du:dateUtc="2026-09-21T08:09:00Z">
                    <w:rPr>
                      <w:rFonts w:asciiTheme="minorBidi" w:eastAsia="Arial" w:hAnsiTheme="minorBidi" w:cstheme="minorBidi"/>
                      <w:sz w:val="18"/>
                      <w:szCs w:val="18"/>
                      <w:rtl/>
                    </w:rPr>
                  </w:rPrChange>
                </w:rPr>
                <w:t xml:space="preserve"> النشاط</w:t>
              </w:r>
            </w:ins>
            <w:ins w:id="477" w:author="MOHSEN QURAEN" w:date="2026-09-21T11:18:00Z" w16du:dateUtc="2026-09-21T08:18:00Z">
              <w:r w:rsidR="0027333E">
                <w:rPr>
                  <w:rFonts w:asciiTheme="minorBidi" w:eastAsia="Arial" w:hAnsiTheme="minorBidi" w:cstheme="minorBidi" w:hint="cs"/>
                  <w:bCs/>
                  <w:szCs w:val="20"/>
                  <w:rtl/>
                </w:rPr>
                <w:t xml:space="preserve"> </w:t>
              </w:r>
            </w:ins>
            <w:ins w:id="478" w:author="MOHSEN QURAEN" w:date="2026-09-21T11:24:00Z" w16du:dateUtc="2026-09-21T08:24:00Z">
              <w:r w:rsidR="00A7798C">
                <w:rPr>
                  <w:rFonts w:asciiTheme="minorBidi" w:eastAsia="Arial" w:hAnsiTheme="minorBidi" w:cstheme="minorBidi" w:hint="cs"/>
                  <w:bCs/>
                  <w:szCs w:val="20"/>
                  <w:rtl/>
                </w:rPr>
                <w:t xml:space="preserve">, </w:t>
              </w:r>
            </w:ins>
            <w:ins w:id="479" w:author="MOHSEN QURAEN" w:date="2026-09-21T11:25:00Z" w16du:dateUtc="2026-09-21T08:25:00Z">
              <w:r w:rsidR="0087342F">
                <w:rPr>
                  <w:rFonts w:asciiTheme="minorBidi" w:eastAsia="Arial" w:hAnsiTheme="minorBidi" w:cstheme="minorBidi" w:hint="cs"/>
                  <w:bCs/>
                  <w:szCs w:val="20"/>
                  <w:rtl/>
                </w:rPr>
                <w:t xml:space="preserve">كما </w:t>
              </w:r>
            </w:ins>
            <w:ins w:id="480" w:author="MOHSEN QURAEN" w:date="2026-09-21T11:25:00Z">
              <w:r w:rsidR="0087342F" w:rsidRPr="0087342F">
                <w:rPr>
                  <w:rFonts w:asciiTheme="minorBidi" w:eastAsia="Arial" w:hAnsiTheme="minorBidi" w:cstheme="minorBidi"/>
                  <w:bCs/>
                  <w:szCs w:val="20"/>
                  <w:rtl/>
                </w:rPr>
                <w:t>يجب ألا يسمح النظام بإدخال أو حفظ تاريخ منتهي الصلاحية، كما يجب ألا يسمح بإدخال تاريخ إنشاء مستقبلي</w:t>
              </w:r>
            </w:ins>
          </w:p>
        </w:tc>
        <w:tc>
          <w:tcPr>
            <w:tcW w:w="1422" w:type="dxa"/>
            <w:tcMar>
              <w:top w:w="90" w:type="dxa"/>
              <w:left w:w="100" w:type="dxa"/>
              <w:bottom w:w="90" w:type="dxa"/>
              <w:right w:w="100" w:type="dxa"/>
            </w:tcMar>
            <w:vAlign w:val="center"/>
          </w:tcPr>
          <w:p w14:paraId="48A4B720" w14:textId="4DD5AC60" w:rsidR="004C5B09" w:rsidRPr="001065A1" w:rsidRDefault="004C5B09" w:rsidP="006661CC">
            <w:pPr>
              <w:bidi/>
              <w:spacing w:after="0"/>
              <w:rPr>
                <w:ins w:id="481" w:author="Hamdy Rashed" w:date="2026-08-02T13:33:00Z" w16du:dateUtc="2026-08-02T10:33:00Z"/>
                <w:rFonts w:asciiTheme="minorBidi" w:eastAsia="Arial" w:hAnsiTheme="minorBidi" w:cstheme="minorBidi"/>
                <w:bCs/>
                <w:szCs w:val="20"/>
                <w:rtl/>
                <w:rPrChange w:id="482" w:author="MOHSEN QURAEN" w:date="2026-09-21T11:09:00Z" w16du:dateUtc="2026-09-21T08:09:00Z">
                  <w:rPr>
                    <w:ins w:id="483" w:author="Hamdy Rashed" w:date="2026-08-02T13:33:00Z" w16du:dateUtc="2026-08-02T10:33:00Z"/>
                    <w:rFonts w:asciiTheme="minorBidi" w:eastAsia="Arial" w:hAnsiTheme="minorBidi" w:cstheme="minorBidi"/>
                    <w:sz w:val="18"/>
                    <w:szCs w:val="18"/>
                    <w:rtl/>
                  </w:rPr>
                </w:rPrChange>
              </w:rPr>
            </w:pPr>
            <w:ins w:id="484" w:author="Hamdy Rashed" w:date="2026-08-02T13:34:00Z" w16du:dateUtc="2026-08-02T10:34:00Z">
              <w:r w:rsidRPr="001065A1">
                <w:rPr>
                  <w:rFonts w:asciiTheme="minorBidi" w:eastAsia="Arial" w:hAnsiTheme="minorBidi" w:cstheme="minorBidi" w:hint="eastAsia"/>
                  <w:bCs/>
                  <w:szCs w:val="20"/>
                  <w:rtl/>
                  <w:rPrChange w:id="485" w:author="MOHSEN QURAEN" w:date="2026-09-21T11:09:00Z" w16du:dateUtc="2026-09-21T08:09:00Z">
                    <w:rPr>
                      <w:rFonts w:asciiTheme="minorBidi" w:eastAsia="Arial" w:hAnsiTheme="minorBidi" w:cstheme="minorBidi" w:hint="eastAsia"/>
                      <w:sz w:val="18"/>
                      <w:szCs w:val="18"/>
                      <w:rtl/>
                    </w:rPr>
                  </w:rPrChange>
                </w:rPr>
                <w:t>نعم</w:t>
              </w:r>
            </w:ins>
            <w:ins w:id="486" w:author="MAZEN FAYEZ" w:date="2026-08-10T10:49:00Z" w16du:dateUtc="2026-08-10T07:49:00Z">
              <w:r w:rsidR="00C32D44" w:rsidRPr="001065A1">
                <w:rPr>
                  <w:rFonts w:asciiTheme="minorBidi" w:eastAsia="Arial" w:hAnsiTheme="minorBidi" w:cstheme="minorBidi"/>
                  <w:bCs/>
                  <w:szCs w:val="20"/>
                  <w:rtl/>
                  <w:rPrChange w:id="487" w:author="MOHSEN QURAEN" w:date="2026-09-21T11:09:00Z" w16du:dateUtc="2026-09-21T08:09:00Z">
                    <w:rPr>
                      <w:rFonts w:asciiTheme="minorBidi" w:eastAsia="Arial" w:hAnsiTheme="minorBidi" w:cstheme="minorBidi"/>
                      <w:sz w:val="18"/>
                      <w:szCs w:val="18"/>
                      <w:rtl/>
                    </w:rPr>
                  </w:rPrChange>
                </w:rPr>
                <w:t xml:space="preserve"> </w:t>
              </w:r>
            </w:ins>
          </w:p>
        </w:tc>
        <w:tc>
          <w:tcPr>
            <w:tcW w:w="2556" w:type="dxa"/>
            <w:tcMar>
              <w:top w:w="90" w:type="dxa"/>
              <w:left w:w="100" w:type="dxa"/>
              <w:bottom w:w="90" w:type="dxa"/>
              <w:right w:w="100" w:type="dxa"/>
            </w:tcMar>
            <w:vAlign w:val="center"/>
          </w:tcPr>
          <w:p w14:paraId="7212123A" w14:textId="624C51AC" w:rsidR="004C5B09" w:rsidRPr="001065A1" w:rsidRDefault="004C5B09" w:rsidP="006661CC">
            <w:pPr>
              <w:bidi/>
              <w:spacing w:after="0"/>
              <w:rPr>
                <w:ins w:id="488" w:author="Hamdy Rashed" w:date="2026-08-02T13:33:00Z" w16du:dateUtc="2026-08-02T10:33:00Z"/>
                <w:rFonts w:asciiTheme="minorBidi" w:eastAsia="Arial" w:hAnsiTheme="minorBidi" w:cstheme="minorBidi"/>
                <w:bCs/>
                <w:szCs w:val="20"/>
                <w:rtl/>
                <w:rPrChange w:id="489" w:author="MOHSEN QURAEN" w:date="2026-09-21T11:09:00Z" w16du:dateUtc="2026-09-21T08:09:00Z">
                  <w:rPr>
                    <w:ins w:id="490" w:author="Hamdy Rashed" w:date="2026-08-02T13:33:00Z" w16du:dateUtc="2026-08-02T10:33:00Z"/>
                    <w:rFonts w:asciiTheme="minorBidi" w:eastAsia="Arial" w:hAnsiTheme="minorBidi" w:cstheme="minorBidi"/>
                    <w:sz w:val="18"/>
                    <w:szCs w:val="18"/>
                    <w:rtl/>
                  </w:rPr>
                </w:rPrChange>
              </w:rPr>
            </w:pPr>
            <w:ins w:id="491" w:author="Hamdy Rashed" w:date="2026-08-02T13:34:00Z" w16du:dateUtc="2026-08-02T10:34:00Z">
              <w:r w:rsidRPr="001065A1">
                <w:rPr>
                  <w:rFonts w:asciiTheme="minorBidi" w:eastAsia="Arial" w:hAnsiTheme="minorBidi" w:cstheme="minorBidi" w:hint="eastAsia"/>
                  <w:bCs/>
                  <w:szCs w:val="20"/>
                  <w:rtl/>
                  <w:rPrChange w:id="492" w:author="MOHSEN QURAEN" w:date="2026-09-21T11:09:00Z" w16du:dateUtc="2026-09-21T08:09:00Z">
                    <w:rPr>
                      <w:rFonts w:asciiTheme="minorBidi" w:eastAsia="Arial" w:hAnsiTheme="minorBidi" w:cstheme="minorBidi" w:hint="eastAsia"/>
                      <w:sz w:val="18"/>
                      <w:szCs w:val="18"/>
                      <w:rtl/>
                    </w:rPr>
                  </w:rPrChange>
                </w:rPr>
                <w:t>تاريخ</w:t>
              </w:r>
            </w:ins>
          </w:p>
        </w:tc>
        <w:tc>
          <w:tcPr>
            <w:tcW w:w="2556" w:type="dxa"/>
            <w:tcMar>
              <w:top w:w="90" w:type="dxa"/>
              <w:left w:w="100" w:type="dxa"/>
              <w:bottom w:w="90" w:type="dxa"/>
              <w:right w:w="100" w:type="dxa"/>
            </w:tcMar>
            <w:vAlign w:val="center"/>
          </w:tcPr>
          <w:p w14:paraId="3A521F7A" w14:textId="2FDEF1E0" w:rsidR="004C5B09" w:rsidRPr="001065A1" w:rsidRDefault="004C5B09" w:rsidP="006661CC">
            <w:pPr>
              <w:bidi/>
              <w:spacing w:after="0"/>
              <w:rPr>
                <w:ins w:id="493" w:author="Hamdy Rashed" w:date="2026-08-02T13:33:00Z" w16du:dateUtc="2026-08-02T10:33:00Z"/>
                <w:rFonts w:asciiTheme="minorBidi" w:eastAsia="Arial" w:hAnsiTheme="minorBidi" w:cstheme="minorBidi"/>
                <w:bCs/>
                <w:szCs w:val="20"/>
                <w:rtl/>
                <w:lang w:bidi="ar-YE"/>
                <w:rPrChange w:id="494" w:author="MOHSEN QURAEN" w:date="2026-09-21T11:09:00Z" w16du:dateUtc="2026-09-21T08:09:00Z">
                  <w:rPr>
                    <w:ins w:id="495" w:author="Hamdy Rashed" w:date="2026-08-02T13:33:00Z" w16du:dateUtc="2026-08-02T10:33:00Z"/>
                    <w:rFonts w:asciiTheme="minorBidi" w:eastAsia="Arial" w:hAnsiTheme="minorBidi" w:cstheme="minorBidi"/>
                    <w:sz w:val="18"/>
                    <w:szCs w:val="18"/>
                    <w:rtl/>
                    <w:lang w:bidi="ar-YE"/>
                  </w:rPr>
                </w:rPrChange>
              </w:rPr>
            </w:pPr>
            <w:ins w:id="496" w:author="Hamdy Rashed" w:date="2026-08-02T13:33:00Z" w16du:dateUtc="2026-08-02T10:33:00Z">
              <w:r w:rsidRPr="001065A1">
                <w:rPr>
                  <w:rFonts w:asciiTheme="minorBidi" w:eastAsia="Arial" w:hAnsiTheme="minorBidi" w:cstheme="minorBidi" w:hint="eastAsia"/>
                  <w:bCs/>
                  <w:szCs w:val="20"/>
                  <w:rtl/>
                  <w:lang w:bidi="ar-YE"/>
                  <w:rPrChange w:id="497" w:author="MOHSEN QURAEN" w:date="2026-09-21T11:09:00Z" w16du:dateUtc="2026-09-21T08:09:00Z">
                    <w:rPr>
                      <w:rFonts w:asciiTheme="minorBidi" w:eastAsia="Arial" w:hAnsiTheme="minorBidi" w:cstheme="minorBidi" w:hint="eastAsia"/>
                      <w:sz w:val="18"/>
                      <w:szCs w:val="18"/>
                      <w:rtl/>
                      <w:lang w:bidi="ar-YE"/>
                    </w:rPr>
                  </w:rPrChange>
                </w:rPr>
                <w:t>تاريخ</w:t>
              </w:r>
              <w:r w:rsidRPr="001065A1">
                <w:rPr>
                  <w:rFonts w:asciiTheme="minorBidi" w:eastAsia="Arial" w:hAnsiTheme="minorBidi" w:cstheme="minorBidi"/>
                  <w:bCs/>
                  <w:szCs w:val="20"/>
                  <w:rtl/>
                  <w:lang w:bidi="ar-YE"/>
                  <w:rPrChange w:id="498" w:author="MOHSEN QURAEN" w:date="2026-09-21T11:09:00Z" w16du:dateUtc="2026-09-21T08:09:00Z">
                    <w:rPr>
                      <w:rFonts w:asciiTheme="minorBidi" w:eastAsia="Arial" w:hAnsiTheme="minorBidi" w:cstheme="minorBidi"/>
                      <w:sz w:val="18"/>
                      <w:szCs w:val="18"/>
                      <w:rtl/>
                      <w:lang w:bidi="ar-YE"/>
                    </w:rPr>
                  </w:rPrChange>
                </w:rPr>
                <w:t xml:space="preserve"> </w:t>
              </w:r>
              <w:del w:id="499" w:author="MAZEN FAYEZ" w:date="2026-08-10T10:27:00Z" w16du:dateUtc="2026-08-10T07:27:00Z">
                <w:r w:rsidRPr="001065A1" w:rsidDel="00591733">
                  <w:rPr>
                    <w:rFonts w:asciiTheme="minorBidi" w:eastAsia="Arial" w:hAnsiTheme="minorBidi" w:cstheme="minorBidi" w:hint="eastAsia"/>
                    <w:bCs/>
                    <w:szCs w:val="20"/>
                    <w:rtl/>
                    <w:lang w:bidi="ar-YE"/>
                    <w:rPrChange w:id="500" w:author="MOHSEN QURAEN" w:date="2026-09-21T11:09:00Z" w16du:dateUtc="2026-09-21T08:09:00Z">
                      <w:rPr>
                        <w:rFonts w:asciiTheme="minorBidi" w:eastAsia="Arial" w:hAnsiTheme="minorBidi" w:cstheme="minorBidi" w:hint="eastAsia"/>
                        <w:sz w:val="18"/>
                        <w:szCs w:val="18"/>
                        <w:rtl/>
                        <w:lang w:bidi="ar-YE"/>
                      </w:rPr>
                    </w:rPrChange>
                  </w:rPr>
                  <w:delText>ا</w:delText>
                </w:r>
              </w:del>
              <w:r w:rsidRPr="001065A1">
                <w:rPr>
                  <w:rFonts w:asciiTheme="minorBidi" w:eastAsia="Arial" w:hAnsiTheme="minorBidi" w:cstheme="minorBidi" w:hint="eastAsia"/>
                  <w:bCs/>
                  <w:szCs w:val="20"/>
                  <w:rtl/>
                  <w:lang w:bidi="ar-YE"/>
                  <w:rPrChange w:id="501" w:author="MOHSEN QURAEN" w:date="2026-09-21T11:09:00Z" w16du:dateUtc="2026-09-21T08:09:00Z">
                    <w:rPr>
                      <w:rFonts w:asciiTheme="minorBidi" w:eastAsia="Arial" w:hAnsiTheme="minorBidi" w:cstheme="minorBidi" w:hint="eastAsia"/>
                      <w:sz w:val="18"/>
                      <w:szCs w:val="18"/>
                      <w:rtl/>
                      <w:lang w:bidi="ar-YE"/>
                    </w:rPr>
                  </w:rPrChange>
                </w:rPr>
                <w:t>قيد</w:t>
              </w:r>
              <w:r w:rsidRPr="001065A1">
                <w:rPr>
                  <w:rFonts w:asciiTheme="minorBidi" w:eastAsia="Arial" w:hAnsiTheme="minorBidi" w:cstheme="minorBidi"/>
                  <w:bCs/>
                  <w:szCs w:val="20"/>
                  <w:rtl/>
                  <w:lang w:bidi="ar-YE"/>
                  <w:rPrChange w:id="502" w:author="MOHSEN QURAEN" w:date="2026-09-21T11:09:00Z" w16du:dateUtc="2026-09-21T08:09:00Z">
                    <w:rPr>
                      <w:rFonts w:asciiTheme="minorBidi" w:eastAsia="Arial" w:hAnsiTheme="minorBidi" w:cstheme="minorBidi"/>
                      <w:sz w:val="18"/>
                      <w:szCs w:val="18"/>
                      <w:rtl/>
                      <w:lang w:bidi="ar-YE"/>
                    </w:rPr>
                  </w:rPrChange>
                </w:rPr>
                <w:t xml:space="preserve"> السجل التجاري</w:t>
              </w:r>
            </w:ins>
          </w:p>
        </w:tc>
      </w:tr>
      <w:tr w:rsidR="004C5B09" w:rsidRPr="001065A1" w14:paraId="6D5DE8E6" w14:textId="77777777">
        <w:trPr>
          <w:cantSplit/>
          <w:jc w:val="center"/>
          <w:ins w:id="503" w:author="Hamdy Rashed" w:date="2026-08-02T13:33:00Z"/>
        </w:trPr>
        <w:tc>
          <w:tcPr>
            <w:tcW w:w="3690" w:type="dxa"/>
            <w:tcMar>
              <w:top w:w="90" w:type="dxa"/>
              <w:left w:w="100" w:type="dxa"/>
              <w:bottom w:w="90" w:type="dxa"/>
              <w:right w:w="100" w:type="dxa"/>
            </w:tcMar>
            <w:vAlign w:val="center"/>
          </w:tcPr>
          <w:p w14:paraId="1EAF278E" w14:textId="044CCBC0" w:rsidR="004C5B09" w:rsidRPr="001065A1" w:rsidRDefault="004C5B09" w:rsidP="004C5B09">
            <w:pPr>
              <w:bidi/>
              <w:spacing w:after="0"/>
              <w:rPr>
                <w:ins w:id="504" w:author="Hamdy Rashed" w:date="2026-08-02T13:33:00Z" w16du:dateUtc="2026-08-02T10:33:00Z"/>
                <w:rFonts w:asciiTheme="minorBidi" w:eastAsia="Arial" w:hAnsiTheme="minorBidi" w:cstheme="minorBidi"/>
                <w:bCs/>
                <w:szCs w:val="20"/>
                <w:rtl/>
                <w:rPrChange w:id="505" w:author="MOHSEN QURAEN" w:date="2026-09-21T11:09:00Z" w16du:dateUtc="2026-09-21T08:09:00Z">
                  <w:rPr>
                    <w:ins w:id="506" w:author="Hamdy Rashed" w:date="2026-08-02T13:33:00Z" w16du:dateUtc="2026-08-02T10:33:00Z"/>
                    <w:rFonts w:asciiTheme="minorBidi" w:eastAsia="Arial" w:hAnsiTheme="minorBidi" w:cstheme="minorBidi"/>
                    <w:sz w:val="18"/>
                    <w:szCs w:val="18"/>
                    <w:rtl/>
                  </w:rPr>
                </w:rPrChange>
              </w:rPr>
            </w:pPr>
            <w:ins w:id="507" w:author="Hamdy Rashed" w:date="2026-08-02T13:35:00Z" w16du:dateUtc="2026-08-02T10:35:00Z">
              <w:r w:rsidRPr="001065A1">
                <w:rPr>
                  <w:rFonts w:asciiTheme="minorBidi" w:eastAsia="Arial" w:hAnsiTheme="minorBidi" w:cstheme="minorBidi" w:hint="eastAsia"/>
                  <w:bCs/>
                  <w:szCs w:val="20"/>
                  <w:rtl/>
                  <w:rPrChange w:id="508"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509" w:author="MOHSEN QURAEN" w:date="2026-09-21T11:09:00Z" w16du:dateUtc="2026-09-21T08:09:00Z">
                    <w:rPr>
                      <w:rFonts w:asciiTheme="minorBidi" w:eastAsia="Arial" w:hAnsiTheme="minorBidi" w:cstheme="minorBidi"/>
                      <w:sz w:val="18"/>
                      <w:szCs w:val="18"/>
                      <w:rtl/>
                    </w:rPr>
                  </w:rPrChange>
                </w:rPr>
                <w:t xml:space="preserve"> لغرض تحديد انتهاء السجل التجاري و متابعة </w:t>
              </w:r>
              <w:del w:id="510" w:author="MAZEN FAYEZ" w:date="2026-08-10T10:47:00Z" w16du:dateUtc="2026-08-10T07:47:00Z">
                <w:r w:rsidRPr="001065A1" w:rsidDel="00D003AB">
                  <w:rPr>
                    <w:rFonts w:asciiTheme="minorBidi" w:eastAsia="Arial" w:hAnsiTheme="minorBidi" w:cstheme="minorBidi" w:hint="eastAsia"/>
                    <w:bCs/>
                    <w:szCs w:val="20"/>
                    <w:rtl/>
                    <w:rPrChange w:id="511" w:author="MOHSEN QURAEN" w:date="2026-09-21T11:09:00Z" w16du:dateUtc="2026-09-21T08:09:00Z">
                      <w:rPr>
                        <w:rFonts w:asciiTheme="minorBidi" w:eastAsia="Arial" w:hAnsiTheme="minorBidi" w:cstheme="minorBidi" w:hint="eastAsia"/>
                        <w:sz w:val="18"/>
                        <w:szCs w:val="18"/>
                        <w:rtl/>
                      </w:rPr>
                    </w:rPrChange>
                  </w:rPr>
                  <w:delText>التاجر</w:delText>
                </w:r>
              </w:del>
            </w:ins>
            <w:ins w:id="512" w:author="MAZEN FAYEZ" w:date="2026-08-10T10:47:00Z" w16du:dateUtc="2026-08-10T07:47:00Z">
              <w:r w:rsidR="00D003AB" w:rsidRPr="001065A1">
                <w:rPr>
                  <w:rFonts w:asciiTheme="minorBidi" w:eastAsia="Arial" w:hAnsiTheme="minorBidi" w:cstheme="minorBidi" w:hint="eastAsia"/>
                  <w:bCs/>
                  <w:szCs w:val="20"/>
                  <w:rtl/>
                  <w:rPrChange w:id="513" w:author="MOHSEN QURAEN" w:date="2026-09-21T11:09:00Z" w16du:dateUtc="2026-09-21T08:09:00Z">
                    <w:rPr>
                      <w:rFonts w:asciiTheme="minorBidi" w:eastAsia="Arial" w:hAnsiTheme="minorBidi" w:cstheme="minorBidi" w:hint="eastAsia"/>
                      <w:sz w:val="18"/>
                      <w:szCs w:val="18"/>
                      <w:rtl/>
                    </w:rPr>
                  </w:rPrChange>
                </w:rPr>
                <w:t>الم</w:t>
              </w:r>
              <w:r w:rsidR="00D75D39" w:rsidRPr="001065A1">
                <w:rPr>
                  <w:rFonts w:asciiTheme="minorBidi" w:eastAsia="Arial" w:hAnsiTheme="minorBidi" w:cstheme="minorBidi" w:hint="eastAsia"/>
                  <w:bCs/>
                  <w:szCs w:val="20"/>
                  <w:rtl/>
                  <w:rPrChange w:id="514" w:author="MOHSEN QURAEN" w:date="2026-09-21T11:09:00Z" w16du:dateUtc="2026-09-21T08:09:00Z">
                    <w:rPr>
                      <w:rFonts w:asciiTheme="minorBidi" w:eastAsia="Arial" w:hAnsiTheme="minorBidi" w:cstheme="minorBidi" w:hint="eastAsia"/>
                      <w:sz w:val="18"/>
                      <w:szCs w:val="18"/>
                      <w:rtl/>
                    </w:rPr>
                  </w:rPrChange>
                </w:rPr>
                <w:t>ؤسسة</w:t>
              </w:r>
              <w:r w:rsidR="00D75D39" w:rsidRPr="001065A1">
                <w:rPr>
                  <w:rFonts w:asciiTheme="minorBidi" w:eastAsia="Arial" w:hAnsiTheme="minorBidi" w:cstheme="minorBidi"/>
                  <w:bCs/>
                  <w:szCs w:val="20"/>
                  <w:rtl/>
                  <w:rPrChange w:id="515" w:author="MOHSEN QURAEN" w:date="2026-09-21T11:09:00Z" w16du:dateUtc="2026-09-21T08:09:00Z">
                    <w:rPr>
                      <w:rFonts w:asciiTheme="minorBidi" w:eastAsia="Arial" w:hAnsiTheme="minorBidi" w:cstheme="minorBidi"/>
                      <w:sz w:val="18"/>
                      <w:szCs w:val="18"/>
                      <w:rtl/>
                    </w:rPr>
                  </w:rPrChange>
                </w:rPr>
                <w:t xml:space="preserve"> أو الشركة</w:t>
              </w:r>
            </w:ins>
            <w:ins w:id="516" w:author="Hamdy Rashed" w:date="2026-08-02T13:35:00Z" w16du:dateUtc="2026-08-02T10:35:00Z">
              <w:r w:rsidRPr="001065A1">
                <w:rPr>
                  <w:rFonts w:asciiTheme="minorBidi" w:eastAsia="Arial" w:hAnsiTheme="minorBidi" w:cstheme="minorBidi"/>
                  <w:bCs/>
                  <w:szCs w:val="20"/>
                  <w:rtl/>
                  <w:rPrChange w:id="517" w:author="MOHSEN QURAEN" w:date="2026-09-21T11:09:00Z" w16du:dateUtc="2026-09-21T08:09:00Z">
                    <w:rPr>
                      <w:rFonts w:asciiTheme="minorBidi" w:eastAsia="Arial" w:hAnsiTheme="minorBidi" w:cstheme="minorBidi"/>
                      <w:sz w:val="18"/>
                      <w:szCs w:val="18"/>
                      <w:rtl/>
                    </w:rPr>
                  </w:rPrChange>
                </w:rPr>
                <w:t xml:space="preserve"> لتجديد وثائقة القانونية</w:t>
              </w:r>
            </w:ins>
          </w:p>
        </w:tc>
        <w:tc>
          <w:tcPr>
            <w:tcW w:w="1422" w:type="dxa"/>
            <w:tcMar>
              <w:top w:w="90" w:type="dxa"/>
              <w:left w:w="100" w:type="dxa"/>
              <w:bottom w:w="90" w:type="dxa"/>
              <w:right w:w="100" w:type="dxa"/>
            </w:tcMar>
            <w:vAlign w:val="center"/>
          </w:tcPr>
          <w:p w14:paraId="408D25B0" w14:textId="53EEC921" w:rsidR="004C5B09" w:rsidRPr="001065A1" w:rsidRDefault="004C5B09" w:rsidP="004C5B09">
            <w:pPr>
              <w:bidi/>
              <w:spacing w:after="0"/>
              <w:rPr>
                <w:ins w:id="518" w:author="Hamdy Rashed" w:date="2026-08-02T13:33:00Z" w16du:dateUtc="2026-08-02T10:33:00Z"/>
                <w:rFonts w:asciiTheme="minorBidi" w:eastAsia="Arial" w:hAnsiTheme="minorBidi" w:cstheme="minorBidi"/>
                <w:bCs/>
                <w:szCs w:val="20"/>
                <w:rtl/>
                <w:rPrChange w:id="519" w:author="MOHSEN QURAEN" w:date="2026-09-21T11:09:00Z" w16du:dateUtc="2026-09-21T08:09:00Z">
                  <w:rPr>
                    <w:ins w:id="520" w:author="Hamdy Rashed" w:date="2026-08-02T13:33:00Z" w16du:dateUtc="2026-08-02T10:33:00Z"/>
                    <w:rFonts w:asciiTheme="minorBidi" w:eastAsia="Arial" w:hAnsiTheme="minorBidi" w:cstheme="minorBidi"/>
                    <w:sz w:val="18"/>
                    <w:szCs w:val="18"/>
                    <w:rtl/>
                  </w:rPr>
                </w:rPrChange>
              </w:rPr>
            </w:pPr>
            <w:ins w:id="521" w:author="Hamdy Rashed" w:date="2026-08-02T13:34:00Z" w16du:dateUtc="2026-08-02T10:34:00Z">
              <w:del w:id="522" w:author="MAZEN FAYEZ" w:date="2026-08-10T10:45:00Z" w16du:dateUtc="2026-08-10T07:45:00Z">
                <w:r w:rsidRPr="001065A1" w:rsidDel="00BB7C41">
                  <w:rPr>
                    <w:rFonts w:asciiTheme="minorBidi" w:eastAsia="Arial" w:hAnsiTheme="minorBidi" w:cstheme="minorBidi" w:hint="eastAsia"/>
                    <w:bCs/>
                    <w:szCs w:val="20"/>
                    <w:rtl/>
                    <w:rPrChange w:id="523" w:author="MOHSEN QURAEN" w:date="2026-09-21T11:09:00Z" w16du:dateUtc="2026-09-21T08:09:00Z">
                      <w:rPr>
                        <w:rFonts w:asciiTheme="minorBidi" w:eastAsia="Arial" w:hAnsiTheme="minorBidi" w:cstheme="minorBidi" w:hint="eastAsia"/>
                        <w:sz w:val="18"/>
                        <w:szCs w:val="18"/>
                        <w:rtl/>
                      </w:rPr>
                    </w:rPrChange>
                  </w:rPr>
                  <w:delText>اختياري</w:delText>
                </w:r>
              </w:del>
            </w:ins>
            <w:ins w:id="524" w:author="MAZEN FAYEZ" w:date="2026-08-10T10:45:00Z" w16du:dateUtc="2026-08-10T07:45:00Z">
              <w:r w:rsidR="00BB7C41" w:rsidRPr="001065A1">
                <w:rPr>
                  <w:rFonts w:asciiTheme="minorBidi" w:eastAsia="Arial" w:hAnsiTheme="minorBidi" w:cstheme="minorBidi" w:hint="eastAsia"/>
                  <w:bCs/>
                  <w:szCs w:val="20"/>
                  <w:rtl/>
                  <w:rPrChange w:id="525"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01EBA623" w14:textId="6C5AF8A9" w:rsidR="004C5B09" w:rsidRPr="001065A1" w:rsidRDefault="004C5B09" w:rsidP="004C5B09">
            <w:pPr>
              <w:bidi/>
              <w:spacing w:after="0"/>
              <w:rPr>
                <w:ins w:id="526" w:author="Hamdy Rashed" w:date="2026-08-02T13:33:00Z" w16du:dateUtc="2026-08-02T10:33:00Z"/>
                <w:rFonts w:asciiTheme="minorBidi" w:eastAsia="Arial" w:hAnsiTheme="minorBidi" w:cstheme="minorBidi"/>
                <w:bCs/>
                <w:szCs w:val="20"/>
                <w:rtl/>
                <w:rPrChange w:id="527" w:author="MOHSEN QURAEN" w:date="2026-09-21T11:09:00Z" w16du:dateUtc="2026-09-21T08:09:00Z">
                  <w:rPr>
                    <w:ins w:id="528" w:author="Hamdy Rashed" w:date="2026-08-02T13:33:00Z" w16du:dateUtc="2026-08-02T10:33:00Z"/>
                    <w:rFonts w:asciiTheme="minorBidi" w:eastAsia="Arial" w:hAnsiTheme="minorBidi" w:cstheme="minorBidi"/>
                    <w:sz w:val="18"/>
                    <w:szCs w:val="18"/>
                    <w:rtl/>
                  </w:rPr>
                </w:rPrChange>
              </w:rPr>
            </w:pPr>
            <w:ins w:id="529" w:author="Hamdy Rashed" w:date="2026-08-02T13:34:00Z" w16du:dateUtc="2026-08-02T10:34:00Z">
              <w:r w:rsidRPr="001065A1">
                <w:rPr>
                  <w:rFonts w:asciiTheme="minorBidi" w:eastAsia="Arial" w:hAnsiTheme="minorBidi" w:cstheme="minorBidi" w:hint="eastAsia"/>
                  <w:bCs/>
                  <w:szCs w:val="20"/>
                  <w:rtl/>
                  <w:rPrChange w:id="530" w:author="MOHSEN QURAEN" w:date="2026-09-21T11:09:00Z" w16du:dateUtc="2026-09-21T08:09:00Z">
                    <w:rPr>
                      <w:rFonts w:asciiTheme="minorBidi" w:eastAsia="Arial" w:hAnsiTheme="minorBidi" w:cstheme="minorBidi" w:hint="eastAsia"/>
                      <w:sz w:val="18"/>
                      <w:szCs w:val="18"/>
                      <w:rtl/>
                    </w:rPr>
                  </w:rPrChange>
                </w:rPr>
                <w:t>تاريخ</w:t>
              </w:r>
            </w:ins>
          </w:p>
        </w:tc>
        <w:tc>
          <w:tcPr>
            <w:tcW w:w="2556" w:type="dxa"/>
            <w:tcMar>
              <w:top w:w="90" w:type="dxa"/>
              <w:left w:w="100" w:type="dxa"/>
              <w:bottom w:w="90" w:type="dxa"/>
              <w:right w:w="100" w:type="dxa"/>
            </w:tcMar>
            <w:vAlign w:val="center"/>
          </w:tcPr>
          <w:p w14:paraId="48512DFC" w14:textId="0849086F" w:rsidR="004C5B09" w:rsidRPr="001065A1" w:rsidRDefault="004C5B09" w:rsidP="004C5B09">
            <w:pPr>
              <w:bidi/>
              <w:spacing w:after="0"/>
              <w:rPr>
                <w:ins w:id="531" w:author="Hamdy Rashed" w:date="2026-08-02T13:33:00Z" w16du:dateUtc="2026-08-02T10:33:00Z"/>
                <w:rFonts w:asciiTheme="minorBidi" w:eastAsia="Arial" w:hAnsiTheme="minorBidi" w:cstheme="minorBidi"/>
                <w:bCs/>
                <w:szCs w:val="20"/>
                <w:rtl/>
                <w:lang w:bidi="ar-YE"/>
                <w:rPrChange w:id="532" w:author="MOHSEN QURAEN" w:date="2026-09-21T11:09:00Z" w16du:dateUtc="2026-09-21T08:09:00Z">
                  <w:rPr>
                    <w:ins w:id="533" w:author="Hamdy Rashed" w:date="2026-08-02T13:33:00Z" w16du:dateUtc="2026-08-02T10:33:00Z"/>
                    <w:rFonts w:asciiTheme="minorBidi" w:eastAsia="Arial" w:hAnsiTheme="minorBidi" w:cstheme="minorBidi"/>
                    <w:sz w:val="18"/>
                    <w:szCs w:val="18"/>
                    <w:rtl/>
                    <w:lang w:bidi="ar-YE"/>
                  </w:rPr>
                </w:rPrChange>
              </w:rPr>
            </w:pPr>
            <w:ins w:id="534" w:author="Hamdy Rashed" w:date="2026-08-02T13:33:00Z" w16du:dateUtc="2026-08-02T10:33:00Z">
              <w:r w:rsidRPr="001065A1">
                <w:rPr>
                  <w:rFonts w:asciiTheme="minorBidi" w:eastAsia="Arial" w:hAnsiTheme="minorBidi" w:cstheme="minorBidi" w:hint="eastAsia"/>
                  <w:bCs/>
                  <w:szCs w:val="20"/>
                  <w:rtl/>
                  <w:lang w:bidi="ar-YE"/>
                  <w:rPrChange w:id="535" w:author="MOHSEN QURAEN" w:date="2026-09-21T11:09:00Z" w16du:dateUtc="2026-09-21T08:09:00Z">
                    <w:rPr>
                      <w:rFonts w:asciiTheme="minorBidi" w:eastAsia="Arial" w:hAnsiTheme="minorBidi" w:cstheme="minorBidi" w:hint="eastAsia"/>
                      <w:sz w:val="18"/>
                      <w:szCs w:val="18"/>
                      <w:rtl/>
                      <w:lang w:bidi="ar-YE"/>
                    </w:rPr>
                  </w:rPrChange>
                </w:rPr>
                <w:t>تاريخ</w:t>
              </w:r>
              <w:r w:rsidRPr="001065A1">
                <w:rPr>
                  <w:rFonts w:asciiTheme="minorBidi" w:eastAsia="Arial" w:hAnsiTheme="minorBidi" w:cstheme="minorBidi"/>
                  <w:bCs/>
                  <w:szCs w:val="20"/>
                  <w:rtl/>
                  <w:lang w:bidi="ar-YE"/>
                  <w:rPrChange w:id="536" w:author="MOHSEN QURAEN" w:date="2026-09-21T11:09:00Z" w16du:dateUtc="2026-09-21T08:09:00Z">
                    <w:rPr>
                      <w:rFonts w:asciiTheme="minorBidi" w:eastAsia="Arial" w:hAnsiTheme="minorBidi" w:cstheme="minorBidi"/>
                      <w:sz w:val="18"/>
                      <w:szCs w:val="18"/>
                      <w:rtl/>
                      <w:lang w:bidi="ar-YE"/>
                    </w:rPr>
                  </w:rPrChange>
                </w:rPr>
                <w:t xml:space="preserve"> انتهاء السجل التجاري</w:t>
              </w:r>
            </w:ins>
          </w:p>
        </w:tc>
      </w:tr>
      <w:tr w:rsidR="00284161" w:rsidRPr="001065A1" w14:paraId="762F6B56" w14:textId="77777777">
        <w:trPr>
          <w:cantSplit/>
          <w:jc w:val="center"/>
          <w:ins w:id="537" w:author="MAZEN FAYEZ" w:date="2026-08-10T10:48:00Z"/>
        </w:trPr>
        <w:tc>
          <w:tcPr>
            <w:tcW w:w="3690" w:type="dxa"/>
            <w:tcMar>
              <w:top w:w="90" w:type="dxa"/>
              <w:left w:w="100" w:type="dxa"/>
              <w:bottom w:w="90" w:type="dxa"/>
              <w:right w:w="100" w:type="dxa"/>
            </w:tcMar>
            <w:vAlign w:val="center"/>
          </w:tcPr>
          <w:p w14:paraId="5C8B20F1" w14:textId="6D296708" w:rsidR="00284161" w:rsidRPr="001065A1" w:rsidRDefault="00284161" w:rsidP="00284161">
            <w:pPr>
              <w:bidi/>
              <w:spacing w:after="0"/>
              <w:rPr>
                <w:ins w:id="538" w:author="MAZEN FAYEZ" w:date="2026-08-10T10:48:00Z" w16du:dateUtc="2026-08-10T07:48:00Z"/>
                <w:rFonts w:asciiTheme="minorBidi" w:eastAsia="Arial" w:hAnsiTheme="minorBidi" w:cstheme="minorBidi"/>
                <w:bCs/>
                <w:szCs w:val="20"/>
                <w:rtl/>
                <w:rPrChange w:id="539" w:author="MOHSEN QURAEN" w:date="2026-09-21T11:09:00Z" w16du:dateUtc="2026-09-21T08:09:00Z">
                  <w:rPr>
                    <w:ins w:id="540" w:author="MAZEN FAYEZ" w:date="2026-08-10T10:48:00Z" w16du:dateUtc="2026-08-10T07:48:00Z"/>
                    <w:rFonts w:asciiTheme="minorBidi" w:eastAsia="Arial" w:hAnsiTheme="minorBidi" w:cstheme="minorBidi"/>
                    <w:sz w:val="18"/>
                    <w:szCs w:val="18"/>
                    <w:rtl/>
                  </w:rPr>
                </w:rPrChange>
              </w:rPr>
            </w:pPr>
            <w:ins w:id="541" w:author="MAZEN FAYEZ" w:date="2026-08-10T10:48:00Z" w16du:dateUtc="2026-08-10T07:48:00Z">
              <w:r w:rsidRPr="001065A1">
                <w:rPr>
                  <w:rFonts w:asciiTheme="minorBidi" w:eastAsia="Arial" w:hAnsiTheme="minorBidi" w:cstheme="minorBidi" w:hint="eastAsia"/>
                  <w:bCs/>
                  <w:szCs w:val="20"/>
                  <w:rtl/>
                  <w:rPrChange w:id="542"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543" w:author="MOHSEN QURAEN" w:date="2026-09-21T11:09:00Z" w16du:dateUtc="2026-09-21T08:09:00Z">
                    <w:rPr>
                      <w:rFonts w:asciiTheme="minorBidi" w:eastAsia="Arial" w:hAnsiTheme="minorBidi" w:cstheme="minorBidi"/>
                      <w:sz w:val="18"/>
                      <w:szCs w:val="18"/>
                      <w:rtl/>
                    </w:rPr>
                  </w:rPrChange>
                </w:rPr>
                <w:t xml:space="preserve"> لغرض معرفة بدء مزاولة النشاط </w:t>
              </w:r>
            </w:ins>
          </w:p>
        </w:tc>
        <w:tc>
          <w:tcPr>
            <w:tcW w:w="1422" w:type="dxa"/>
            <w:tcMar>
              <w:top w:w="90" w:type="dxa"/>
              <w:left w:w="100" w:type="dxa"/>
              <w:bottom w:w="90" w:type="dxa"/>
              <w:right w:w="100" w:type="dxa"/>
            </w:tcMar>
            <w:vAlign w:val="center"/>
          </w:tcPr>
          <w:p w14:paraId="607BA733" w14:textId="17903011" w:rsidR="00284161" w:rsidRPr="001065A1" w:rsidRDefault="00284161" w:rsidP="00284161">
            <w:pPr>
              <w:bidi/>
              <w:spacing w:after="0"/>
              <w:rPr>
                <w:ins w:id="544" w:author="MAZEN FAYEZ" w:date="2026-08-10T10:48:00Z" w16du:dateUtc="2026-08-10T07:48:00Z"/>
                <w:rFonts w:asciiTheme="minorBidi" w:eastAsia="Arial" w:hAnsiTheme="minorBidi" w:cstheme="minorBidi"/>
                <w:bCs/>
                <w:szCs w:val="20"/>
                <w:rtl/>
                <w:rPrChange w:id="545" w:author="MOHSEN QURAEN" w:date="2026-09-21T11:09:00Z" w16du:dateUtc="2026-09-21T08:09:00Z">
                  <w:rPr>
                    <w:ins w:id="546" w:author="MAZEN FAYEZ" w:date="2026-08-10T10:48:00Z" w16du:dateUtc="2026-08-10T07:48:00Z"/>
                    <w:rFonts w:asciiTheme="minorBidi" w:eastAsia="Arial" w:hAnsiTheme="minorBidi" w:cstheme="minorBidi"/>
                    <w:sz w:val="18"/>
                    <w:szCs w:val="18"/>
                    <w:rtl/>
                  </w:rPr>
                </w:rPrChange>
              </w:rPr>
            </w:pPr>
            <w:ins w:id="547" w:author="MAZEN FAYEZ" w:date="2026-08-10T10:48:00Z" w16du:dateUtc="2026-08-10T07:48:00Z">
              <w:r w:rsidRPr="001065A1">
                <w:rPr>
                  <w:rFonts w:asciiTheme="minorBidi" w:eastAsia="Arial" w:hAnsiTheme="minorBidi" w:cstheme="minorBidi" w:hint="eastAsia"/>
                  <w:bCs/>
                  <w:szCs w:val="20"/>
                  <w:rtl/>
                  <w:rPrChange w:id="548" w:author="MOHSEN QURAEN" w:date="2026-09-21T11:09:00Z" w16du:dateUtc="2026-09-21T08:09:00Z">
                    <w:rPr>
                      <w:rFonts w:asciiTheme="minorBidi" w:eastAsia="Arial" w:hAnsiTheme="minorBidi" w:cstheme="minorBidi" w:hint="eastAsia"/>
                      <w:sz w:val="18"/>
                      <w:szCs w:val="18"/>
                      <w:rtl/>
                    </w:rPr>
                  </w:rPrChange>
                </w:rPr>
                <w:t>نعم</w:t>
              </w:r>
            </w:ins>
            <w:ins w:id="549" w:author="MAZEN FAYEZ" w:date="2026-08-10T10:56:00Z" w16du:dateUtc="2026-08-10T07:56:00Z">
              <w:r w:rsidR="00AB5A40" w:rsidRPr="001065A1">
                <w:rPr>
                  <w:rFonts w:asciiTheme="minorBidi" w:eastAsia="Arial" w:hAnsiTheme="minorBidi" w:cstheme="minorBidi"/>
                  <w:bCs/>
                  <w:szCs w:val="20"/>
                  <w:rtl/>
                  <w:rPrChange w:id="550" w:author="MOHSEN QURAEN" w:date="2026-09-21T11:09:00Z" w16du:dateUtc="2026-09-21T08:09:00Z">
                    <w:rPr>
                      <w:rFonts w:asciiTheme="minorBidi" w:eastAsia="Arial" w:hAnsiTheme="minorBidi" w:cstheme="minorBidi"/>
                      <w:sz w:val="18"/>
                      <w:szCs w:val="18"/>
                      <w:rtl/>
                    </w:rPr>
                  </w:rPrChange>
                </w:rPr>
                <w:t>/ اختياري اذ</w:t>
              </w:r>
              <w:r w:rsidR="00933558" w:rsidRPr="001065A1">
                <w:rPr>
                  <w:rFonts w:asciiTheme="minorBidi" w:eastAsia="Arial" w:hAnsiTheme="minorBidi" w:cstheme="minorBidi" w:hint="eastAsia"/>
                  <w:bCs/>
                  <w:szCs w:val="20"/>
                  <w:rtl/>
                  <w:rPrChange w:id="551" w:author="MOHSEN QURAEN" w:date="2026-09-21T11:09:00Z" w16du:dateUtc="2026-09-21T08:09:00Z">
                    <w:rPr>
                      <w:rFonts w:asciiTheme="minorBidi" w:eastAsia="Arial" w:hAnsiTheme="minorBidi" w:cstheme="minorBidi" w:hint="eastAsia"/>
                      <w:sz w:val="18"/>
                      <w:szCs w:val="18"/>
                      <w:rtl/>
                    </w:rPr>
                  </w:rPrChange>
                </w:rPr>
                <w:t>ا</w:t>
              </w:r>
              <w:r w:rsidR="00933558" w:rsidRPr="001065A1">
                <w:rPr>
                  <w:rFonts w:asciiTheme="minorBidi" w:eastAsia="Arial" w:hAnsiTheme="minorBidi" w:cstheme="minorBidi"/>
                  <w:bCs/>
                  <w:szCs w:val="20"/>
                  <w:rtl/>
                  <w:rPrChange w:id="552" w:author="MOHSEN QURAEN" w:date="2026-09-21T11:09:00Z" w16du:dateUtc="2026-09-21T08:09:00Z">
                    <w:rPr>
                      <w:rFonts w:asciiTheme="minorBidi" w:eastAsia="Arial" w:hAnsiTheme="minorBidi" w:cstheme="minorBidi"/>
                      <w:sz w:val="18"/>
                      <w:szCs w:val="18"/>
                      <w:rtl/>
                    </w:rPr>
                  </w:rPrChange>
                </w:rPr>
                <w:t xml:space="preserve"> </w:t>
              </w:r>
              <w:r w:rsidR="00AB5A40" w:rsidRPr="001065A1">
                <w:rPr>
                  <w:rFonts w:asciiTheme="minorBidi" w:eastAsia="Arial" w:hAnsiTheme="minorBidi" w:cstheme="minorBidi" w:hint="eastAsia"/>
                  <w:bCs/>
                  <w:szCs w:val="20"/>
                  <w:rtl/>
                  <w:rPrChange w:id="553" w:author="MOHSEN QURAEN" w:date="2026-09-21T11:09:00Z" w16du:dateUtc="2026-09-21T08:09:00Z">
                    <w:rPr>
                      <w:rFonts w:asciiTheme="minorBidi" w:eastAsia="Arial" w:hAnsiTheme="minorBidi" w:cstheme="minorBidi" w:hint="eastAsia"/>
                      <w:sz w:val="18"/>
                      <w:szCs w:val="18"/>
                      <w:rtl/>
                    </w:rPr>
                  </w:rPrChange>
                </w:rPr>
                <w:t>كان</w:t>
              </w:r>
              <w:r w:rsidR="00AB5A40" w:rsidRPr="001065A1">
                <w:rPr>
                  <w:rFonts w:asciiTheme="minorBidi" w:eastAsia="Arial" w:hAnsiTheme="minorBidi" w:cstheme="minorBidi"/>
                  <w:bCs/>
                  <w:szCs w:val="20"/>
                  <w:rtl/>
                  <w:rPrChange w:id="554" w:author="MOHSEN QURAEN" w:date="2026-09-21T11:09:00Z" w16du:dateUtc="2026-09-21T08:09:00Z">
                    <w:rPr>
                      <w:rFonts w:asciiTheme="minorBidi" w:eastAsia="Arial" w:hAnsiTheme="minorBidi" w:cstheme="minorBidi"/>
                      <w:sz w:val="18"/>
                      <w:szCs w:val="18"/>
                      <w:rtl/>
                    </w:rPr>
                  </w:rPrChange>
                </w:rPr>
                <w:t xml:space="preserve"> تاجر</w:t>
              </w:r>
            </w:ins>
          </w:p>
        </w:tc>
        <w:tc>
          <w:tcPr>
            <w:tcW w:w="2556" w:type="dxa"/>
            <w:tcMar>
              <w:top w:w="90" w:type="dxa"/>
              <w:left w:w="100" w:type="dxa"/>
              <w:bottom w:w="90" w:type="dxa"/>
              <w:right w:w="100" w:type="dxa"/>
            </w:tcMar>
            <w:vAlign w:val="center"/>
          </w:tcPr>
          <w:p w14:paraId="02CA2DB7" w14:textId="2A8947A6" w:rsidR="00284161" w:rsidRPr="001065A1" w:rsidRDefault="00284161" w:rsidP="00284161">
            <w:pPr>
              <w:bidi/>
              <w:spacing w:after="0"/>
              <w:rPr>
                <w:ins w:id="555" w:author="MAZEN FAYEZ" w:date="2026-08-10T10:48:00Z" w16du:dateUtc="2026-08-10T07:48:00Z"/>
                <w:rFonts w:asciiTheme="minorBidi" w:eastAsia="Arial" w:hAnsiTheme="minorBidi" w:cstheme="minorBidi"/>
                <w:bCs/>
                <w:szCs w:val="20"/>
                <w:rtl/>
                <w:rPrChange w:id="556" w:author="MOHSEN QURAEN" w:date="2026-09-21T11:09:00Z" w16du:dateUtc="2026-09-21T08:09:00Z">
                  <w:rPr>
                    <w:ins w:id="557" w:author="MAZEN FAYEZ" w:date="2026-08-10T10:48:00Z" w16du:dateUtc="2026-08-10T07:48:00Z"/>
                    <w:rFonts w:asciiTheme="minorBidi" w:eastAsia="Arial" w:hAnsiTheme="minorBidi" w:cstheme="minorBidi"/>
                    <w:sz w:val="18"/>
                    <w:szCs w:val="18"/>
                    <w:rtl/>
                  </w:rPr>
                </w:rPrChange>
              </w:rPr>
            </w:pPr>
            <w:ins w:id="558" w:author="MAZEN FAYEZ" w:date="2026-08-10T10:48:00Z" w16du:dateUtc="2026-08-10T07:48:00Z">
              <w:r w:rsidRPr="001065A1">
                <w:rPr>
                  <w:rFonts w:asciiTheme="minorBidi" w:eastAsia="Arial" w:hAnsiTheme="minorBidi" w:cstheme="minorBidi" w:hint="eastAsia"/>
                  <w:bCs/>
                  <w:szCs w:val="20"/>
                  <w:rtl/>
                  <w:rPrChange w:id="559" w:author="MOHSEN QURAEN" w:date="2026-09-21T11:09:00Z" w16du:dateUtc="2026-09-21T08:09:00Z">
                    <w:rPr>
                      <w:rFonts w:asciiTheme="minorBidi" w:eastAsia="Arial" w:hAnsiTheme="minorBidi" w:cstheme="minorBidi" w:hint="eastAsia"/>
                      <w:sz w:val="18"/>
                      <w:szCs w:val="18"/>
                      <w:rtl/>
                    </w:rPr>
                  </w:rPrChange>
                </w:rPr>
                <w:t>أرقام</w:t>
              </w:r>
              <w:r w:rsidRPr="001065A1">
                <w:rPr>
                  <w:rFonts w:asciiTheme="minorBidi" w:eastAsia="Arial" w:hAnsiTheme="minorBidi" w:cstheme="minorBidi"/>
                  <w:bCs/>
                  <w:szCs w:val="20"/>
                  <w:rtl/>
                  <w:rPrChange w:id="560" w:author="MOHSEN QURAEN" w:date="2026-09-21T11:09:00Z" w16du:dateUtc="2026-09-21T08:09:00Z">
                    <w:rPr>
                      <w:rFonts w:asciiTheme="minorBidi" w:eastAsia="Arial" w:hAnsiTheme="minorBidi" w:cstheme="minorBidi"/>
                      <w:sz w:val="18"/>
                      <w:szCs w:val="18"/>
                      <w:rtl/>
                    </w:rPr>
                  </w:rPrChange>
                </w:rPr>
                <w:t xml:space="preserve"> ونص</w:t>
              </w:r>
            </w:ins>
          </w:p>
        </w:tc>
        <w:tc>
          <w:tcPr>
            <w:tcW w:w="2556" w:type="dxa"/>
            <w:tcMar>
              <w:top w:w="90" w:type="dxa"/>
              <w:left w:w="100" w:type="dxa"/>
              <w:bottom w:w="90" w:type="dxa"/>
              <w:right w:w="100" w:type="dxa"/>
            </w:tcMar>
            <w:vAlign w:val="center"/>
          </w:tcPr>
          <w:p w14:paraId="21488552" w14:textId="0B1BA728" w:rsidR="00284161" w:rsidRPr="001065A1" w:rsidRDefault="00284161" w:rsidP="00284161">
            <w:pPr>
              <w:bidi/>
              <w:spacing w:after="0"/>
              <w:rPr>
                <w:ins w:id="561" w:author="MAZEN FAYEZ" w:date="2026-08-10T10:48:00Z" w16du:dateUtc="2026-08-10T07:48:00Z"/>
                <w:rFonts w:asciiTheme="minorBidi" w:eastAsia="Arial" w:hAnsiTheme="minorBidi" w:cstheme="minorBidi"/>
                <w:bCs/>
                <w:szCs w:val="20"/>
                <w:rtl/>
                <w:lang w:bidi="ar-YE"/>
                <w:rPrChange w:id="562" w:author="MOHSEN QURAEN" w:date="2026-09-21T11:09:00Z" w16du:dateUtc="2026-09-21T08:09:00Z">
                  <w:rPr>
                    <w:ins w:id="563" w:author="MAZEN FAYEZ" w:date="2026-08-10T10:48:00Z" w16du:dateUtc="2026-08-10T07:48:00Z"/>
                    <w:rFonts w:asciiTheme="minorBidi" w:eastAsia="Arial" w:hAnsiTheme="minorBidi" w:cstheme="minorBidi"/>
                    <w:sz w:val="18"/>
                    <w:szCs w:val="18"/>
                    <w:rtl/>
                    <w:lang w:bidi="ar-YE"/>
                  </w:rPr>
                </w:rPrChange>
              </w:rPr>
            </w:pPr>
            <w:ins w:id="564" w:author="MAZEN FAYEZ" w:date="2026-08-10T10:48:00Z" w16du:dateUtc="2026-08-10T07:48:00Z">
              <w:r w:rsidRPr="001065A1">
                <w:rPr>
                  <w:rFonts w:asciiTheme="minorBidi" w:eastAsia="Arial" w:hAnsiTheme="minorBidi" w:cstheme="minorBidi" w:hint="eastAsia"/>
                  <w:bCs/>
                  <w:szCs w:val="20"/>
                  <w:rtl/>
                  <w:lang w:bidi="ar-YE"/>
                  <w:rPrChange w:id="565" w:author="MOHSEN QURAEN" w:date="2026-09-21T11:09:00Z" w16du:dateUtc="2026-09-21T08:09:00Z">
                    <w:rPr>
                      <w:rFonts w:asciiTheme="minorBidi" w:eastAsia="Arial" w:hAnsiTheme="minorBidi" w:cstheme="minorBidi" w:hint="eastAsia"/>
                      <w:sz w:val="18"/>
                      <w:szCs w:val="18"/>
                      <w:rtl/>
                      <w:lang w:bidi="ar-YE"/>
                    </w:rPr>
                  </w:rPrChange>
                </w:rPr>
                <w:t>رقم</w:t>
              </w:r>
              <w:r w:rsidRPr="001065A1">
                <w:rPr>
                  <w:rFonts w:asciiTheme="minorBidi" w:eastAsia="Arial" w:hAnsiTheme="minorBidi" w:cstheme="minorBidi"/>
                  <w:bCs/>
                  <w:szCs w:val="20"/>
                  <w:rtl/>
                  <w:lang w:bidi="ar-YE"/>
                  <w:rPrChange w:id="566" w:author="MOHSEN QURAEN" w:date="2026-09-21T11:09:00Z" w16du:dateUtc="2026-09-21T08:09:00Z">
                    <w:rPr>
                      <w:rFonts w:asciiTheme="minorBidi" w:eastAsia="Arial" w:hAnsiTheme="minorBidi" w:cstheme="minorBidi"/>
                      <w:sz w:val="18"/>
                      <w:szCs w:val="18"/>
                      <w:rtl/>
                      <w:lang w:bidi="ar-YE"/>
                    </w:rPr>
                  </w:rPrChange>
                </w:rPr>
                <w:t xml:space="preserve"> </w:t>
              </w:r>
            </w:ins>
            <w:ins w:id="567" w:author="MAZEN FAYEZ" w:date="2026-08-10T10:49:00Z" w16du:dateUtc="2026-08-10T07:49:00Z">
              <w:r w:rsidRPr="001065A1">
                <w:rPr>
                  <w:rFonts w:asciiTheme="minorBidi" w:eastAsia="Arial" w:hAnsiTheme="minorBidi" w:cstheme="minorBidi" w:hint="eastAsia"/>
                  <w:bCs/>
                  <w:szCs w:val="20"/>
                  <w:rtl/>
                  <w:lang w:bidi="ar-YE"/>
                  <w:rPrChange w:id="568" w:author="MOHSEN QURAEN" w:date="2026-09-21T11:09:00Z" w16du:dateUtc="2026-09-21T08:09:00Z">
                    <w:rPr>
                      <w:rFonts w:asciiTheme="minorBidi" w:eastAsia="Arial" w:hAnsiTheme="minorBidi" w:cstheme="minorBidi" w:hint="eastAsia"/>
                      <w:sz w:val="18"/>
                      <w:szCs w:val="18"/>
                      <w:rtl/>
                      <w:lang w:bidi="ar-YE"/>
                    </w:rPr>
                  </w:rPrChange>
                </w:rPr>
                <w:t>البطاقة</w:t>
              </w:r>
              <w:r w:rsidRPr="001065A1">
                <w:rPr>
                  <w:rFonts w:asciiTheme="minorBidi" w:eastAsia="Arial" w:hAnsiTheme="minorBidi" w:cstheme="minorBidi"/>
                  <w:bCs/>
                  <w:szCs w:val="20"/>
                  <w:rtl/>
                  <w:lang w:bidi="ar-YE"/>
                  <w:rPrChange w:id="569" w:author="MOHSEN QURAEN" w:date="2026-09-21T11:09:00Z" w16du:dateUtc="2026-09-21T08:09:00Z">
                    <w:rPr>
                      <w:rFonts w:asciiTheme="minorBidi" w:eastAsia="Arial" w:hAnsiTheme="minorBidi" w:cstheme="minorBidi"/>
                      <w:sz w:val="18"/>
                      <w:szCs w:val="18"/>
                      <w:rtl/>
                      <w:lang w:bidi="ar-YE"/>
                    </w:rPr>
                  </w:rPrChange>
                </w:rPr>
                <w:t xml:space="preserve"> الضريبية</w:t>
              </w:r>
            </w:ins>
          </w:p>
        </w:tc>
      </w:tr>
      <w:tr w:rsidR="00933558" w:rsidRPr="001065A1" w14:paraId="2C055825" w14:textId="77777777">
        <w:trPr>
          <w:cantSplit/>
          <w:jc w:val="center"/>
          <w:ins w:id="570" w:author="MAZEN FAYEZ" w:date="2026-08-10T10:48:00Z"/>
        </w:trPr>
        <w:tc>
          <w:tcPr>
            <w:tcW w:w="3690" w:type="dxa"/>
            <w:tcMar>
              <w:top w:w="90" w:type="dxa"/>
              <w:left w:w="100" w:type="dxa"/>
              <w:bottom w:w="90" w:type="dxa"/>
              <w:right w:w="100" w:type="dxa"/>
            </w:tcMar>
            <w:vAlign w:val="center"/>
          </w:tcPr>
          <w:p w14:paraId="1435BD34" w14:textId="4F0766AF" w:rsidR="00933558" w:rsidRPr="001065A1" w:rsidRDefault="00933558" w:rsidP="0087342F">
            <w:pPr>
              <w:bidi/>
              <w:spacing w:after="0"/>
              <w:rPr>
                <w:ins w:id="571" w:author="MAZEN FAYEZ" w:date="2026-08-10T10:48:00Z" w16du:dateUtc="2026-08-10T07:48:00Z"/>
                <w:rFonts w:asciiTheme="minorBidi" w:eastAsia="Arial" w:hAnsiTheme="minorBidi" w:cstheme="minorBidi"/>
                <w:bCs/>
                <w:szCs w:val="20"/>
                <w:rtl/>
                <w:rPrChange w:id="572" w:author="MOHSEN QURAEN" w:date="2026-09-21T11:09:00Z" w16du:dateUtc="2026-09-21T08:09:00Z">
                  <w:rPr>
                    <w:ins w:id="573" w:author="MAZEN FAYEZ" w:date="2026-08-10T10:48:00Z" w16du:dateUtc="2026-08-10T07:48:00Z"/>
                    <w:rFonts w:asciiTheme="minorBidi" w:eastAsia="Arial" w:hAnsiTheme="minorBidi" w:cstheme="minorBidi"/>
                    <w:sz w:val="18"/>
                    <w:szCs w:val="18"/>
                    <w:rtl/>
                  </w:rPr>
                </w:rPrChange>
              </w:rPr>
            </w:pPr>
            <w:ins w:id="574" w:author="MAZEN FAYEZ" w:date="2026-08-10T10:48:00Z" w16du:dateUtc="2026-08-10T07:48:00Z">
              <w:r w:rsidRPr="001065A1">
                <w:rPr>
                  <w:rFonts w:asciiTheme="minorBidi" w:eastAsia="Arial" w:hAnsiTheme="minorBidi" w:cstheme="minorBidi" w:hint="eastAsia"/>
                  <w:bCs/>
                  <w:szCs w:val="20"/>
                  <w:rtl/>
                  <w:rPrChange w:id="575"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576" w:author="MOHSEN QURAEN" w:date="2026-09-21T11:09:00Z" w16du:dateUtc="2026-09-21T08:09:00Z">
                    <w:rPr>
                      <w:rFonts w:asciiTheme="minorBidi" w:eastAsia="Arial" w:hAnsiTheme="minorBidi" w:cstheme="minorBidi"/>
                      <w:sz w:val="18"/>
                      <w:szCs w:val="18"/>
                      <w:rtl/>
                    </w:rPr>
                  </w:rPrChange>
                </w:rPr>
                <w:t xml:space="preserve"> لغرض معرفة بدء مزاولة النشاط و الخطورة في التعامل مع تجار ذات مشتريات كبيرة و هم حديثي النشاط</w:t>
              </w:r>
            </w:ins>
            <w:ins w:id="577" w:author="MOHSEN QURAEN" w:date="2026-09-21T11:26:00Z" w16du:dateUtc="2026-09-21T08:26:00Z">
              <w:r w:rsidR="0087342F">
                <w:rPr>
                  <w:rFonts w:asciiTheme="minorBidi" w:eastAsia="Arial" w:hAnsiTheme="minorBidi" w:cstheme="minorBidi" w:hint="cs"/>
                  <w:bCs/>
                  <w:szCs w:val="20"/>
                  <w:rtl/>
                </w:rPr>
                <w:t xml:space="preserve"> , كما </w:t>
              </w:r>
            </w:ins>
            <w:ins w:id="578" w:author="MOHSEN QURAEN" w:date="2026-09-21T11:26:00Z">
              <w:r w:rsidR="0087342F" w:rsidRPr="0087342F">
                <w:rPr>
                  <w:rFonts w:asciiTheme="minorBidi" w:eastAsia="Arial" w:hAnsiTheme="minorBidi" w:cstheme="minorBidi"/>
                  <w:bCs/>
                  <w:szCs w:val="20"/>
                  <w:rtl/>
                </w:rPr>
                <w:t>يجب ألا يسمح النظام بإدخال أو حفظ تاريخ منتهي الصلاحية، كما يجب ألا يسمح بإدخال تاريخ إنشاء مستقبلي</w:t>
              </w:r>
            </w:ins>
          </w:p>
        </w:tc>
        <w:tc>
          <w:tcPr>
            <w:tcW w:w="1422" w:type="dxa"/>
            <w:tcMar>
              <w:top w:w="90" w:type="dxa"/>
              <w:left w:w="100" w:type="dxa"/>
              <w:bottom w:w="90" w:type="dxa"/>
              <w:right w:w="100" w:type="dxa"/>
            </w:tcMar>
            <w:vAlign w:val="center"/>
          </w:tcPr>
          <w:p w14:paraId="6CA82A36" w14:textId="7B968729" w:rsidR="00933558" w:rsidRPr="001065A1" w:rsidRDefault="00933558" w:rsidP="00933558">
            <w:pPr>
              <w:bidi/>
              <w:spacing w:after="0"/>
              <w:rPr>
                <w:ins w:id="579" w:author="MAZEN FAYEZ" w:date="2026-08-10T10:48:00Z" w16du:dateUtc="2026-08-10T07:48:00Z"/>
                <w:rFonts w:asciiTheme="minorBidi" w:eastAsia="Arial" w:hAnsiTheme="minorBidi" w:cstheme="minorBidi"/>
                <w:bCs/>
                <w:szCs w:val="20"/>
                <w:rtl/>
                <w:rPrChange w:id="580" w:author="MOHSEN QURAEN" w:date="2026-09-21T11:09:00Z" w16du:dateUtc="2026-09-21T08:09:00Z">
                  <w:rPr>
                    <w:ins w:id="581" w:author="MAZEN FAYEZ" w:date="2026-08-10T10:48:00Z" w16du:dateUtc="2026-08-10T07:48:00Z"/>
                    <w:rFonts w:asciiTheme="minorBidi" w:eastAsia="Arial" w:hAnsiTheme="minorBidi" w:cstheme="minorBidi"/>
                    <w:sz w:val="18"/>
                    <w:szCs w:val="18"/>
                    <w:rtl/>
                  </w:rPr>
                </w:rPrChange>
              </w:rPr>
            </w:pPr>
            <w:ins w:id="582" w:author="MAZEN FAYEZ" w:date="2026-08-10T10:57:00Z" w16du:dateUtc="2026-08-10T07:57:00Z">
              <w:r w:rsidRPr="001065A1">
                <w:rPr>
                  <w:rFonts w:asciiTheme="minorBidi" w:eastAsia="Arial" w:hAnsiTheme="minorBidi" w:cstheme="minorBidi" w:hint="eastAsia"/>
                  <w:bCs/>
                  <w:szCs w:val="20"/>
                  <w:rtl/>
                  <w:rPrChange w:id="583" w:author="MOHSEN QURAEN" w:date="2026-09-21T11:09:00Z" w16du:dateUtc="2026-09-21T08:09:00Z">
                    <w:rPr>
                      <w:rFonts w:asciiTheme="minorBidi" w:eastAsia="Arial" w:hAnsiTheme="minorBidi" w:cstheme="minorBidi" w:hint="eastAsia"/>
                      <w:sz w:val="18"/>
                      <w:szCs w:val="18"/>
                      <w:rtl/>
                    </w:rPr>
                  </w:rPrChange>
                </w:rPr>
                <w:t>نعم</w:t>
              </w:r>
              <w:r w:rsidRPr="001065A1">
                <w:rPr>
                  <w:rFonts w:asciiTheme="minorBidi" w:eastAsia="Arial" w:hAnsiTheme="minorBidi" w:cstheme="minorBidi"/>
                  <w:bCs/>
                  <w:szCs w:val="20"/>
                  <w:rtl/>
                  <w:rPrChange w:id="584" w:author="MOHSEN QURAEN" w:date="2026-09-21T11:09:00Z" w16du:dateUtc="2026-09-21T08:09:00Z">
                    <w:rPr>
                      <w:rFonts w:asciiTheme="minorBidi" w:eastAsia="Arial" w:hAnsiTheme="minorBidi" w:cstheme="minorBidi"/>
                      <w:sz w:val="18"/>
                      <w:szCs w:val="18"/>
                      <w:rtl/>
                    </w:rPr>
                  </w:rPrChange>
                </w:rPr>
                <w:t>/ اختياري اذا كان تاجر</w:t>
              </w:r>
            </w:ins>
          </w:p>
        </w:tc>
        <w:tc>
          <w:tcPr>
            <w:tcW w:w="2556" w:type="dxa"/>
            <w:tcMar>
              <w:top w:w="90" w:type="dxa"/>
              <w:left w:w="100" w:type="dxa"/>
              <w:bottom w:w="90" w:type="dxa"/>
              <w:right w:w="100" w:type="dxa"/>
            </w:tcMar>
            <w:vAlign w:val="center"/>
          </w:tcPr>
          <w:p w14:paraId="0A684DE9" w14:textId="4E9A3635" w:rsidR="00933558" w:rsidRPr="001065A1" w:rsidRDefault="00933558" w:rsidP="00933558">
            <w:pPr>
              <w:bidi/>
              <w:spacing w:after="0"/>
              <w:rPr>
                <w:ins w:id="585" w:author="MAZEN FAYEZ" w:date="2026-08-10T10:48:00Z" w16du:dateUtc="2026-08-10T07:48:00Z"/>
                <w:rFonts w:asciiTheme="minorBidi" w:eastAsia="Arial" w:hAnsiTheme="minorBidi" w:cstheme="minorBidi"/>
                <w:bCs/>
                <w:szCs w:val="20"/>
                <w:rtl/>
                <w:rPrChange w:id="586" w:author="MOHSEN QURAEN" w:date="2026-09-21T11:09:00Z" w16du:dateUtc="2026-09-21T08:09:00Z">
                  <w:rPr>
                    <w:ins w:id="587" w:author="MAZEN FAYEZ" w:date="2026-08-10T10:48:00Z" w16du:dateUtc="2026-08-10T07:48:00Z"/>
                    <w:rFonts w:asciiTheme="minorBidi" w:eastAsia="Arial" w:hAnsiTheme="minorBidi" w:cstheme="minorBidi"/>
                    <w:sz w:val="18"/>
                    <w:szCs w:val="18"/>
                    <w:rtl/>
                  </w:rPr>
                </w:rPrChange>
              </w:rPr>
            </w:pPr>
            <w:ins w:id="588" w:author="MAZEN FAYEZ" w:date="2026-08-10T10:48:00Z" w16du:dateUtc="2026-08-10T07:48:00Z">
              <w:r w:rsidRPr="001065A1">
                <w:rPr>
                  <w:rFonts w:asciiTheme="minorBidi" w:eastAsia="Arial" w:hAnsiTheme="minorBidi" w:cstheme="minorBidi" w:hint="eastAsia"/>
                  <w:bCs/>
                  <w:szCs w:val="20"/>
                  <w:rtl/>
                  <w:rPrChange w:id="589" w:author="MOHSEN QURAEN" w:date="2026-09-21T11:09:00Z" w16du:dateUtc="2026-09-21T08:09:00Z">
                    <w:rPr>
                      <w:rFonts w:asciiTheme="minorBidi" w:eastAsia="Arial" w:hAnsiTheme="minorBidi" w:cstheme="minorBidi" w:hint="eastAsia"/>
                      <w:sz w:val="18"/>
                      <w:szCs w:val="18"/>
                      <w:rtl/>
                    </w:rPr>
                  </w:rPrChange>
                </w:rPr>
                <w:t>تاريخ</w:t>
              </w:r>
            </w:ins>
          </w:p>
        </w:tc>
        <w:tc>
          <w:tcPr>
            <w:tcW w:w="2556" w:type="dxa"/>
            <w:tcMar>
              <w:top w:w="90" w:type="dxa"/>
              <w:left w:w="100" w:type="dxa"/>
              <w:bottom w:w="90" w:type="dxa"/>
              <w:right w:w="100" w:type="dxa"/>
            </w:tcMar>
            <w:vAlign w:val="center"/>
          </w:tcPr>
          <w:p w14:paraId="5E819386" w14:textId="66EB7AA9" w:rsidR="00933558" w:rsidRPr="001065A1" w:rsidRDefault="00933558" w:rsidP="00933558">
            <w:pPr>
              <w:bidi/>
              <w:spacing w:after="0"/>
              <w:rPr>
                <w:ins w:id="590" w:author="MAZEN FAYEZ" w:date="2026-08-10T10:48:00Z" w16du:dateUtc="2026-08-10T07:48:00Z"/>
                <w:rFonts w:asciiTheme="minorBidi" w:eastAsia="Arial" w:hAnsiTheme="minorBidi" w:cstheme="minorBidi"/>
                <w:bCs/>
                <w:szCs w:val="20"/>
                <w:rtl/>
                <w:lang w:bidi="ar-YE"/>
                <w:rPrChange w:id="591" w:author="MOHSEN QURAEN" w:date="2026-09-21T11:09:00Z" w16du:dateUtc="2026-09-21T08:09:00Z">
                  <w:rPr>
                    <w:ins w:id="592" w:author="MAZEN FAYEZ" w:date="2026-08-10T10:48:00Z" w16du:dateUtc="2026-08-10T07:48:00Z"/>
                    <w:rFonts w:asciiTheme="minorBidi" w:eastAsia="Arial" w:hAnsiTheme="minorBidi" w:cstheme="minorBidi"/>
                    <w:sz w:val="18"/>
                    <w:szCs w:val="18"/>
                    <w:rtl/>
                    <w:lang w:bidi="ar-YE"/>
                  </w:rPr>
                </w:rPrChange>
              </w:rPr>
            </w:pPr>
            <w:ins w:id="593" w:author="MAZEN FAYEZ" w:date="2026-08-10T10:48:00Z" w16du:dateUtc="2026-08-10T07:48:00Z">
              <w:r w:rsidRPr="001065A1">
                <w:rPr>
                  <w:rFonts w:asciiTheme="minorBidi" w:eastAsia="Arial" w:hAnsiTheme="minorBidi" w:cstheme="minorBidi" w:hint="eastAsia"/>
                  <w:bCs/>
                  <w:szCs w:val="20"/>
                  <w:rtl/>
                  <w:lang w:bidi="ar-YE"/>
                  <w:rPrChange w:id="594" w:author="MOHSEN QURAEN" w:date="2026-09-21T11:09:00Z" w16du:dateUtc="2026-09-21T08:09:00Z">
                    <w:rPr>
                      <w:rFonts w:asciiTheme="minorBidi" w:eastAsia="Arial" w:hAnsiTheme="minorBidi" w:cstheme="minorBidi" w:hint="eastAsia"/>
                      <w:sz w:val="18"/>
                      <w:szCs w:val="18"/>
                      <w:rtl/>
                      <w:lang w:bidi="ar-YE"/>
                    </w:rPr>
                  </w:rPrChange>
                </w:rPr>
                <w:t>تاريخ</w:t>
              </w:r>
              <w:r w:rsidRPr="001065A1">
                <w:rPr>
                  <w:rFonts w:asciiTheme="minorBidi" w:eastAsia="Arial" w:hAnsiTheme="minorBidi" w:cstheme="minorBidi"/>
                  <w:bCs/>
                  <w:szCs w:val="20"/>
                  <w:rtl/>
                  <w:lang w:bidi="ar-YE"/>
                  <w:rPrChange w:id="595" w:author="MOHSEN QURAEN" w:date="2026-09-21T11:09:00Z" w16du:dateUtc="2026-09-21T08:09:00Z">
                    <w:rPr>
                      <w:rFonts w:asciiTheme="minorBidi" w:eastAsia="Arial" w:hAnsiTheme="minorBidi" w:cstheme="minorBidi"/>
                      <w:sz w:val="18"/>
                      <w:szCs w:val="18"/>
                      <w:rtl/>
                      <w:lang w:bidi="ar-YE"/>
                    </w:rPr>
                  </w:rPrChange>
                </w:rPr>
                <w:t xml:space="preserve"> </w:t>
              </w:r>
            </w:ins>
            <w:ins w:id="596" w:author="MAZEN FAYEZ" w:date="2026-08-10T11:48:00Z" w16du:dateUtc="2026-08-10T08:48:00Z">
              <w:del w:id="597" w:author="MOHSEN QURAEN" w:date="2026-09-21T11:25:00Z" w16du:dateUtc="2026-09-21T08:25:00Z">
                <w:r w:rsidR="009E70B4" w:rsidRPr="001065A1" w:rsidDel="0087342F">
                  <w:rPr>
                    <w:rFonts w:asciiTheme="minorBidi" w:eastAsia="Arial" w:hAnsiTheme="minorBidi" w:cstheme="minorBidi" w:hint="eastAsia"/>
                    <w:bCs/>
                    <w:szCs w:val="20"/>
                    <w:rtl/>
                    <w:lang w:bidi="ar-YE"/>
                    <w:rPrChange w:id="598" w:author="MOHSEN QURAEN" w:date="2026-09-21T11:09:00Z" w16du:dateUtc="2026-09-21T08:09:00Z">
                      <w:rPr>
                        <w:rFonts w:asciiTheme="minorBidi" w:eastAsia="Arial" w:hAnsiTheme="minorBidi" w:cstheme="minorBidi" w:hint="eastAsia"/>
                        <w:sz w:val="18"/>
                        <w:szCs w:val="18"/>
                        <w:rtl/>
                        <w:lang w:bidi="ar-YE"/>
                      </w:rPr>
                    </w:rPrChange>
                  </w:rPr>
                  <w:delText>ذ</w:delText>
                </w:r>
              </w:del>
            </w:ins>
            <w:ins w:id="599" w:author="MAZEN FAYEZ" w:date="2026-08-10T10:49:00Z" w16du:dateUtc="2026-08-10T07:49:00Z">
              <w:r w:rsidRPr="001065A1">
                <w:rPr>
                  <w:rFonts w:asciiTheme="minorBidi" w:eastAsia="Arial" w:hAnsiTheme="minorBidi" w:cstheme="minorBidi" w:hint="eastAsia"/>
                  <w:bCs/>
                  <w:szCs w:val="20"/>
                  <w:rtl/>
                  <w:lang w:bidi="ar-YE"/>
                  <w:rPrChange w:id="600" w:author="MOHSEN QURAEN" w:date="2026-09-21T11:09:00Z" w16du:dateUtc="2026-09-21T08:09:00Z">
                    <w:rPr>
                      <w:rFonts w:asciiTheme="minorBidi" w:eastAsia="Arial" w:hAnsiTheme="minorBidi" w:cstheme="minorBidi" w:hint="eastAsia"/>
                      <w:sz w:val="18"/>
                      <w:szCs w:val="18"/>
                      <w:rtl/>
                      <w:lang w:bidi="ar-YE"/>
                    </w:rPr>
                  </w:rPrChange>
                </w:rPr>
                <w:t>البطاقة</w:t>
              </w:r>
              <w:r w:rsidRPr="001065A1">
                <w:rPr>
                  <w:rFonts w:asciiTheme="minorBidi" w:eastAsia="Arial" w:hAnsiTheme="minorBidi" w:cstheme="minorBidi"/>
                  <w:bCs/>
                  <w:szCs w:val="20"/>
                  <w:rtl/>
                  <w:lang w:bidi="ar-YE"/>
                  <w:rPrChange w:id="601" w:author="MOHSEN QURAEN" w:date="2026-09-21T11:09:00Z" w16du:dateUtc="2026-09-21T08:09:00Z">
                    <w:rPr>
                      <w:rFonts w:asciiTheme="minorBidi" w:eastAsia="Arial" w:hAnsiTheme="minorBidi" w:cstheme="minorBidi"/>
                      <w:sz w:val="18"/>
                      <w:szCs w:val="18"/>
                      <w:rtl/>
                      <w:lang w:bidi="ar-YE"/>
                    </w:rPr>
                  </w:rPrChange>
                </w:rPr>
                <w:t xml:space="preserve"> الضريبية</w:t>
              </w:r>
            </w:ins>
          </w:p>
        </w:tc>
      </w:tr>
      <w:tr w:rsidR="00933558" w:rsidRPr="001065A1" w14:paraId="547AF2DC" w14:textId="77777777">
        <w:trPr>
          <w:cantSplit/>
          <w:jc w:val="center"/>
          <w:ins w:id="602" w:author="MAZEN FAYEZ" w:date="2026-08-10T10:48:00Z"/>
        </w:trPr>
        <w:tc>
          <w:tcPr>
            <w:tcW w:w="3690" w:type="dxa"/>
            <w:tcMar>
              <w:top w:w="90" w:type="dxa"/>
              <w:left w:w="100" w:type="dxa"/>
              <w:bottom w:w="90" w:type="dxa"/>
              <w:right w:w="100" w:type="dxa"/>
            </w:tcMar>
            <w:vAlign w:val="center"/>
          </w:tcPr>
          <w:p w14:paraId="64133C76" w14:textId="62289599" w:rsidR="00933558" w:rsidRPr="001065A1" w:rsidRDefault="00933558" w:rsidP="00933558">
            <w:pPr>
              <w:bidi/>
              <w:spacing w:after="0"/>
              <w:rPr>
                <w:ins w:id="603" w:author="MAZEN FAYEZ" w:date="2026-08-10T10:48:00Z" w16du:dateUtc="2026-08-10T07:48:00Z"/>
                <w:rFonts w:asciiTheme="minorBidi" w:eastAsia="Arial" w:hAnsiTheme="minorBidi" w:cstheme="minorBidi"/>
                <w:bCs/>
                <w:szCs w:val="20"/>
                <w:rtl/>
                <w:rPrChange w:id="604" w:author="MOHSEN QURAEN" w:date="2026-09-21T11:09:00Z" w16du:dateUtc="2026-09-21T08:09:00Z">
                  <w:rPr>
                    <w:ins w:id="605" w:author="MAZEN FAYEZ" w:date="2026-08-10T10:48:00Z" w16du:dateUtc="2026-08-10T07:48:00Z"/>
                    <w:rFonts w:asciiTheme="minorBidi" w:eastAsia="Arial" w:hAnsiTheme="minorBidi" w:cstheme="minorBidi"/>
                    <w:sz w:val="18"/>
                    <w:szCs w:val="18"/>
                    <w:rtl/>
                  </w:rPr>
                </w:rPrChange>
              </w:rPr>
            </w:pPr>
            <w:ins w:id="606" w:author="MAZEN FAYEZ" w:date="2026-08-10T10:48:00Z" w16du:dateUtc="2026-08-10T07:48:00Z">
              <w:r w:rsidRPr="001065A1">
                <w:rPr>
                  <w:rFonts w:asciiTheme="minorBidi" w:eastAsia="Arial" w:hAnsiTheme="minorBidi" w:cstheme="minorBidi" w:hint="eastAsia"/>
                  <w:bCs/>
                  <w:szCs w:val="20"/>
                  <w:rtl/>
                  <w:rPrChange w:id="607"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608" w:author="MOHSEN QURAEN" w:date="2026-09-21T11:09:00Z" w16du:dateUtc="2026-09-21T08:09:00Z">
                    <w:rPr>
                      <w:rFonts w:asciiTheme="minorBidi" w:eastAsia="Arial" w:hAnsiTheme="minorBidi" w:cstheme="minorBidi"/>
                      <w:sz w:val="18"/>
                      <w:szCs w:val="18"/>
                      <w:rtl/>
                    </w:rPr>
                  </w:rPrChange>
                </w:rPr>
                <w:t xml:space="preserve"> لغرض تحديد انتهاء السجل التجاري و متابعة المؤسسة أو الشركة لتجديد وثائقة القانونية</w:t>
              </w:r>
            </w:ins>
          </w:p>
        </w:tc>
        <w:tc>
          <w:tcPr>
            <w:tcW w:w="1422" w:type="dxa"/>
            <w:tcMar>
              <w:top w:w="90" w:type="dxa"/>
              <w:left w:w="100" w:type="dxa"/>
              <w:bottom w:w="90" w:type="dxa"/>
              <w:right w:w="100" w:type="dxa"/>
            </w:tcMar>
            <w:vAlign w:val="center"/>
          </w:tcPr>
          <w:p w14:paraId="51035D79" w14:textId="2AC2F340" w:rsidR="00933558" w:rsidRPr="001065A1" w:rsidRDefault="00933558" w:rsidP="00933558">
            <w:pPr>
              <w:bidi/>
              <w:spacing w:after="0"/>
              <w:rPr>
                <w:ins w:id="609" w:author="MAZEN FAYEZ" w:date="2026-08-10T10:48:00Z" w16du:dateUtc="2026-08-10T07:48:00Z"/>
                <w:rFonts w:asciiTheme="minorBidi" w:eastAsia="Arial" w:hAnsiTheme="minorBidi" w:cstheme="minorBidi"/>
                <w:bCs/>
                <w:szCs w:val="20"/>
                <w:rtl/>
                <w:rPrChange w:id="610" w:author="MOHSEN QURAEN" w:date="2026-09-21T11:09:00Z" w16du:dateUtc="2026-09-21T08:09:00Z">
                  <w:rPr>
                    <w:ins w:id="611" w:author="MAZEN FAYEZ" w:date="2026-08-10T10:48:00Z" w16du:dateUtc="2026-08-10T07:48:00Z"/>
                    <w:rFonts w:asciiTheme="minorBidi" w:eastAsia="Arial" w:hAnsiTheme="minorBidi" w:cstheme="minorBidi"/>
                    <w:sz w:val="18"/>
                    <w:szCs w:val="18"/>
                    <w:rtl/>
                  </w:rPr>
                </w:rPrChange>
              </w:rPr>
            </w:pPr>
            <w:ins w:id="612" w:author="MAZEN FAYEZ" w:date="2026-08-10T10:57:00Z" w16du:dateUtc="2026-08-10T07:57:00Z">
              <w:r w:rsidRPr="001065A1">
                <w:rPr>
                  <w:rFonts w:asciiTheme="minorBidi" w:eastAsia="Arial" w:hAnsiTheme="minorBidi" w:cstheme="minorBidi" w:hint="eastAsia"/>
                  <w:bCs/>
                  <w:szCs w:val="20"/>
                  <w:rtl/>
                  <w:rPrChange w:id="613" w:author="MOHSEN QURAEN" w:date="2026-09-21T11:09:00Z" w16du:dateUtc="2026-09-21T08:09:00Z">
                    <w:rPr>
                      <w:rFonts w:asciiTheme="minorBidi" w:eastAsia="Arial" w:hAnsiTheme="minorBidi" w:cstheme="minorBidi" w:hint="eastAsia"/>
                      <w:sz w:val="18"/>
                      <w:szCs w:val="18"/>
                      <w:rtl/>
                    </w:rPr>
                  </w:rPrChange>
                </w:rPr>
                <w:t>نعم</w:t>
              </w:r>
              <w:r w:rsidRPr="001065A1">
                <w:rPr>
                  <w:rFonts w:asciiTheme="minorBidi" w:eastAsia="Arial" w:hAnsiTheme="minorBidi" w:cstheme="minorBidi"/>
                  <w:bCs/>
                  <w:szCs w:val="20"/>
                  <w:rtl/>
                  <w:rPrChange w:id="614" w:author="MOHSEN QURAEN" w:date="2026-09-21T11:09:00Z" w16du:dateUtc="2026-09-21T08:09:00Z">
                    <w:rPr>
                      <w:rFonts w:asciiTheme="minorBidi" w:eastAsia="Arial" w:hAnsiTheme="minorBidi" w:cstheme="minorBidi"/>
                      <w:sz w:val="18"/>
                      <w:szCs w:val="18"/>
                      <w:rtl/>
                    </w:rPr>
                  </w:rPrChange>
                </w:rPr>
                <w:t>/ اختياري اذا كان تاجر</w:t>
              </w:r>
            </w:ins>
          </w:p>
        </w:tc>
        <w:tc>
          <w:tcPr>
            <w:tcW w:w="2556" w:type="dxa"/>
            <w:tcMar>
              <w:top w:w="90" w:type="dxa"/>
              <w:left w:w="100" w:type="dxa"/>
              <w:bottom w:w="90" w:type="dxa"/>
              <w:right w:w="100" w:type="dxa"/>
            </w:tcMar>
            <w:vAlign w:val="center"/>
          </w:tcPr>
          <w:p w14:paraId="0925C64C" w14:textId="7A58FF55" w:rsidR="00933558" w:rsidRPr="001065A1" w:rsidRDefault="00933558" w:rsidP="00933558">
            <w:pPr>
              <w:bidi/>
              <w:spacing w:after="0"/>
              <w:rPr>
                <w:ins w:id="615" w:author="MAZEN FAYEZ" w:date="2026-08-10T10:48:00Z" w16du:dateUtc="2026-08-10T07:48:00Z"/>
                <w:rFonts w:asciiTheme="minorBidi" w:eastAsia="Arial" w:hAnsiTheme="minorBidi" w:cstheme="minorBidi"/>
                <w:bCs/>
                <w:szCs w:val="20"/>
                <w:rtl/>
                <w:rPrChange w:id="616" w:author="MOHSEN QURAEN" w:date="2026-09-21T11:09:00Z" w16du:dateUtc="2026-09-21T08:09:00Z">
                  <w:rPr>
                    <w:ins w:id="617" w:author="MAZEN FAYEZ" w:date="2026-08-10T10:48:00Z" w16du:dateUtc="2026-08-10T07:48:00Z"/>
                    <w:rFonts w:asciiTheme="minorBidi" w:eastAsia="Arial" w:hAnsiTheme="minorBidi" w:cstheme="minorBidi"/>
                    <w:sz w:val="18"/>
                    <w:szCs w:val="18"/>
                    <w:rtl/>
                  </w:rPr>
                </w:rPrChange>
              </w:rPr>
            </w:pPr>
            <w:ins w:id="618" w:author="MAZEN FAYEZ" w:date="2026-08-10T10:48:00Z" w16du:dateUtc="2026-08-10T07:48:00Z">
              <w:r w:rsidRPr="001065A1">
                <w:rPr>
                  <w:rFonts w:asciiTheme="minorBidi" w:eastAsia="Arial" w:hAnsiTheme="minorBidi" w:cstheme="minorBidi" w:hint="eastAsia"/>
                  <w:bCs/>
                  <w:szCs w:val="20"/>
                  <w:rtl/>
                  <w:rPrChange w:id="619" w:author="MOHSEN QURAEN" w:date="2026-09-21T11:09:00Z" w16du:dateUtc="2026-09-21T08:09:00Z">
                    <w:rPr>
                      <w:rFonts w:asciiTheme="minorBidi" w:eastAsia="Arial" w:hAnsiTheme="minorBidi" w:cstheme="minorBidi" w:hint="eastAsia"/>
                      <w:sz w:val="18"/>
                      <w:szCs w:val="18"/>
                      <w:rtl/>
                    </w:rPr>
                  </w:rPrChange>
                </w:rPr>
                <w:t>تاريخ</w:t>
              </w:r>
            </w:ins>
          </w:p>
        </w:tc>
        <w:tc>
          <w:tcPr>
            <w:tcW w:w="2556" w:type="dxa"/>
            <w:tcMar>
              <w:top w:w="90" w:type="dxa"/>
              <w:left w:w="100" w:type="dxa"/>
              <w:bottom w:w="90" w:type="dxa"/>
              <w:right w:w="100" w:type="dxa"/>
            </w:tcMar>
            <w:vAlign w:val="center"/>
          </w:tcPr>
          <w:p w14:paraId="09351533" w14:textId="6FDB016F" w:rsidR="00933558" w:rsidRPr="001065A1" w:rsidRDefault="00933558" w:rsidP="00933558">
            <w:pPr>
              <w:bidi/>
              <w:spacing w:after="0"/>
              <w:rPr>
                <w:ins w:id="620" w:author="MAZEN FAYEZ" w:date="2026-08-10T10:48:00Z" w16du:dateUtc="2026-08-10T07:48:00Z"/>
                <w:rFonts w:asciiTheme="minorBidi" w:eastAsia="Arial" w:hAnsiTheme="minorBidi" w:cstheme="minorBidi"/>
                <w:bCs/>
                <w:szCs w:val="20"/>
                <w:rtl/>
                <w:lang w:bidi="ar-YE"/>
                <w:rPrChange w:id="621" w:author="MOHSEN QURAEN" w:date="2026-09-21T11:09:00Z" w16du:dateUtc="2026-09-21T08:09:00Z">
                  <w:rPr>
                    <w:ins w:id="622" w:author="MAZEN FAYEZ" w:date="2026-08-10T10:48:00Z" w16du:dateUtc="2026-08-10T07:48:00Z"/>
                    <w:rFonts w:asciiTheme="minorBidi" w:eastAsia="Arial" w:hAnsiTheme="minorBidi" w:cstheme="minorBidi"/>
                    <w:sz w:val="18"/>
                    <w:szCs w:val="18"/>
                    <w:rtl/>
                    <w:lang w:bidi="ar-YE"/>
                  </w:rPr>
                </w:rPrChange>
              </w:rPr>
            </w:pPr>
            <w:ins w:id="623" w:author="MAZEN FAYEZ" w:date="2026-08-10T10:48:00Z" w16du:dateUtc="2026-08-10T07:48:00Z">
              <w:r w:rsidRPr="001065A1">
                <w:rPr>
                  <w:rFonts w:asciiTheme="minorBidi" w:eastAsia="Arial" w:hAnsiTheme="minorBidi" w:cstheme="minorBidi" w:hint="eastAsia"/>
                  <w:bCs/>
                  <w:szCs w:val="20"/>
                  <w:rtl/>
                  <w:lang w:bidi="ar-YE"/>
                  <w:rPrChange w:id="624" w:author="MOHSEN QURAEN" w:date="2026-09-21T11:09:00Z" w16du:dateUtc="2026-09-21T08:09:00Z">
                    <w:rPr>
                      <w:rFonts w:asciiTheme="minorBidi" w:eastAsia="Arial" w:hAnsiTheme="minorBidi" w:cstheme="minorBidi" w:hint="eastAsia"/>
                      <w:sz w:val="18"/>
                      <w:szCs w:val="18"/>
                      <w:rtl/>
                      <w:lang w:bidi="ar-YE"/>
                    </w:rPr>
                  </w:rPrChange>
                </w:rPr>
                <w:t>تاريخ</w:t>
              </w:r>
              <w:r w:rsidRPr="001065A1">
                <w:rPr>
                  <w:rFonts w:asciiTheme="minorBidi" w:eastAsia="Arial" w:hAnsiTheme="minorBidi" w:cstheme="minorBidi"/>
                  <w:bCs/>
                  <w:szCs w:val="20"/>
                  <w:rtl/>
                  <w:lang w:bidi="ar-YE"/>
                  <w:rPrChange w:id="625" w:author="MOHSEN QURAEN" w:date="2026-09-21T11:09:00Z" w16du:dateUtc="2026-09-21T08:09:00Z">
                    <w:rPr>
                      <w:rFonts w:asciiTheme="minorBidi" w:eastAsia="Arial" w:hAnsiTheme="minorBidi" w:cstheme="minorBidi"/>
                      <w:sz w:val="18"/>
                      <w:szCs w:val="18"/>
                      <w:rtl/>
                      <w:lang w:bidi="ar-YE"/>
                    </w:rPr>
                  </w:rPrChange>
                </w:rPr>
                <w:t xml:space="preserve"> انتهاء </w:t>
              </w:r>
            </w:ins>
            <w:ins w:id="626" w:author="MAZEN FAYEZ" w:date="2026-08-10T10:49:00Z" w16du:dateUtc="2026-08-10T07:49:00Z">
              <w:r w:rsidRPr="001065A1">
                <w:rPr>
                  <w:rFonts w:asciiTheme="minorBidi" w:eastAsia="Arial" w:hAnsiTheme="minorBidi" w:cstheme="minorBidi" w:hint="eastAsia"/>
                  <w:bCs/>
                  <w:szCs w:val="20"/>
                  <w:rtl/>
                  <w:lang w:bidi="ar-YE"/>
                  <w:rPrChange w:id="627" w:author="MOHSEN QURAEN" w:date="2026-09-21T11:09:00Z" w16du:dateUtc="2026-09-21T08:09:00Z">
                    <w:rPr>
                      <w:rFonts w:asciiTheme="minorBidi" w:eastAsia="Arial" w:hAnsiTheme="minorBidi" w:cstheme="minorBidi" w:hint="eastAsia"/>
                      <w:sz w:val="18"/>
                      <w:szCs w:val="18"/>
                      <w:rtl/>
                      <w:lang w:bidi="ar-YE"/>
                    </w:rPr>
                  </w:rPrChange>
                </w:rPr>
                <w:t>البطاقة</w:t>
              </w:r>
              <w:r w:rsidRPr="001065A1">
                <w:rPr>
                  <w:rFonts w:asciiTheme="minorBidi" w:eastAsia="Arial" w:hAnsiTheme="minorBidi" w:cstheme="minorBidi"/>
                  <w:bCs/>
                  <w:szCs w:val="20"/>
                  <w:rtl/>
                  <w:lang w:bidi="ar-YE"/>
                  <w:rPrChange w:id="628" w:author="MOHSEN QURAEN" w:date="2026-09-21T11:09:00Z" w16du:dateUtc="2026-09-21T08:09:00Z">
                    <w:rPr>
                      <w:rFonts w:asciiTheme="minorBidi" w:eastAsia="Arial" w:hAnsiTheme="minorBidi" w:cstheme="minorBidi"/>
                      <w:sz w:val="18"/>
                      <w:szCs w:val="18"/>
                      <w:rtl/>
                      <w:lang w:bidi="ar-YE"/>
                    </w:rPr>
                  </w:rPrChange>
                </w:rPr>
                <w:t xml:space="preserve"> الضريبية</w:t>
              </w:r>
            </w:ins>
          </w:p>
        </w:tc>
      </w:tr>
      <w:tr w:rsidR="001C3776" w:rsidRPr="001065A1" w14:paraId="0E7A2BFE" w14:textId="77777777">
        <w:trPr>
          <w:cantSplit/>
          <w:jc w:val="center"/>
          <w:ins w:id="629" w:author="MAZEN FAYEZ" w:date="2026-08-10T10:45:00Z"/>
        </w:trPr>
        <w:tc>
          <w:tcPr>
            <w:tcW w:w="3690" w:type="dxa"/>
            <w:tcMar>
              <w:top w:w="90" w:type="dxa"/>
              <w:left w:w="100" w:type="dxa"/>
              <w:bottom w:w="90" w:type="dxa"/>
              <w:right w:w="100" w:type="dxa"/>
            </w:tcMar>
            <w:vAlign w:val="center"/>
          </w:tcPr>
          <w:p w14:paraId="54546B05" w14:textId="3AA6F7DA" w:rsidR="001C3776" w:rsidRPr="001065A1" w:rsidRDefault="001C3776" w:rsidP="001C3776">
            <w:pPr>
              <w:bidi/>
              <w:spacing w:after="0"/>
              <w:rPr>
                <w:ins w:id="630" w:author="MAZEN FAYEZ" w:date="2026-08-10T10:45:00Z" w16du:dateUtc="2026-08-10T07:45:00Z"/>
                <w:rFonts w:asciiTheme="minorBidi" w:eastAsia="Arial" w:hAnsiTheme="minorBidi" w:cstheme="minorBidi"/>
                <w:bCs/>
                <w:szCs w:val="20"/>
                <w:rtl/>
                <w:rPrChange w:id="631" w:author="MOHSEN QURAEN" w:date="2026-09-21T11:09:00Z" w16du:dateUtc="2026-09-21T08:09:00Z">
                  <w:rPr>
                    <w:ins w:id="632" w:author="MAZEN FAYEZ" w:date="2026-08-10T10:45:00Z" w16du:dateUtc="2026-08-10T07:45:00Z"/>
                    <w:rFonts w:asciiTheme="minorBidi" w:eastAsia="Arial" w:hAnsiTheme="minorBidi" w:cstheme="minorBidi"/>
                    <w:sz w:val="18"/>
                    <w:szCs w:val="18"/>
                    <w:rtl/>
                  </w:rPr>
                </w:rPrChange>
              </w:rPr>
            </w:pPr>
            <w:ins w:id="633" w:author="MAZEN FAYEZ" w:date="2026-08-10T10:45:00Z" w16du:dateUtc="2026-08-10T07:45:00Z">
              <w:r w:rsidRPr="001065A1">
                <w:rPr>
                  <w:rFonts w:asciiTheme="minorBidi" w:eastAsia="Arial" w:hAnsiTheme="minorBidi" w:cstheme="minorBidi" w:hint="eastAsia"/>
                  <w:bCs/>
                  <w:szCs w:val="20"/>
                  <w:rtl/>
                  <w:rPrChange w:id="634"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635" w:author="MOHSEN QURAEN" w:date="2026-09-21T11:09:00Z" w16du:dateUtc="2026-09-21T08:09:00Z">
                    <w:rPr>
                      <w:rFonts w:asciiTheme="minorBidi" w:eastAsia="Arial" w:hAnsiTheme="minorBidi" w:cstheme="minorBidi"/>
                      <w:sz w:val="18"/>
                      <w:szCs w:val="18"/>
                      <w:rtl/>
                    </w:rPr>
                  </w:rPrChange>
                </w:rPr>
                <w:t xml:space="preserve"> لغرض معرفة مزاولة النشاط </w:t>
              </w:r>
            </w:ins>
          </w:p>
        </w:tc>
        <w:tc>
          <w:tcPr>
            <w:tcW w:w="1422" w:type="dxa"/>
            <w:tcMar>
              <w:top w:w="90" w:type="dxa"/>
              <w:left w:w="100" w:type="dxa"/>
              <w:bottom w:w="90" w:type="dxa"/>
              <w:right w:w="100" w:type="dxa"/>
            </w:tcMar>
            <w:vAlign w:val="center"/>
          </w:tcPr>
          <w:p w14:paraId="459A865E" w14:textId="0C92C5F9" w:rsidR="001C3776" w:rsidRPr="001065A1" w:rsidRDefault="001C3776" w:rsidP="001C3776">
            <w:pPr>
              <w:bidi/>
              <w:spacing w:after="0"/>
              <w:rPr>
                <w:ins w:id="636" w:author="MAZEN FAYEZ" w:date="2026-08-10T10:45:00Z" w16du:dateUtc="2026-08-10T07:45:00Z"/>
                <w:rFonts w:asciiTheme="minorBidi" w:eastAsia="Arial" w:hAnsiTheme="minorBidi" w:cstheme="minorBidi"/>
                <w:bCs/>
                <w:szCs w:val="20"/>
                <w:rtl/>
                <w:rPrChange w:id="637" w:author="MOHSEN QURAEN" w:date="2026-09-21T11:09:00Z" w16du:dateUtc="2026-09-21T08:09:00Z">
                  <w:rPr>
                    <w:ins w:id="638" w:author="MAZEN FAYEZ" w:date="2026-08-10T10:45:00Z" w16du:dateUtc="2026-08-10T07:45:00Z"/>
                    <w:rFonts w:asciiTheme="minorBidi" w:eastAsia="Arial" w:hAnsiTheme="minorBidi" w:cstheme="minorBidi"/>
                    <w:sz w:val="18"/>
                    <w:szCs w:val="18"/>
                    <w:rtl/>
                  </w:rPr>
                </w:rPrChange>
              </w:rPr>
            </w:pPr>
            <w:ins w:id="639" w:author="MAZEN FAYEZ" w:date="2026-08-10T10:45:00Z" w16du:dateUtc="2026-08-10T07:45:00Z">
              <w:r w:rsidRPr="001065A1">
                <w:rPr>
                  <w:rFonts w:asciiTheme="minorBidi" w:eastAsia="Arial" w:hAnsiTheme="minorBidi" w:cstheme="minorBidi" w:hint="eastAsia"/>
                  <w:bCs/>
                  <w:szCs w:val="20"/>
                  <w:rtl/>
                  <w:rPrChange w:id="640"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54219F09" w14:textId="75C1A74A" w:rsidR="001C3776" w:rsidRPr="001065A1" w:rsidRDefault="001C3776" w:rsidP="001C3776">
            <w:pPr>
              <w:bidi/>
              <w:spacing w:after="0"/>
              <w:rPr>
                <w:ins w:id="641" w:author="MAZEN FAYEZ" w:date="2026-08-10T10:45:00Z" w16du:dateUtc="2026-08-10T07:45:00Z"/>
                <w:rFonts w:asciiTheme="minorBidi" w:eastAsia="Arial" w:hAnsiTheme="minorBidi" w:cstheme="minorBidi"/>
                <w:bCs/>
                <w:szCs w:val="20"/>
                <w:rtl/>
                <w:rPrChange w:id="642" w:author="MOHSEN QURAEN" w:date="2026-09-21T11:09:00Z" w16du:dateUtc="2026-09-21T08:09:00Z">
                  <w:rPr>
                    <w:ins w:id="643" w:author="MAZEN FAYEZ" w:date="2026-08-10T10:45:00Z" w16du:dateUtc="2026-08-10T07:45:00Z"/>
                    <w:rFonts w:asciiTheme="minorBidi" w:eastAsia="Arial" w:hAnsiTheme="minorBidi" w:cstheme="minorBidi"/>
                    <w:sz w:val="18"/>
                    <w:szCs w:val="18"/>
                    <w:rtl/>
                  </w:rPr>
                </w:rPrChange>
              </w:rPr>
            </w:pPr>
            <w:ins w:id="644" w:author="MAZEN FAYEZ" w:date="2026-08-10T10:45:00Z" w16du:dateUtc="2026-08-10T07:45:00Z">
              <w:r w:rsidRPr="001065A1">
                <w:rPr>
                  <w:rFonts w:asciiTheme="minorBidi" w:eastAsia="Arial" w:hAnsiTheme="minorBidi" w:cstheme="minorBidi" w:hint="eastAsia"/>
                  <w:bCs/>
                  <w:szCs w:val="20"/>
                  <w:rtl/>
                  <w:rPrChange w:id="645" w:author="MOHSEN QURAEN" w:date="2026-09-21T11:09:00Z" w16du:dateUtc="2026-09-21T08:09:00Z">
                    <w:rPr>
                      <w:rFonts w:asciiTheme="minorBidi" w:eastAsia="Arial" w:hAnsiTheme="minorBidi" w:cstheme="minorBidi" w:hint="eastAsia"/>
                      <w:sz w:val="18"/>
                      <w:szCs w:val="18"/>
                      <w:rtl/>
                    </w:rPr>
                  </w:rPrChange>
                </w:rPr>
                <w:t>أرقام</w:t>
              </w:r>
              <w:r w:rsidRPr="001065A1">
                <w:rPr>
                  <w:rFonts w:asciiTheme="minorBidi" w:eastAsia="Arial" w:hAnsiTheme="minorBidi" w:cstheme="minorBidi"/>
                  <w:bCs/>
                  <w:szCs w:val="20"/>
                  <w:rtl/>
                  <w:rPrChange w:id="646" w:author="MOHSEN QURAEN" w:date="2026-09-21T11:09:00Z" w16du:dateUtc="2026-09-21T08:09:00Z">
                    <w:rPr>
                      <w:rFonts w:asciiTheme="minorBidi" w:eastAsia="Arial" w:hAnsiTheme="minorBidi" w:cstheme="minorBidi"/>
                      <w:sz w:val="18"/>
                      <w:szCs w:val="18"/>
                      <w:rtl/>
                    </w:rPr>
                  </w:rPrChange>
                </w:rPr>
                <w:t xml:space="preserve"> ونص</w:t>
              </w:r>
            </w:ins>
          </w:p>
        </w:tc>
        <w:tc>
          <w:tcPr>
            <w:tcW w:w="2556" w:type="dxa"/>
            <w:tcMar>
              <w:top w:w="90" w:type="dxa"/>
              <w:left w:w="100" w:type="dxa"/>
              <w:bottom w:w="90" w:type="dxa"/>
              <w:right w:w="100" w:type="dxa"/>
            </w:tcMar>
            <w:vAlign w:val="center"/>
          </w:tcPr>
          <w:p w14:paraId="28DF02C6" w14:textId="67E04C20" w:rsidR="001C3776" w:rsidRPr="001065A1" w:rsidRDefault="001C3776" w:rsidP="001C3776">
            <w:pPr>
              <w:bidi/>
              <w:spacing w:after="0"/>
              <w:rPr>
                <w:ins w:id="647" w:author="MAZEN FAYEZ" w:date="2026-08-10T10:45:00Z" w16du:dateUtc="2026-08-10T07:45:00Z"/>
                <w:rFonts w:asciiTheme="minorBidi" w:eastAsia="Arial" w:hAnsiTheme="minorBidi" w:cstheme="minorBidi"/>
                <w:bCs/>
                <w:szCs w:val="20"/>
                <w:rtl/>
                <w:rPrChange w:id="648" w:author="MOHSEN QURAEN" w:date="2026-09-21T11:09:00Z" w16du:dateUtc="2026-09-21T08:09:00Z">
                  <w:rPr>
                    <w:ins w:id="649" w:author="MAZEN FAYEZ" w:date="2026-08-10T10:45:00Z" w16du:dateUtc="2026-08-10T07:45:00Z"/>
                    <w:rFonts w:asciiTheme="minorBidi" w:eastAsia="Arial" w:hAnsiTheme="minorBidi" w:cstheme="minorBidi"/>
                    <w:sz w:val="18"/>
                    <w:szCs w:val="18"/>
                    <w:rtl/>
                  </w:rPr>
                </w:rPrChange>
              </w:rPr>
            </w:pPr>
            <w:ins w:id="650" w:author="MAZEN FAYEZ" w:date="2026-08-10T10:45:00Z" w16du:dateUtc="2026-08-10T07:45:00Z">
              <w:r w:rsidRPr="001065A1">
                <w:rPr>
                  <w:rFonts w:asciiTheme="minorBidi" w:eastAsia="Arial" w:hAnsiTheme="minorBidi" w:cstheme="minorBidi" w:hint="eastAsia"/>
                  <w:bCs/>
                  <w:szCs w:val="20"/>
                  <w:rtl/>
                  <w:lang w:bidi="ar-YE"/>
                  <w:rPrChange w:id="651" w:author="MOHSEN QURAEN" w:date="2026-09-21T11:09:00Z" w16du:dateUtc="2026-09-21T08:09:00Z">
                    <w:rPr>
                      <w:rFonts w:asciiTheme="minorBidi" w:eastAsia="Arial" w:hAnsiTheme="minorBidi" w:cstheme="minorBidi" w:hint="eastAsia"/>
                      <w:sz w:val="18"/>
                      <w:szCs w:val="18"/>
                      <w:rtl/>
                      <w:lang w:bidi="ar-YE"/>
                    </w:rPr>
                  </w:rPrChange>
                </w:rPr>
                <w:t>رقم</w:t>
              </w:r>
              <w:r w:rsidRPr="001065A1">
                <w:rPr>
                  <w:rFonts w:asciiTheme="minorBidi" w:eastAsia="Arial" w:hAnsiTheme="minorBidi" w:cstheme="minorBidi"/>
                  <w:bCs/>
                  <w:szCs w:val="20"/>
                  <w:rtl/>
                  <w:lang w:bidi="ar-YE"/>
                  <w:rPrChange w:id="652" w:author="MOHSEN QURAEN" w:date="2026-09-21T11:09:00Z" w16du:dateUtc="2026-09-21T08:09:00Z">
                    <w:rPr>
                      <w:rFonts w:asciiTheme="minorBidi" w:eastAsia="Arial" w:hAnsiTheme="minorBidi" w:cstheme="minorBidi"/>
                      <w:sz w:val="18"/>
                      <w:szCs w:val="18"/>
                      <w:rtl/>
                      <w:lang w:bidi="ar-YE"/>
                    </w:rPr>
                  </w:rPrChange>
                </w:rPr>
                <w:t xml:space="preserve"> قيد </w:t>
              </w:r>
              <w:r w:rsidR="00BB7C41" w:rsidRPr="001065A1">
                <w:rPr>
                  <w:rFonts w:asciiTheme="minorBidi" w:eastAsia="Arial" w:hAnsiTheme="minorBidi" w:cstheme="minorBidi" w:hint="eastAsia"/>
                  <w:bCs/>
                  <w:szCs w:val="20"/>
                  <w:rtl/>
                  <w:lang w:bidi="ar-YE"/>
                  <w:rPrChange w:id="653" w:author="MOHSEN QURAEN" w:date="2026-09-21T11:09:00Z" w16du:dateUtc="2026-09-21T08:09:00Z">
                    <w:rPr>
                      <w:rFonts w:asciiTheme="minorBidi" w:eastAsia="Arial" w:hAnsiTheme="minorBidi" w:cstheme="minorBidi" w:hint="eastAsia"/>
                      <w:sz w:val="18"/>
                      <w:szCs w:val="18"/>
                      <w:rtl/>
                      <w:lang w:bidi="ar-YE"/>
                    </w:rPr>
                  </w:rPrChange>
                </w:rPr>
                <w:t>رخصة</w:t>
              </w:r>
              <w:r w:rsidR="00BB7C41" w:rsidRPr="001065A1">
                <w:rPr>
                  <w:rFonts w:asciiTheme="minorBidi" w:eastAsia="Arial" w:hAnsiTheme="minorBidi" w:cstheme="minorBidi"/>
                  <w:bCs/>
                  <w:szCs w:val="20"/>
                  <w:rtl/>
                  <w:lang w:bidi="ar-YE"/>
                  <w:rPrChange w:id="654" w:author="MOHSEN QURAEN" w:date="2026-09-21T11:09:00Z" w16du:dateUtc="2026-09-21T08:09:00Z">
                    <w:rPr>
                      <w:rFonts w:asciiTheme="minorBidi" w:eastAsia="Arial" w:hAnsiTheme="minorBidi" w:cstheme="minorBidi"/>
                      <w:sz w:val="18"/>
                      <w:szCs w:val="18"/>
                      <w:rtl/>
                      <w:lang w:bidi="ar-YE"/>
                    </w:rPr>
                  </w:rPrChange>
                </w:rPr>
                <w:t xml:space="preserve"> مزاولة المهنة</w:t>
              </w:r>
            </w:ins>
          </w:p>
        </w:tc>
      </w:tr>
      <w:tr w:rsidR="001C3776" w:rsidRPr="001065A1" w14:paraId="3C7D2EE0" w14:textId="77777777">
        <w:trPr>
          <w:cantSplit/>
          <w:jc w:val="center"/>
          <w:ins w:id="655" w:author="MAZEN FAYEZ" w:date="2026-08-10T10:45:00Z"/>
        </w:trPr>
        <w:tc>
          <w:tcPr>
            <w:tcW w:w="3690" w:type="dxa"/>
            <w:tcMar>
              <w:top w:w="90" w:type="dxa"/>
              <w:left w:w="100" w:type="dxa"/>
              <w:bottom w:w="90" w:type="dxa"/>
              <w:right w:w="100" w:type="dxa"/>
            </w:tcMar>
            <w:vAlign w:val="center"/>
          </w:tcPr>
          <w:p w14:paraId="53519267" w14:textId="00ED89F6" w:rsidR="001C3776" w:rsidRPr="001065A1" w:rsidRDefault="001C3776" w:rsidP="0087342F">
            <w:pPr>
              <w:bidi/>
              <w:spacing w:after="0"/>
              <w:rPr>
                <w:ins w:id="656" w:author="MAZEN FAYEZ" w:date="2026-08-10T10:45:00Z" w16du:dateUtc="2026-08-10T07:45:00Z"/>
                <w:rFonts w:asciiTheme="minorBidi" w:eastAsia="Arial" w:hAnsiTheme="minorBidi" w:cstheme="minorBidi"/>
                <w:bCs/>
                <w:szCs w:val="20"/>
                <w:rtl/>
                <w:rPrChange w:id="657" w:author="MOHSEN QURAEN" w:date="2026-09-21T11:09:00Z" w16du:dateUtc="2026-09-21T08:09:00Z">
                  <w:rPr>
                    <w:ins w:id="658" w:author="MAZEN FAYEZ" w:date="2026-08-10T10:45:00Z" w16du:dateUtc="2026-08-10T07:45:00Z"/>
                    <w:rFonts w:asciiTheme="minorBidi" w:eastAsia="Arial" w:hAnsiTheme="minorBidi" w:cstheme="minorBidi"/>
                    <w:sz w:val="18"/>
                    <w:szCs w:val="18"/>
                    <w:rtl/>
                  </w:rPr>
                </w:rPrChange>
              </w:rPr>
            </w:pPr>
            <w:ins w:id="659" w:author="MAZEN FAYEZ" w:date="2026-08-10T10:45:00Z" w16du:dateUtc="2026-08-10T07:45:00Z">
              <w:r w:rsidRPr="001065A1">
                <w:rPr>
                  <w:rFonts w:asciiTheme="minorBidi" w:eastAsia="Arial" w:hAnsiTheme="minorBidi" w:cstheme="minorBidi" w:hint="eastAsia"/>
                  <w:bCs/>
                  <w:szCs w:val="20"/>
                  <w:rtl/>
                  <w:rPrChange w:id="660"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661" w:author="MOHSEN QURAEN" w:date="2026-09-21T11:09:00Z" w16du:dateUtc="2026-09-21T08:09:00Z">
                    <w:rPr>
                      <w:rFonts w:asciiTheme="minorBidi" w:eastAsia="Arial" w:hAnsiTheme="minorBidi" w:cstheme="minorBidi"/>
                      <w:sz w:val="18"/>
                      <w:szCs w:val="18"/>
                      <w:rtl/>
                    </w:rPr>
                  </w:rPrChange>
                </w:rPr>
                <w:t xml:space="preserve"> لغرض معرفة </w:t>
              </w:r>
            </w:ins>
            <w:ins w:id="662" w:author="MAZEN FAYEZ" w:date="2026-08-10T10:46:00Z" w16du:dateUtc="2026-08-10T07:46:00Z">
              <w:r w:rsidR="00205C43" w:rsidRPr="001065A1">
                <w:rPr>
                  <w:rFonts w:asciiTheme="minorBidi" w:eastAsia="Arial" w:hAnsiTheme="minorBidi" w:cstheme="minorBidi" w:hint="eastAsia"/>
                  <w:bCs/>
                  <w:szCs w:val="20"/>
                  <w:rtl/>
                  <w:rPrChange w:id="663" w:author="MOHSEN QURAEN" w:date="2026-09-21T11:09:00Z" w16du:dateUtc="2026-09-21T08:09:00Z">
                    <w:rPr>
                      <w:rFonts w:asciiTheme="minorBidi" w:eastAsia="Arial" w:hAnsiTheme="minorBidi" w:cstheme="minorBidi" w:hint="eastAsia"/>
                      <w:sz w:val="18"/>
                      <w:szCs w:val="18"/>
                      <w:rtl/>
                    </w:rPr>
                  </w:rPrChange>
                </w:rPr>
                <w:t>تاريخ</w:t>
              </w:r>
              <w:r w:rsidR="00205C43" w:rsidRPr="001065A1">
                <w:rPr>
                  <w:rFonts w:asciiTheme="minorBidi" w:eastAsia="Arial" w:hAnsiTheme="minorBidi" w:cstheme="minorBidi"/>
                  <w:bCs/>
                  <w:szCs w:val="20"/>
                  <w:rtl/>
                  <w:rPrChange w:id="664" w:author="MOHSEN QURAEN" w:date="2026-09-21T11:09:00Z" w16du:dateUtc="2026-09-21T08:09:00Z">
                    <w:rPr>
                      <w:rFonts w:asciiTheme="minorBidi" w:eastAsia="Arial" w:hAnsiTheme="minorBidi" w:cstheme="minorBidi"/>
                      <w:sz w:val="18"/>
                      <w:szCs w:val="18"/>
                      <w:rtl/>
                    </w:rPr>
                  </w:rPrChange>
                </w:rPr>
                <w:t xml:space="preserve"> </w:t>
              </w:r>
            </w:ins>
            <w:ins w:id="665" w:author="MAZEN FAYEZ" w:date="2026-08-10T10:45:00Z" w16du:dateUtc="2026-08-10T07:45:00Z">
              <w:r w:rsidRPr="001065A1">
                <w:rPr>
                  <w:rFonts w:asciiTheme="minorBidi" w:eastAsia="Arial" w:hAnsiTheme="minorBidi" w:cstheme="minorBidi" w:hint="eastAsia"/>
                  <w:bCs/>
                  <w:szCs w:val="20"/>
                  <w:rtl/>
                  <w:rPrChange w:id="666" w:author="MOHSEN QURAEN" w:date="2026-09-21T11:09:00Z" w16du:dateUtc="2026-09-21T08:09:00Z">
                    <w:rPr>
                      <w:rFonts w:asciiTheme="minorBidi" w:eastAsia="Arial" w:hAnsiTheme="minorBidi" w:cstheme="minorBidi" w:hint="eastAsia"/>
                      <w:sz w:val="18"/>
                      <w:szCs w:val="18"/>
                      <w:rtl/>
                    </w:rPr>
                  </w:rPrChange>
                </w:rPr>
                <w:t>بدء</w:t>
              </w:r>
              <w:r w:rsidRPr="001065A1">
                <w:rPr>
                  <w:rFonts w:asciiTheme="minorBidi" w:eastAsia="Arial" w:hAnsiTheme="minorBidi" w:cstheme="minorBidi"/>
                  <w:bCs/>
                  <w:szCs w:val="20"/>
                  <w:rtl/>
                  <w:rPrChange w:id="667" w:author="MOHSEN QURAEN" w:date="2026-09-21T11:09:00Z" w16du:dateUtc="2026-09-21T08:09:00Z">
                    <w:rPr>
                      <w:rFonts w:asciiTheme="minorBidi" w:eastAsia="Arial" w:hAnsiTheme="minorBidi" w:cstheme="minorBidi"/>
                      <w:sz w:val="18"/>
                      <w:szCs w:val="18"/>
                      <w:rtl/>
                    </w:rPr>
                  </w:rPrChange>
                </w:rPr>
                <w:t xml:space="preserve"> مزاولة النشاط </w:t>
              </w:r>
            </w:ins>
            <w:ins w:id="668" w:author="MOHSEN QURAEN" w:date="2026-09-21T11:26:00Z" w16du:dateUtc="2026-09-21T08:26:00Z">
              <w:r w:rsidR="0087342F">
                <w:rPr>
                  <w:rFonts w:asciiTheme="minorBidi" w:eastAsia="Arial" w:hAnsiTheme="minorBidi" w:cstheme="minorBidi" w:hint="cs"/>
                  <w:bCs/>
                  <w:szCs w:val="20"/>
                  <w:rtl/>
                </w:rPr>
                <w:t xml:space="preserve">, كما </w:t>
              </w:r>
            </w:ins>
            <w:ins w:id="669" w:author="MOHSEN QURAEN" w:date="2026-09-21T11:26:00Z">
              <w:r w:rsidR="0087342F" w:rsidRPr="0087342F">
                <w:rPr>
                  <w:rFonts w:asciiTheme="minorBidi" w:eastAsia="Arial" w:hAnsiTheme="minorBidi" w:cstheme="minorBidi"/>
                  <w:bCs/>
                  <w:szCs w:val="20"/>
                  <w:rtl/>
                </w:rPr>
                <w:t>يجب ألا يسمح النظام بإدخال أو حفظ تاريخ منتهي الصلاحية، كما يجب ألا يسمح بإدخال تاريخ إنشاء مستقبلي</w:t>
              </w:r>
            </w:ins>
          </w:p>
        </w:tc>
        <w:tc>
          <w:tcPr>
            <w:tcW w:w="1422" w:type="dxa"/>
            <w:tcMar>
              <w:top w:w="90" w:type="dxa"/>
              <w:left w:w="100" w:type="dxa"/>
              <w:bottom w:w="90" w:type="dxa"/>
              <w:right w:w="100" w:type="dxa"/>
            </w:tcMar>
            <w:vAlign w:val="center"/>
          </w:tcPr>
          <w:p w14:paraId="7B6A5474" w14:textId="7C587DD0" w:rsidR="001C3776" w:rsidRPr="001065A1" w:rsidRDefault="001C3776" w:rsidP="001C3776">
            <w:pPr>
              <w:bidi/>
              <w:spacing w:after="0"/>
              <w:rPr>
                <w:ins w:id="670" w:author="MAZEN FAYEZ" w:date="2026-08-10T10:45:00Z" w16du:dateUtc="2026-08-10T07:45:00Z"/>
                <w:rFonts w:asciiTheme="minorBidi" w:eastAsia="Arial" w:hAnsiTheme="minorBidi" w:cstheme="minorBidi"/>
                <w:bCs/>
                <w:szCs w:val="20"/>
                <w:rtl/>
                <w:rPrChange w:id="671" w:author="MOHSEN QURAEN" w:date="2026-09-21T11:09:00Z" w16du:dateUtc="2026-09-21T08:09:00Z">
                  <w:rPr>
                    <w:ins w:id="672" w:author="MAZEN FAYEZ" w:date="2026-08-10T10:45:00Z" w16du:dateUtc="2026-08-10T07:45:00Z"/>
                    <w:rFonts w:asciiTheme="minorBidi" w:eastAsia="Arial" w:hAnsiTheme="minorBidi" w:cstheme="minorBidi"/>
                    <w:sz w:val="18"/>
                    <w:szCs w:val="18"/>
                    <w:rtl/>
                  </w:rPr>
                </w:rPrChange>
              </w:rPr>
            </w:pPr>
            <w:ins w:id="673" w:author="MAZEN FAYEZ" w:date="2026-08-10T10:45:00Z" w16du:dateUtc="2026-08-10T07:45:00Z">
              <w:r w:rsidRPr="001065A1">
                <w:rPr>
                  <w:rFonts w:asciiTheme="minorBidi" w:eastAsia="Arial" w:hAnsiTheme="minorBidi" w:cstheme="minorBidi" w:hint="eastAsia"/>
                  <w:bCs/>
                  <w:szCs w:val="20"/>
                  <w:rtl/>
                  <w:rPrChange w:id="674"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3936DA94" w14:textId="69DF961C" w:rsidR="001C3776" w:rsidRPr="001065A1" w:rsidRDefault="001C3776" w:rsidP="001C3776">
            <w:pPr>
              <w:bidi/>
              <w:spacing w:after="0"/>
              <w:rPr>
                <w:ins w:id="675" w:author="MAZEN FAYEZ" w:date="2026-08-10T10:45:00Z" w16du:dateUtc="2026-08-10T07:45:00Z"/>
                <w:rFonts w:asciiTheme="minorBidi" w:eastAsia="Arial" w:hAnsiTheme="minorBidi" w:cstheme="minorBidi"/>
                <w:bCs/>
                <w:szCs w:val="20"/>
                <w:rtl/>
                <w:rPrChange w:id="676" w:author="MOHSEN QURAEN" w:date="2026-09-21T11:09:00Z" w16du:dateUtc="2026-09-21T08:09:00Z">
                  <w:rPr>
                    <w:ins w:id="677" w:author="MAZEN FAYEZ" w:date="2026-08-10T10:45:00Z" w16du:dateUtc="2026-08-10T07:45:00Z"/>
                    <w:rFonts w:asciiTheme="minorBidi" w:eastAsia="Arial" w:hAnsiTheme="minorBidi" w:cstheme="minorBidi"/>
                    <w:sz w:val="18"/>
                    <w:szCs w:val="18"/>
                    <w:rtl/>
                  </w:rPr>
                </w:rPrChange>
              </w:rPr>
            </w:pPr>
            <w:ins w:id="678" w:author="MAZEN FAYEZ" w:date="2026-08-10T10:45:00Z" w16du:dateUtc="2026-08-10T07:45:00Z">
              <w:r w:rsidRPr="001065A1">
                <w:rPr>
                  <w:rFonts w:asciiTheme="minorBidi" w:eastAsia="Arial" w:hAnsiTheme="minorBidi" w:cstheme="minorBidi" w:hint="eastAsia"/>
                  <w:bCs/>
                  <w:szCs w:val="20"/>
                  <w:rtl/>
                  <w:rPrChange w:id="679" w:author="MOHSEN QURAEN" w:date="2026-09-21T11:09:00Z" w16du:dateUtc="2026-09-21T08:09:00Z">
                    <w:rPr>
                      <w:rFonts w:asciiTheme="minorBidi" w:eastAsia="Arial" w:hAnsiTheme="minorBidi" w:cstheme="minorBidi" w:hint="eastAsia"/>
                      <w:sz w:val="18"/>
                      <w:szCs w:val="18"/>
                      <w:rtl/>
                    </w:rPr>
                  </w:rPrChange>
                </w:rPr>
                <w:t>تاريخ</w:t>
              </w:r>
            </w:ins>
          </w:p>
        </w:tc>
        <w:tc>
          <w:tcPr>
            <w:tcW w:w="2556" w:type="dxa"/>
            <w:tcMar>
              <w:top w:w="90" w:type="dxa"/>
              <w:left w:w="100" w:type="dxa"/>
              <w:bottom w:w="90" w:type="dxa"/>
              <w:right w:w="100" w:type="dxa"/>
            </w:tcMar>
            <w:vAlign w:val="center"/>
          </w:tcPr>
          <w:p w14:paraId="086C4419" w14:textId="1770549A" w:rsidR="001C3776" w:rsidRPr="001065A1" w:rsidRDefault="001C3776" w:rsidP="001C3776">
            <w:pPr>
              <w:bidi/>
              <w:spacing w:after="0"/>
              <w:rPr>
                <w:ins w:id="680" w:author="MAZEN FAYEZ" w:date="2026-08-10T10:45:00Z" w16du:dateUtc="2026-08-10T07:45:00Z"/>
                <w:rFonts w:asciiTheme="minorBidi" w:eastAsia="Arial" w:hAnsiTheme="minorBidi" w:cstheme="minorBidi"/>
                <w:bCs/>
                <w:szCs w:val="20"/>
                <w:rtl/>
                <w:rPrChange w:id="681" w:author="MOHSEN QURAEN" w:date="2026-09-21T11:09:00Z" w16du:dateUtc="2026-09-21T08:09:00Z">
                  <w:rPr>
                    <w:ins w:id="682" w:author="MAZEN FAYEZ" w:date="2026-08-10T10:45:00Z" w16du:dateUtc="2026-08-10T07:45:00Z"/>
                    <w:rFonts w:asciiTheme="minorBidi" w:eastAsia="Arial" w:hAnsiTheme="minorBidi" w:cstheme="minorBidi"/>
                    <w:sz w:val="18"/>
                    <w:szCs w:val="18"/>
                    <w:rtl/>
                  </w:rPr>
                </w:rPrChange>
              </w:rPr>
            </w:pPr>
            <w:ins w:id="683" w:author="MAZEN FAYEZ" w:date="2026-08-10T10:45:00Z" w16du:dateUtc="2026-08-10T07:45:00Z">
              <w:r w:rsidRPr="001065A1">
                <w:rPr>
                  <w:rFonts w:asciiTheme="minorBidi" w:eastAsia="Arial" w:hAnsiTheme="minorBidi" w:cstheme="minorBidi" w:hint="eastAsia"/>
                  <w:bCs/>
                  <w:szCs w:val="20"/>
                  <w:rtl/>
                  <w:lang w:bidi="ar-YE"/>
                  <w:rPrChange w:id="684" w:author="MOHSEN QURAEN" w:date="2026-09-21T11:09:00Z" w16du:dateUtc="2026-09-21T08:09:00Z">
                    <w:rPr>
                      <w:rFonts w:asciiTheme="minorBidi" w:eastAsia="Arial" w:hAnsiTheme="minorBidi" w:cstheme="minorBidi" w:hint="eastAsia"/>
                      <w:sz w:val="18"/>
                      <w:szCs w:val="18"/>
                      <w:rtl/>
                      <w:lang w:bidi="ar-YE"/>
                    </w:rPr>
                  </w:rPrChange>
                </w:rPr>
                <w:t>تاريخ</w:t>
              </w:r>
              <w:r w:rsidRPr="001065A1">
                <w:rPr>
                  <w:rFonts w:asciiTheme="minorBidi" w:eastAsia="Arial" w:hAnsiTheme="minorBidi" w:cstheme="minorBidi"/>
                  <w:bCs/>
                  <w:szCs w:val="20"/>
                  <w:rtl/>
                  <w:lang w:bidi="ar-YE"/>
                  <w:rPrChange w:id="685" w:author="MOHSEN QURAEN" w:date="2026-09-21T11:09:00Z" w16du:dateUtc="2026-09-21T08:09:00Z">
                    <w:rPr>
                      <w:rFonts w:asciiTheme="minorBidi" w:eastAsia="Arial" w:hAnsiTheme="minorBidi" w:cstheme="minorBidi"/>
                      <w:sz w:val="18"/>
                      <w:szCs w:val="18"/>
                      <w:rtl/>
                      <w:lang w:bidi="ar-YE"/>
                    </w:rPr>
                  </w:rPrChange>
                </w:rPr>
                <w:t xml:space="preserve"> </w:t>
              </w:r>
            </w:ins>
            <w:ins w:id="686" w:author="MAZEN FAYEZ" w:date="2026-08-10T10:46:00Z" w16du:dateUtc="2026-08-10T07:46:00Z">
              <w:r w:rsidR="00BB7C41" w:rsidRPr="001065A1">
                <w:rPr>
                  <w:rFonts w:asciiTheme="minorBidi" w:eastAsia="Arial" w:hAnsiTheme="minorBidi" w:cstheme="minorBidi" w:hint="eastAsia"/>
                  <w:bCs/>
                  <w:szCs w:val="20"/>
                  <w:rtl/>
                  <w:lang w:bidi="ar-YE"/>
                  <w:rPrChange w:id="687" w:author="MOHSEN QURAEN" w:date="2026-09-21T11:09:00Z" w16du:dateUtc="2026-09-21T08:09:00Z">
                    <w:rPr>
                      <w:rFonts w:asciiTheme="minorBidi" w:eastAsia="Arial" w:hAnsiTheme="minorBidi" w:cstheme="minorBidi" w:hint="eastAsia"/>
                      <w:sz w:val="18"/>
                      <w:szCs w:val="18"/>
                      <w:rtl/>
                      <w:lang w:bidi="ar-YE"/>
                    </w:rPr>
                  </w:rPrChange>
                </w:rPr>
                <w:t>رخصة</w:t>
              </w:r>
              <w:r w:rsidR="00BB7C41" w:rsidRPr="001065A1">
                <w:rPr>
                  <w:rFonts w:asciiTheme="minorBidi" w:eastAsia="Arial" w:hAnsiTheme="minorBidi" w:cstheme="minorBidi"/>
                  <w:bCs/>
                  <w:szCs w:val="20"/>
                  <w:rtl/>
                  <w:lang w:bidi="ar-YE"/>
                  <w:rPrChange w:id="688" w:author="MOHSEN QURAEN" w:date="2026-09-21T11:09:00Z" w16du:dateUtc="2026-09-21T08:09:00Z">
                    <w:rPr>
                      <w:rFonts w:asciiTheme="minorBidi" w:eastAsia="Arial" w:hAnsiTheme="minorBidi" w:cstheme="minorBidi"/>
                      <w:sz w:val="18"/>
                      <w:szCs w:val="18"/>
                      <w:rtl/>
                      <w:lang w:bidi="ar-YE"/>
                    </w:rPr>
                  </w:rPrChange>
                </w:rPr>
                <w:t xml:space="preserve"> مزاولة المهنة</w:t>
              </w:r>
            </w:ins>
          </w:p>
        </w:tc>
      </w:tr>
      <w:tr w:rsidR="001C3776" w:rsidRPr="001065A1" w14:paraId="4E8AD8F6" w14:textId="77777777">
        <w:trPr>
          <w:cantSplit/>
          <w:jc w:val="center"/>
          <w:ins w:id="689" w:author="MAZEN FAYEZ" w:date="2026-08-10T10:45:00Z"/>
        </w:trPr>
        <w:tc>
          <w:tcPr>
            <w:tcW w:w="3690" w:type="dxa"/>
            <w:tcMar>
              <w:top w:w="90" w:type="dxa"/>
              <w:left w:w="100" w:type="dxa"/>
              <w:bottom w:w="90" w:type="dxa"/>
              <w:right w:w="100" w:type="dxa"/>
            </w:tcMar>
            <w:vAlign w:val="center"/>
          </w:tcPr>
          <w:p w14:paraId="1335947A" w14:textId="4E8F2C90" w:rsidR="001C3776" w:rsidRPr="001065A1" w:rsidRDefault="001C3776" w:rsidP="001C3776">
            <w:pPr>
              <w:bidi/>
              <w:spacing w:after="0"/>
              <w:rPr>
                <w:ins w:id="690" w:author="MAZEN FAYEZ" w:date="2026-08-10T10:45:00Z" w16du:dateUtc="2026-08-10T07:45:00Z"/>
                <w:rFonts w:asciiTheme="minorBidi" w:eastAsia="Arial" w:hAnsiTheme="minorBidi" w:cstheme="minorBidi"/>
                <w:bCs/>
                <w:szCs w:val="20"/>
                <w:rtl/>
                <w:rPrChange w:id="691" w:author="MOHSEN QURAEN" w:date="2026-09-21T11:09:00Z" w16du:dateUtc="2026-09-21T08:09:00Z">
                  <w:rPr>
                    <w:ins w:id="692" w:author="MAZEN FAYEZ" w:date="2026-08-10T10:45:00Z" w16du:dateUtc="2026-08-10T07:45:00Z"/>
                    <w:rFonts w:asciiTheme="minorBidi" w:eastAsia="Arial" w:hAnsiTheme="minorBidi" w:cstheme="minorBidi"/>
                    <w:sz w:val="18"/>
                    <w:szCs w:val="18"/>
                    <w:rtl/>
                  </w:rPr>
                </w:rPrChange>
              </w:rPr>
            </w:pPr>
            <w:ins w:id="693" w:author="MAZEN FAYEZ" w:date="2026-08-10T10:45:00Z" w16du:dateUtc="2026-08-10T07:45:00Z">
              <w:r w:rsidRPr="001065A1">
                <w:rPr>
                  <w:rFonts w:asciiTheme="minorBidi" w:eastAsia="Arial" w:hAnsiTheme="minorBidi" w:cstheme="minorBidi" w:hint="eastAsia"/>
                  <w:bCs/>
                  <w:szCs w:val="20"/>
                  <w:rtl/>
                  <w:rPrChange w:id="694" w:author="MOHSEN QURAEN" w:date="2026-09-21T11:09:00Z" w16du:dateUtc="2026-09-21T08:09:00Z">
                    <w:rPr>
                      <w:rFonts w:asciiTheme="minorBidi" w:eastAsia="Arial" w:hAnsiTheme="minorBidi" w:cstheme="minorBidi" w:hint="eastAsia"/>
                      <w:sz w:val="18"/>
                      <w:szCs w:val="18"/>
                      <w:rtl/>
                    </w:rPr>
                  </w:rPrChange>
                </w:rPr>
                <w:t>يستخدم</w:t>
              </w:r>
              <w:r w:rsidRPr="001065A1">
                <w:rPr>
                  <w:rFonts w:asciiTheme="minorBidi" w:eastAsia="Arial" w:hAnsiTheme="minorBidi" w:cstheme="minorBidi"/>
                  <w:bCs/>
                  <w:szCs w:val="20"/>
                  <w:rtl/>
                  <w:rPrChange w:id="695" w:author="MOHSEN QURAEN" w:date="2026-09-21T11:09:00Z" w16du:dateUtc="2026-09-21T08:09:00Z">
                    <w:rPr>
                      <w:rFonts w:asciiTheme="minorBidi" w:eastAsia="Arial" w:hAnsiTheme="minorBidi" w:cstheme="minorBidi"/>
                      <w:sz w:val="18"/>
                      <w:szCs w:val="18"/>
                      <w:rtl/>
                    </w:rPr>
                  </w:rPrChange>
                </w:rPr>
                <w:t xml:space="preserve"> لغرض تحديد انتهاء </w:t>
              </w:r>
            </w:ins>
            <w:ins w:id="696" w:author="MAZEN FAYEZ" w:date="2026-08-10T10:47:00Z" w16du:dateUtc="2026-08-10T07:47:00Z">
              <w:r w:rsidR="00D003AB" w:rsidRPr="001065A1">
                <w:rPr>
                  <w:rFonts w:asciiTheme="minorBidi" w:eastAsia="Arial" w:hAnsiTheme="minorBidi" w:cstheme="minorBidi" w:hint="eastAsia"/>
                  <w:bCs/>
                  <w:szCs w:val="20"/>
                  <w:rtl/>
                  <w:rPrChange w:id="697" w:author="MOHSEN QURAEN" w:date="2026-09-21T11:09:00Z" w16du:dateUtc="2026-09-21T08:09:00Z">
                    <w:rPr>
                      <w:rFonts w:asciiTheme="minorBidi" w:eastAsia="Arial" w:hAnsiTheme="minorBidi" w:cstheme="minorBidi" w:hint="eastAsia"/>
                      <w:sz w:val="18"/>
                      <w:szCs w:val="18"/>
                      <w:rtl/>
                    </w:rPr>
                  </w:rPrChange>
                </w:rPr>
                <w:t>مزاولة</w:t>
              </w:r>
              <w:r w:rsidR="00D003AB" w:rsidRPr="001065A1">
                <w:rPr>
                  <w:rFonts w:asciiTheme="minorBidi" w:eastAsia="Arial" w:hAnsiTheme="minorBidi" w:cstheme="minorBidi"/>
                  <w:bCs/>
                  <w:szCs w:val="20"/>
                  <w:rtl/>
                  <w:rPrChange w:id="698" w:author="MOHSEN QURAEN" w:date="2026-09-21T11:09:00Z" w16du:dateUtc="2026-09-21T08:09:00Z">
                    <w:rPr>
                      <w:rFonts w:asciiTheme="minorBidi" w:eastAsia="Arial" w:hAnsiTheme="minorBidi" w:cstheme="minorBidi"/>
                      <w:sz w:val="18"/>
                      <w:szCs w:val="18"/>
                      <w:rtl/>
                    </w:rPr>
                  </w:rPrChange>
                </w:rPr>
                <w:t xml:space="preserve"> النشاط </w:t>
              </w:r>
            </w:ins>
            <w:ins w:id="699" w:author="MAZEN FAYEZ" w:date="2026-08-10T10:45:00Z" w16du:dateUtc="2026-08-10T07:45:00Z">
              <w:r w:rsidRPr="001065A1">
                <w:rPr>
                  <w:rFonts w:asciiTheme="minorBidi" w:eastAsia="Arial" w:hAnsiTheme="minorBidi" w:cstheme="minorBidi" w:hint="eastAsia"/>
                  <w:bCs/>
                  <w:szCs w:val="20"/>
                  <w:rtl/>
                  <w:rPrChange w:id="700" w:author="MOHSEN QURAEN" w:date="2026-09-21T11:09:00Z" w16du:dateUtc="2026-09-21T08:09:00Z">
                    <w:rPr>
                      <w:rFonts w:asciiTheme="minorBidi" w:eastAsia="Arial" w:hAnsiTheme="minorBidi" w:cstheme="minorBidi" w:hint="eastAsia"/>
                      <w:sz w:val="18"/>
                      <w:szCs w:val="18"/>
                      <w:rtl/>
                    </w:rPr>
                  </w:rPrChange>
                </w:rPr>
                <w:t>و</w:t>
              </w:r>
              <w:r w:rsidRPr="001065A1">
                <w:rPr>
                  <w:rFonts w:asciiTheme="minorBidi" w:eastAsia="Arial" w:hAnsiTheme="minorBidi" w:cstheme="minorBidi"/>
                  <w:bCs/>
                  <w:szCs w:val="20"/>
                  <w:rtl/>
                  <w:rPrChange w:id="701" w:author="MOHSEN QURAEN" w:date="2026-09-21T11:09:00Z" w16du:dateUtc="2026-09-21T08:09:00Z">
                    <w:rPr>
                      <w:rFonts w:asciiTheme="minorBidi" w:eastAsia="Arial" w:hAnsiTheme="minorBidi" w:cstheme="minorBidi"/>
                      <w:sz w:val="18"/>
                      <w:szCs w:val="18"/>
                      <w:rtl/>
                    </w:rPr>
                  </w:rPrChange>
                </w:rPr>
                <w:t xml:space="preserve"> متابعة التاجر لتجديد وثائقة القانونية</w:t>
              </w:r>
            </w:ins>
          </w:p>
        </w:tc>
        <w:tc>
          <w:tcPr>
            <w:tcW w:w="1422" w:type="dxa"/>
            <w:tcMar>
              <w:top w:w="90" w:type="dxa"/>
              <w:left w:w="100" w:type="dxa"/>
              <w:bottom w:w="90" w:type="dxa"/>
              <w:right w:w="100" w:type="dxa"/>
            </w:tcMar>
            <w:vAlign w:val="center"/>
          </w:tcPr>
          <w:p w14:paraId="098DBF33" w14:textId="213184E7" w:rsidR="001C3776" w:rsidRPr="001065A1" w:rsidRDefault="00BB7C41" w:rsidP="001C3776">
            <w:pPr>
              <w:bidi/>
              <w:spacing w:after="0"/>
              <w:rPr>
                <w:ins w:id="702" w:author="MAZEN FAYEZ" w:date="2026-08-10T10:45:00Z" w16du:dateUtc="2026-08-10T07:45:00Z"/>
                <w:rFonts w:asciiTheme="minorBidi" w:eastAsia="Arial" w:hAnsiTheme="minorBidi" w:cstheme="minorBidi"/>
                <w:bCs/>
                <w:szCs w:val="20"/>
                <w:rtl/>
                <w:rPrChange w:id="703" w:author="MOHSEN QURAEN" w:date="2026-09-21T11:09:00Z" w16du:dateUtc="2026-09-21T08:09:00Z">
                  <w:rPr>
                    <w:ins w:id="704" w:author="MAZEN FAYEZ" w:date="2026-08-10T10:45:00Z" w16du:dateUtc="2026-08-10T07:45:00Z"/>
                    <w:rFonts w:asciiTheme="minorBidi" w:eastAsia="Arial" w:hAnsiTheme="minorBidi" w:cstheme="minorBidi"/>
                    <w:sz w:val="18"/>
                    <w:szCs w:val="18"/>
                    <w:rtl/>
                  </w:rPr>
                </w:rPrChange>
              </w:rPr>
            </w:pPr>
            <w:ins w:id="705" w:author="MAZEN FAYEZ" w:date="2026-08-10T10:46:00Z" w16du:dateUtc="2026-08-10T07:46:00Z">
              <w:r w:rsidRPr="001065A1">
                <w:rPr>
                  <w:rFonts w:asciiTheme="minorBidi" w:eastAsia="Arial" w:hAnsiTheme="minorBidi" w:cstheme="minorBidi" w:hint="eastAsia"/>
                  <w:bCs/>
                  <w:szCs w:val="20"/>
                  <w:rtl/>
                  <w:rPrChange w:id="706"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1DECC7D1" w14:textId="59D3138F" w:rsidR="001C3776" w:rsidRPr="001065A1" w:rsidRDefault="001C3776" w:rsidP="001C3776">
            <w:pPr>
              <w:bidi/>
              <w:spacing w:after="0"/>
              <w:rPr>
                <w:ins w:id="707" w:author="MAZEN FAYEZ" w:date="2026-08-10T10:45:00Z" w16du:dateUtc="2026-08-10T07:45:00Z"/>
                <w:rFonts w:asciiTheme="minorBidi" w:eastAsia="Arial" w:hAnsiTheme="minorBidi" w:cstheme="minorBidi"/>
                <w:bCs/>
                <w:szCs w:val="20"/>
                <w:rtl/>
                <w:rPrChange w:id="708" w:author="MOHSEN QURAEN" w:date="2026-09-21T11:09:00Z" w16du:dateUtc="2026-09-21T08:09:00Z">
                  <w:rPr>
                    <w:ins w:id="709" w:author="MAZEN FAYEZ" w:date="2026-08-10T10:45:00Z" w16du:dateUtc="2026-08-10T07:45:00Z"/>
                    <w:rFonts w:asciiTheme="minorBidi" w:eastAsia="Arial" w:hAnsiTheme="minorBidi" w:cstheme="minorBidi"/>
                    <w:sz w:val="18"/>
                    <w:szCs w:val="18"/>
                    <w:rtl/>
                  </w:rPr>
                </w:rPrChange>
              </w:rPr>
            </w:pPr>
            <w:ins w:id="710" w:author="MAZEN FAYEZ" w:date="2026-08-10T10:45:00Z" w16du:dateUtc="2026-08-10T07:45:00Z">
              <w:r w:rsidRPr="001065A1">
                <w:rPr>
                  <w:rFonts w:asciiTheme="minorBidi" w:eastAsia="Arial" w:hAnsiTheme="minorBidi" w:cstheme="minorBidi" w:hint="eastAsia"/>
                  <w:bCs/>
                  <w:szCs w:val="20"/>
                  <w:rtl/>
                  <w:rPrChange w:id="711" w:author="MOHSEN QURAEN" w:date="2026-09-21T11:09:00Z" w16du:dateUtc="2026-09-21T08:09:00Z">
                    <w:rPr>
                      <w:rFonts w:asciiTheme="minorBidi" w:eastAsia="Arial" w:hAnsiTheme="minorBidi" w:cstheme="minorBidi" w:hint="eastAsia"/>
                      <w:sz w:val="18"/>
                      <w:szCs w:val="18"/>
                      <w:rtl/>
                    </w:rPr>
                  </w:rPrChange>
                </w:rPr>
                <w:t>تاريخ</w:t>
              </w:r>
            </w:ins>
          </w:p>
        </w:tc>
        <w:tc>
          <w:tcPr>
            <w:tcW w:w="2556" w:type="dxa"/>
            <w:tcMar>
              <w:top w:w="90" w:type="dxa"/>
              <w:left w:w="100" w:type="dxa"/>
              <w:bottom w:w="90" w:type="dxa"/>
              <w:right w:w="100" w:type="dxa"/>
            </w:tcMar>
            <w:vAlign w:val="center"/>
          </w:tcPr>
          <w:p w14:paraId="1FBA70EC" w14:textId="45EB86E4" w:rsidR="001C3776" w:rsidRPr="001065A1" w:rsidRDefault="001C3776" w:rsidP="001C3776">
            <w:pPr>
              <w:bidi/>
              <w:spacing w:after="0"/>
              <w:rPr>
                <w:ins w:id="712" w:author="MAZEN FAYEZ" w:date="2026-08-10T10:45:00Z" w16du:dateUtc="2026-08-10T07:45:00Z"/>
                <w:rFonts w:asciiTheme="minorBidi" w:eastAsia="Arial" w:hAnsiTheme="minorBidi" w:cstheme="minorBidi"/>
                <w:bCs/>
                <w:szCs w:val="20"/>
                <w:rtl/>
                <w:rPrChange w:id="713" w:author="MOHSEN QURAEN" w:date="2026-09-21T11:09:00Z" w16du:dateUtc="2026-09-21T08:09:00Z">
                  <w:rPr>
                    <w:ins w:id="714" w:author="MAZEN FAYEZ" w:date="2026-08-10T10:45:00Z" w16du:dateUtc="2026-08-10T07:45:00Z"/>
                    <w:rFonts w:asciiTheme="minorBidi" w:eastAsia="Arial" w:hAnsiTheme="minorBidi" w:cstheme="minorBidi"/>
                    <w:sz w:val="18"/>
                    <w:szCs w:val="18"/>
                    <w:rtl/>
                  </w:rPr>
                </w:rPrChange>
              </w:rPr>
            </w:pPr>
            <w:ins w:id="715" w:author="MAZEN FAYEZ" w:date="2026-08-10T10:45:00Z" w16du:dateUtc="2026-08-10T07:45:00Z">
              <w:r w:rsidRPr="001065A1">
                <w:rPr>
                  <w:rFonts w:asciiTheme="minorBidi" w:eastAsia="Arial" w:hAnsiTheme="minorBidi" w:cstheme="minorBidi" w:hint="eastAsia"/>
                  <w:bCs/>
                  <w:szCs w:val="20"/>
                  <w:rtl/>
                  <w:lang w:bidi="ar-YE"/>
                  <w:rPrChange w:id="716" w:author="MOHSEN QURAEN" w:date="2026-09-21T11:09:00Z" w16du:dateUtc="2026-09-21T08:09:00Z">
                    <w:rPr>
                      <w:rFonts w:asciiTheme="minorBidi" w:eastAsia="Arial" w:hAnsiTheme="minorBidi" w:cstheme="minorBidi" w:hint="eastAsia"/>
                      <w:sz w:val="18"/>
                      <w:szCs w:val="18"/>
                      <w:rtl/>
                      <w:lang w:bidi="ar-YE"/>
                    </w:rPr>
                  </w:rPrChange>
                </w:rPr>
                <w:t>تاريخ</w:t>
              </w:r>
              <w:r w:rsidRPr="001065A1">
                <w:rPr>
                  <w:rFonts w:asciiTheme="minorBidi" w:eastAsia="Arial" w:hAnsiTheme="minorBidi" w:cstheme="minorBidi"/>
                  <w:bCs/>
                  <w:szCs w:val="20"/>
                  <w:rtl/>
                  <w:lang w:bidi="ar-YE"/>
                  <w:rPrChange w:id="717" w:author="MOHSEN QURAEN" w:date="2026-09-21T11:09:00Z" w16du:dateUtc="2026-09-21T08:09:00Z">
                    <w:rPr>
                      <w:rFonts w:asciiTheme="minorBidi" w:eastAsia="Arial" w:hAnsiTheme="minorBidi" w:cstheme="minorBidi"/>
                      <w:sz w:val="18"/>
                      <w:szCs w:val="18"/>
                      <w:rtl/>
                      <w:lang w:bidi="ar-YE"/>
                    </w:rPr>
                  </w:rPrChange>
                </w:rPr>
                <w:t xml:space="preserve"> </w:t>
              </w:r>
            </w:ins>
            <w:ins w:id="718" w:author="MAZEN FAYEZ" w:date="2026-08-10T10:46:00Z" w16du:dateUtc="2026-08-10T07:46:00Z">
              <w:r w:rsidR="00BB7C41" w:rsidRPr="001065A1">
                <w:rPr>
                  <w:rFonts w:asciiTheme="minorBidi" w:eastAsia="Arial" w:hAnsiTheme="minorBidi" w:cstheme="minorBidi" w:hint="eastAsia"/>
                  <w:bCs/>
                  <w:szCs w:val="20"/>
                  <w:rtl/>
                  <w:lang w:bidi="ar-YE"/>
                  <w:rPrChange w:id="719" w:author="MOHSEN QURAEN" w:date="2026-09-21T11:09:00Z" w16du:dateUtc="2026-09-21T08:09:00Z">
                    <w:rPr>
                      <w:rFonts w:asciiTheme="minorBidi" w:eastAsia="Arial" w:hAnsiTheme="minorBidi" w:cstheme="minorBidi" w:hint="eastAsia"/>
                      <w:sz w:val="18"/>
                      <w:szCs w:val="18"/>
                      <w:rtl/>
                      <w:lang w:bidi="ar-YE"/>
                    </w:rPr>
                  </w:rPrChange>
                </w:rPr>
                <w:t>رخصة</w:t>
              </w:r>
              <w:r w:rsidR="00BB7C41" w:rsidRPr="001065A1">
                <w:rPr>
                  <w:rFonts w:asciiTheme="minorBidi" w:eastAsia="Arial" w:hAnsiTheme="minorBidi" w:cstheme="minorBidi"/>
                  <w:bCs/>
                  <w:szCs w:val="20"/>
                  <w:rtl/>
                  <w:lang w:bidi="ar-YE"/>
                  <w:rPrChange w:id="720" w:author="MOHSEN QURAEN" w:date="2026-09-21T11:09:00Z" w16du:dateUtc="2026-09-21T08:09:00Z">
                    <w:rPr>
                      <w:rFonts w:asciiTheme="minorBidi" w:eastAsia="Arial" w:hAnsiTheme="minorBidi" w:cstheme="minorBidi"/>
                      <w:sz w:val="18"/>
                      <w:szCs w:val="18"/>
                      <w:rtl/>
                      <w:lang w:bidi="ar-YE"/>
                    </w:rPr>
                  </w:rPrChange>
                </w:rPr>
                <w:t xml:space="preserve"> مزاولة المهنة</w:t>
              </w:r>
            </w:ins>
          </w:p>
        </w:tc>
      </w:tr>
      <w:tr w:rsidR="0009392A" w:rsidRPr="001065A1" w14:paraId="75E4E844" w14:textId="77777777">
        <w:trPr>
          <w:cantSplit/>
          <w:jc w:val="center"/>
          <w:ins w:id="721" w:author="MAZEN FAYEZ" w:date="2026-08-10T11:56:00Z"/>
        </w:trPr>
        <w:tc>
          <w:tcPr>
            <w:tcW w:w="3690" w:type="dxa"/>
            <w:tcMar>
              <w:top w:w="90" w:type="dxa"/>
              <w:left w:w="100" w:type="dxa"/>
              <w:bottom w:w="90" w:type="dxa"/>
              <w:right w:w="100" w:type="dxa"/>
            </w:tcMar>
            <w:vAlign w:val="center"/>
          </w:tcPr>
          <w:p w14:paraId="339A7F70" w14:textId="27C3C293" w:rsidR="0009392A" w:rsidRPr="001065A1" w:rsidRDefault="00CF4E4A" w:rsidP="00060B86">
            <w:pPr>
              <w:bidi/>
              <w:spacing w:after="0"/>
              <w:rPr>
                <w:ins w:id="722" w:author="MAZEN FAYEZ" w:date="2026-08-10T11:56:00Z" w16du:dateUtc="2026-08-10T08:56:00Z"/>
                <w:rFonts w:asciiTheme="minorBidi" w:eastAsia="Arial" w:hAnsiTheme="minorBidi" w:cstheme="minorBidi"/>
                <w:bCs/>
                <w:szCs w:val="20"/>
                <w:rtl/>
                <w:rPrChange w:id="723" w:author="MOHSEN QURAEN" w:date="2026-09-21T11:09:00Z" w16du:dateUtc="2026-09-21T08:09:00Z">
                  <w:rPr>
                    <w:ins w:id="724" w:author="MAZEN FAYEZ" w:date="2026-08-10T11:56:00Z" w16du:dateUtc="2026-08-10T08:56:00Z"/>
                    <w:rFonts w:asciiTheme="minorBidi" w:eastAsia="Arial" w:hAnsiTheme="minorBidi" w:cstheme="minorBidi"/>
                    <w:sz w:val="18"/>
                    <w:szCs w:val="18"/>
                    <w:rtl/>
                  </w:rPr>
                </w:rPrChange>
              </w:rPr>
            </w:pPr>
            <w:ins w:id="725" w:author="MAZEN FAYEZ" w:date="2026-08-10T11:57:00Z" w16du:dateUtc="2026-08-10T08:57:00Z">
              <w:r w:rsidRPr="001065A1">
                <w:rPr>
                  <w:rFonts w:asciiTheme="minorBidi" w:eastAsia="Arial" w:hAnsiTheme="minorBidi" w:cstheme="minorBidi" w:hint="eastAsia"/>
                  <w:bCs/>
                  <w:szCs w:val="20"/>
                  <w:rtl/>
                  <w:rPrChange w:id="726" w:author="MOHSEN QURAEN" w:date="2026-09-21T11:09:00Z" w16du:dateUtc="2026-09-21T08:09:00Z">
                    <w:rPr>
                      <w:rFonts w:asciiTheme="minorBidi" w:eastAsia="Arial" w:hAnsiTheme="minorBidi" w:cstheme="minorBidi" w:hint="eastAsia"/>
                      <w:sz w:val="18"/>
                      <w:szCs w:val="18"/>
                      <w:rtl/>
                    </w:rPr>
                  </w:rPrChange>
                </w:rPr>
                <w:t>ادخال</w:t>
              </w:r>
              <w:r w:rsidRPr="001065A1">
                <w:rPr>
                  <w:rFonts w:asciiTheme="minorBidi" w:eastAsia="Arial" w:hAnsiTheme="minorBidi" w:cstheme="minorBidi"/>
                  <w:bCs/>
                  <w:szCs w:val="20"/>
                  <w:rtl/>
                  <w:rPrChange w:id="727" w:author="MOHSEN QURAEN" w:date="2026-09-21T11:09:00Z" w16du:dateUtc="2026-09-21T08:09:00Z">
                    <w:rPr>
                      <w:rFonts w:asciiTheme="minorBidi" w:eastAsia="Arial" w:hAnsiTheme="minorBidi" w:cstheme="minorBidi"/>
                      <w:sz w:val="18"/>
                      <w:szCs w:val="18"/>
                      <w:rtl/>
                    </w:rPr>
                  </w:rPrChange>
                </w:rPr>
                <w:t xml:space="preserve"> </w:t>
              </w:r>
            </w:ins>
            <w:ins w:id="728" w:author="MAZEN FAYEZ" w:date="2026-08-10T11:56:00Z" w16du:dateUtc="2026-08-10T08:56:00Z">
              <w:r w:rsidRPr="001065A1">
                <w:rPr>
                  <w:rFonts w:asciiTheme="minorBidi" w:eastAsia="Arial" w:hAnsiTheme="minorBidi" w:cstheme="minorBidi" w:hint="eastAsia"/>
                  <w:bCs/>
                  <w:szCs w:val="20"/>
                  <w:rtl/>
                  <w:rPrChange w:id="729" w:author="MOHSEN QURAEN" w:date="2026-09-21T11:09:00Z" w16du:dateUtc="2026-09-21T08:09:00Z">
                    <w:rPr>
                      <w:rFonts w:asciiTheme="minorBidi" w:eastAsia="Arial" w:hAnsiTheme="minorBidi" w:cstheme="minorBidi" w:hint="eastAsia"/>
                      <w:sz w:val="18"/>
                      <w:szCs w:val="18"/>
                      <w:rtl/>
                    </w:rPr>
                  </w:rPrChange>
                </w:rPr>
                <w:t>عنوان</w:t>
              </w:r>
              <w:r w:rsidRPr="001065A1">
                <w:rPr>
                  <w:rFonts w:asciiTheme="minorBidi" w:eastAsia="Arial" w:hAnsiTheme="minorBidi" w:cstheme="minorBidi"/>
                  <w:bCs/>
                  <w:szCs w:val="20"/>
                  <w:rtl/>
                  <w:rPrChange w:id="730" w:author="MOHSEN QURAEN" w:date="2026-09-21T11:09:00Z" w16du:dateUtc="2026-09-21T08:09:00Z">
                    <w:rPr>
                      <w:rFonts w:asciiTheme="minorBidi" w:eastAsia="Arial" w:hAnsiTheme="minorBidi" w:cstheme="minorBidi"/>
                      <w:sz w:val="18"/>
                      <w:szCs w:val="18"/>
                      <w:rtl/>
                    </w:rPr>
                  </w:rPrChange>
                </w:rPr>
                <w:t xml:space="preserve"> </w:t>
              </w:r>
            </w:ins>
            <w:ins w:id="731" w:author="MAZEN FAYEZ" w:date="2026-08-10T11:57:00Z" w16du:dateUtc="2026-08-10T08:57:00Z">
              <w:r w:rsidRPr="001065A1">
                <w:rPr>
                  <w:rFonts w:asciiTheme="minorBidi" w:eastAsia="Arial" w:hAnsiTheme="minorBidi" w:cstheme="minorBidi" w:hint="eastAsia"/>
                  <w:bCs/>
                  <w:szCs w:val="20"/>
                  <w:rtl/>
                  <w:rPrChange w:id="732" w:author="MOHSEN QURAEN" w:date="2026-09-21T11:09:00Z" w16du:dateUtc="2026-09-21T08:09:00Z">
                    <w:rPr>
                      <w:rFonts w:asciiTheme="minorBidi" w:eastAsia="Arial" w:hAnsiTheme="minorBidi" w:cstheme="minorBidi" w:hint="eastAsia"/>
                      <w:sz w:val="18"/>
                      <w:szCs w:val="18"/>
                      <w:rtl/>
                    </w:rPr>
                  </w:rPrChange>
                </w:rPr>
                <w:t>البريد</w:t>
              </w:r>
              <w:r w:rsidRPr="001065A1">
                <w:rPr>
                  <w:rFonts w:asciiTheme="minorBidi" w:eastAsia="Arial" w:hAnsiTheme="minorBidi" w:cstheme="minorBidi"/>
                  <w:bCs/>
                  <w:szCs w:val="20"/>
                  <w:rtl/>
                  <w:rPrChange w:id="733" w:author="MOHSEN QURAEN" w:date="2026-09-21T11:09:00Z" w16du:dateUtc="2026-09-21T08:09:00Z">
                    <w:rPr>
                      <w:rFonts w:asciiTheme="minorBidi" w:eastAsia="Arial" w:hAnsiTheme="minorBidi" w:cstheme="minorBidi"/>
                      <w:sz w:val="18"/>
                      <w:szCs w:val="18"/>
                      <w:rtl/>
                    </w:rPr>
                  </w:rPrChange>
                </w:rPr>
                <w:t xml:space="preserve"> الالكتروني</w:t>
              </w:r>
            </w:ins>
          </w:p>
        </w:tc>
        <w:tc>
          <w:tcPr>
            <w:tcW w:w="1422" w:type="dxa"/>
            <w:tcMar>
              <w:top w:w="90" w:type="dxa"/>
              <w:left w:w="100" w:type="dxa"/>
              <w:bottom w:w="90" w:type="dxa"/>
              <w:right w:w="100" w:type="dxa"/>
            </w:tcMar>
            <w:vAlign w:val="center"/>
          </w:tcPr>
          <w:p w14:paraId="4917AB4D" w14:textId="055F14E3" w:rsidR="0009392A" w:rsidRPr="001065A1" w:rsidRDefault="00CF4E4A" w:rsidP="00060B86">
            <w:pPr>
              <w:bidi/>
              <w:spacing w:after="0"/>
              <w:rPr>
                <w:ins w:id="734" w:author="MAZEN FAYEZ" w:date="2026-08-10T11:56:00Z" w16du:dateUtc="2026-08-10T08:56:00Z"/>
                <w:rFonts w:asciiTheme="minorBidi" w:eastAsia="Arial" w:hAnsiTheme="minorBidi" w:cstheme="minorBidi"/>
                <w:bCs/>
                <w:szCs w:val="20"/>
                <w:rtl/>
                <w:rPrChange w:id="735" w:author="MOHSEN QURAEN" w:date="2026-09-21T11:09:00Z" w16du:dateUtc="2026-09-21T08:09:00Z">
                  <w:rPr>
                    <w:ins w:id="736" w:author="MAZEN FAYEZ" w:date="2026-08-10T11:56:00Z" w16du:dateUtc="2026-08-10T08:56:00Z"/>
                    <w:rFonts w:asciiTheme="minorBidi" w:eastAsia="Arial" w:hAnsiTheme="minorBidi" w:cstheme="minorBidi"/>
                    <w:sz w:val="18"/>
                    <w:szCs w:val="18"/>
                    <w:rtl/>
                  </w:rPr>
                </w:rPrChange>
              </w:rPr>
            </w:pPr>
            <w:ins w:id="737" w:author="MAZEN FAYEZ" w:date="2026-08-10T11:56:00Z" w16du:dateUtc="2026-08-10T08:56:00Z">
              <w:r w:rsidRPr="001065A1">
                <w:rPr>
                  <w:rFonts w:asciiTheme="minorBidi" w:eastAsia="Arial" w:hAnsiTheme="minorBidi" w:cstheme="minorBidi" w:hint="eastAsia"/>
                  <w:bCs/>
                  <w:szCs w:val="20"/>
                  <w:rtl/>
                  <w:rPrChange w:id="738"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2C138AFB" w14:textId="566636B5" w:rsidR="0009392A" w:rsidRPr="001065A1" w:rsidRDefault="0009392A" w:rsidP="00060B86">
            <w:pPr>
              <w:bidi/>
              <w:spacing w:after="0"/>
              <w:rPr>
                <w:ins w:id="739" w:author="MAZEN FAYEZ" w:date="2026-08-10T11:56:00Z" w16du:dateUtc="2026-08-10T08:56:00Z"/>
                <w:rFonts w:asciiTheme="minorBidi" w:eastAsia="Arial" w:hAnsiTheme="minorBidi" w:cstheme="minorBidi"/>
                <w:bCs/>
                <w:szCs w:val="20"/>
                <w:rtl/>
                <w:rPrChange w:id="740" w:author="MOHSEN QURAEN" w:date="2026-09-21T11:09:00Z" w16du:dateUtc="2026-09-21T08:09:00Z">
                  <w:rPr>
                    <w:ins w:id="741" w:author="MAZEN FAYEZ" w:date="2026-08-10T11:56:00Z" w16du:dateUtc="2026-08-10T08:56:00Z"/>
                    <w:rFonts w:asciiTheme="minorBidi" w:eastAsia="Arial" w:hAnsiTheme="minorBidi" w:cstheme="minorBidi"/>
                    <w:sz w:val="18"/>
                    <w:szCs w:val="18"/>
                    <w:rtl/>
                  </w:rPr>
                </w:rPrChange>
              </w:rPr>
            </w:pPr>
            <w:ins w:id="742" w:author="MAZEN FAYEZ" w:date="2026-08-10T11:56:00Z" w16du:dateUtc="2026-08-10T08:56:00Z">
              <w:r w:rsidRPr="001065A1">
                <w:rPr>
                  <w:rFonts w:asciiTheme="minorBidi" w:eastAsia="Arial" w:hAnsiTheme="minorBidi" w:cstheme="minorBidi" w:hint="eastAsia"/>
                  <w:bCs/>
                  <w:szCs w:val="20"/>
                  <w:rtl/>
                  <w:rPrChange w:id="743" w:author="MOHSEN QURAEN" w:date="2026-09-21T11:09:00Z" w16du:dateUtc="2026-09-21T08:09:00Z">
                    <w:rPr>
                      <w:rFonts w:asciiTheme="minorBidi" w:eastAsia="Arial" w:hAnsiTheme="minorBidi" w:cstheme="minorBidi" w:hint="eastAsia"/>
                      <w:sz w:val="18"/>
                      <w:szCs w:val="18"/>
                      <w:rtl/>
                    </w:rPr>
                  </w:rPrChange>
                </w:rPr>
                <w:t>ارقام</w:t>
              </w:r>
              <w:r w:rsidRPr="001065A1">
                <w:rPr>
                  <w:rFonts w:asciiTheme="minorBidi" w:eastAsia="Arial" w:hAnsiTheme="minorBidi" w:cstheme="minorBidi"/>
                  <w:bCs/>
                  <w:szCs w:val="20"/>
                  <w:rtl/>
                  <w:rPrChange w:id="744" w:author="MOHSEN QURAEN" w:date="2026-09-21T11:09:00Z" w16du:dateUtc="2026-09-21T08:09:00Z">
                    <w:rPr>
                      <w:rFonts w:asciiTheme="minorBidi" w:eastAsia="Arial" w:hAnsiTheme="minorBidi" w:cstheme="minorBidi"/>
                      <w:sz w:val="18"/>
                      <w:szCs w:val="18"/>
                      <w:rtl/>
                    </w:rPr>
                  </w:rPrChange>
                </w:rPr>
                <w:t xml:space="preserve"> ونص</w:t>
              </w:r>
              <w:r w:rsidR="00CF4E4A" w:rsidRPr="001065A1">
                <w:rPr>
                  <w:rFonts w:asciiTheme="minorBidi" w:eastAsia="Arial" w:hAnsiTheme="minorBidi" w:cstheme="minorBidi"/>
                  <w:bCs/>
                  <w:szCs w:val="20"/>
                  <w:rtl/>
                  <w:rPrChange w:id="745" w:author="MOHSEN QURAEN" w:date="2026-09-21T11:09:00Z" w16du:dateUtc="2026-09-21T08:09:00Z">
                    <w:rPr>
                      <w:rFonts w:asciiTheme="minorBidi" w:eastAsia="Arial" w:hAnsiTheme="minorBidi" w:cstheme="minorBidi"/>
                      <w:sz w:val="18"/>
                      <w:szCs w:val="18"/>
                      <w:rtl/>
                    </w:rPr>
                  </w:rPrChange>
                </w:rPr>
                <w:t xml:space="preserve"> ورموز</w:t>
              </w:r>
            </w:ins>
          </w:p>
        </w:tc>
        <w:tc>
          <w:tcPr>
            <w:tcW w:w="2556" w:type="dxa"/>
            <w:tcMar>
              <w:top w:w="90" w:type="dxa"/>
              <w:left w:w="100" w:type="dxa"/>
              <w:bottom w:w="90" w:type="dxa"/>
              <w:right w:w="100" w:type="dxa"/>
            </w:tcMar>
            <w:vAlign w:val="center"/>
          </w:tcPr>
          <w:p w14:paraId="04C78924" w14:textId="67AD288C" w:rsidR="0009392A" w:rsidRPr="001065A1" w:rsidRDefault="0009392A" w:rsidP="00060B86">
            <w:pPr>
              <w:bidi/>
              <w:spacing w:after="0"/>
              <w:rPr>
                <w:ins w:id="746" w:author="MAZEN FAYEZ" w:date="2026-08-10T11:56:00Z" w16du:dateUtc="2026-08-10T08:56:00Z"/>
                <w:rFonts w:asciiTheme="minorBidi" w:eastAsia="Arial" w:hAnsiTheme="minorBidi" w:cstheme="minorBidi"/>
                <w:bCs/>
                <w:szCs w:val="20"/>
                <w:rtl/>
                <w:rPrChange w:id="747" w:author="MOHSEN QURAEN" w:date="2026-09-21T11:09:00Z" w16du:dateUtc="2026-09-21T08:09:00Z">
                  <w:rPr>
                    <w:ins w:id="748" w:author="MAZEN FAYEZ" w:date="2026-08-10T11:56:00Z" w16du:dateUtc="2026-08-10T08:56:00Z"/>
                    <w:rFonts w:asciiTheme="minorBidi" w:eastAsia="Arial" w:hAnsiTheme="minorBidi" w:cstheme="minorBidi"/>
                    <w:sz w:val="18"/>
                    <w:szCs w:val="18"/>
                    <w:rtl/>
                  </w:rPr>
                </w:rPrChange>
              </w:rPr>
            </w:pPr>
            <w:ins w:id="749" w:author="MAZEN FAYEZ" w:date="2026-08-10T11:56:00Z" w16du:dateUtc="2026-08-10T08:56:00Z">
              <w:r w:rsidRPr="001065A1">
                <w:rPr>
                  <w:rFonts w:asciiTheme="minorBidi" w:eastAsia="Arial" w:hAnsiTheme="minorBidi" w:cstheme="minorBidi" w:hint="eastAsia"/>
                  <w:bCs/>
                  <w:szCs w:val="20"/>
                  <w:rtl/>
                  <w:rPrChange w:id="750" w:author="MOHSEN QURAEN" w:date="2026-09-21T11:09:00Z" w16du:dateUtc="2026-09-21T08:09:00Z">
                    <w:rPr>
                      <w:rFonts w:asciiTheme="minorBidi" w:eastAsia="Arial" w:hAnsiTheme="minorBidi" w:cstheme="minorBidi" w:hint="eastAsia"/>
                      <w:sz w:val="18"/>
                      <w:szCs w:val="18"/>
                      <w:rtl/>
                    </w:rPr>
                  </w:rPrChange>
                </w:rPr>
                <w:t>البريد</w:t>
              </w:r>
              <w:r w:rsidRPr="001065A1">
                <w:rPr>
                  <w:rFonts w:asciiTheme="minorBidi" w:eastAsia="Arial" w:hAnsiTheme="minorBidi" w:cstheme="minorBidi"/>
                  <w:bCs/>
                  <w:szCs w:val="20"/>
                  <w:rtl/>
                  <w:rPrChange w:id="751" w:author="MOHSEN QURAEN" w:date="2026-09-21T11:09:00Z" w16du:dateUtc="2026-09-21T08:09:00Z">
                    <w:rPr>
                      <w:rFonts w:asciiTheme="minorBidi" w:eastAsia="Arial" w:hAnsiTheme="minorBidi" w:cstheme="minorBidi"/>
                      <w:sz w:val="18"/>
                      <w:szCs w:val="18"/>
                      <w:rtl/>
                    </w:rPr>
                  </w:rPrChange>
                </w:rPr>
                <w:t xml:space="preserve"> الالكتروني</w:t>
              </w:r>
            </w:ins>
          </w:p>
        </w:tc>
      </w:tr>
      <w:tr w:rsidR="00060B86" w:rsidRPr="001065A1" w14:paraId="187DA78D" w14:textId="77777777">
        <w:trPr>
          <w:cantSplit/>
          <w:jc w:val="center"/>
          <w:ins w:id="752" w:author="MAZEN FAYEZ" w:date="2026-08-10T11:55:00Z"/>
        </w:trPr>
        <w:tc>
          <w:tcPr>
            <w:tcW w:w="3690" w:type="dxa"/>
            <w:tcMar>
              <w:top w:w="90" w:type="dxa"/>
              <w:left w:w="100" w:type="dxa"/>
              <w:bottom w:w="90" w:type="dxa"/>
              <w:right w:w="100" w:type="dxa"/>
            </w:tcMar>
            <w:vAlign w:val="center"/>
          </w:tcPr>
          <w:p w14:paraId="1A1C70FD" w14:textId="75D0562E" w:rsidR="00060B86" w:rsidRPr="001065A1" w:rsidRDefault="007448A7" w:rsidP="007448A7">
            <w:pPr>
              <w:bidi/>
              <w:spacing w:after="0"/>
              <w:rPr>
                <w:ins w:id="753" w:author="MAZEN FAYEZ" w:date="2026-08-10T11:55:00Z" w16du:dateUtc="2026-08-10T08:55:00Z"/>
                <w:rFonts w:asciiTheme="minorBidi" w:eastAsia="Arial" w:hAnsiTheme="minorBidi" w:cstheme="minorBidi"/>
                <w:bCs/>
                <w:szCs w:val="20"/>
                <w:rtl/>
                <w:rPrChange w:id="754" w:author="MOHSEN QURAEN" w:date="2026-09-21T11:09:00Z" w16du:dateUtc="2026-09-21T08:09:00Z">
                  <w:rPr>
                    <w:ins w:id="755" w:author="MAZEN FAYEZ" w:date="2026-08-10T11:55:00Z" w16du:dateUtc="2026-08-10T08:55:00Z"/>
                    <w:rFonts w:asciiTheme="minorBidi" w:eastAsia="Arial" w:hAnsiTheme="minorBidi" w:cstheme="minorBidi"/>
                    <w:sz w:val="18"/>
                    <w:szCs w:val="18"/>
                    <w:rtl/>
                  </w:rPr>
                </w:rPrChange>
              </w:rPr>
            </w:pPr>
            <w:ins w:id="756" w:author="MOHSEN QURAEN" w:date="2026-09-21T11:12:00Z">
              <w:r w:rsidRPr="007448A7">
                <w:rPr>
                  <w:rFonts w:asciiTheme="minorBidi" w:eastAsia="Arial" w:hAnsiTheme="minorBidi" w:cstheme="minorBidi"/>
                  <w:bCs/>
                  <w:szCs w:val="20"/>
                  <w:rtl/>
                </w:rPr>
                <w:t>إدخال رقم ال</w:t>
              </w:r>
            </w:ins>
            <w:ins w:id="757" w:author="MOHSEN QURAEN" w:date="2026-09-21T11:12:00Z" w16du:dateUtc="2026-09-21T08:12:00Z">
              <w:r>
                <w:rPr>
                  <w:rFonts w:asciiTheme="minorBidi" w:eastAsia="Arial" w:hAnsiTheme="minorBidi" w:cstheme="minorBidi" w:hint="cs"/>
                  <w:bCs/>
                  <w:szCs w:val="20"/>
                  <w:rtl/>
                </w:rPr>
                <w:t>جوال</w:t>
              </w:r>
            </w:ins>
            <w:ins w:id="758" w:author="MOHSEN QURAEN" w:date="2026-09-21T11:12:00Z">
              <w:r w:rsidRPr="007448A7">
                <w:rPr>
                  <w:rFonts w:asciiTheme="minorBidi" w:eastAsia="Arial" w:hAnsiTheme="minorBidi" w:cstheme="minorBidi"/>
                  <w:bCs/>
                  <w:szCs w:val="20"/>
                  <w:rtl/>
                </w:rPr>
                <w:t xml:space="preserve"> مكوّنًا من 9 أرقام</w:t>
              </w:r>
              <w:r w:rsidRPr="007448A7">
                <w:rPr>
                  <w:rFonts w:asciiTheme="minorBidi" w:eastAsia="Arial" w:hAnsiTheme="minorBidi" w:cstheme="minorBidi"/>
                  <w:bCs/>
                  <w:szCs w:val="20"/>
                </w:rPr>
                <w:t>.</w:t>
              </w:r>
              <w:r w:rsidRPr="007448A7" w:rsidDel="007448A7">
                <w:rPr>
                  <w:rFonts w:asciiTheme="minorBidi" w:eastAsia="Arial" w:hAnsiTheme="minorBidi" w:cstheme="minorBidi" w:hint="eastAsia"/>
                  <w:bCs/>
                  <w:szCs w:val="20"/>
                  <w:rtl/>
                </w:rPr>
                <w:t xml:space="preserve"> </w:t>
              </w:r>
            </w:ins>
            <w:ins w:id="759" w:author="MAZEN FAYEZ" w:date="2026-08-10T11:57:00Z" w16du:dateUtc="2026-08-10T08:57:00Z">
              <w:del w:id="760" w:author="MOHSEN QURAEN" w:date="2026-09-21T11:12:00Z" w16du:dateUtc="2026-09-21T08:12:00Z">
                <w:r w:rsidR="00CF4E4A" w:rsidRPr="001065A1" w:rsidDel="007448A7">
                  <w:rPr>
                    <w:rFonts w:asciiTheme="minorBidi" w:eastAsia="Arial" w:hAnsiTheme="minorBidi" w:cstheme="minorBidi" w:hint="eastAsia"/>
                    <w:bCs/>
                    <w:szCs w:val="20"/>
                    <w:rtl/>
                    <w:rPrChange w:id="761" w:author="MOHSEN QURAEN" w:date="2026-09-21T11:09:00Z" w16du:dateUtc="2026-09-21T08:09:00Z">
                      <w:rPr>
                        <w:rFonts w:asciiTheme="minorBidi" w:eastAsia="Arial" w:hAnsiTheme="minorBidi" w:cstheme="minorBidi" w:hint="eastAsia"/>
                        <w:sz w:val="18"/>
                        <w:szCs w:val="18"/>
                        <w:rtl/>
                      </w:rPr>
                    </w:rPrChange>
                  </w:rPr>
                  <w:delText>ادخال</w:delText>
                </w:r>
                <w:r w:rsidR="00CF4E4A" w:rsidRPr="001065A1" w:rsidDel="007448A7">
                  <w:rPr>
                    <w:rFonts w:asciiTheme="minorBidi" w:eastAsia="Arial" w:hAnsiTheme="minorBidi" w:cstheme="minorBidi"/>
                    <w:bCs/>
                    <w:szCs w:val="20"/>
                    <w:rtl/>
                    <w:rPrChange w:id="762" w:author="MOHSEN QURAEN" w:date="2026-09-21T11:09:00Z" w16du:dateUtc="2026-09-21T08:09:00Z">
                      <w:rPr>
                        <w:rFonts w:asciiTheme="minorBidi" w:eastAsia="Arial" w:hAnsiTheme="minorBidi" w:cstheme="minorBidi"/>
                        <w:sz w:val="18"/>
                        <w:szCs w:val="18"/>
                        <w:rtl/>
                      </w:rPr>
                    </w:rPrChange>
                  </w:rPr>
                  <w:delText xml:space="preserve"> رقم ال</w:delText>
                </w:r>
                <w:r w:rsidR="00136E85" w:rsidRPr="001065A1" w:rsidDel="007448A7">
                  <w:rPr>
                    <w:rFonts w:asciiTheme="minorBidi" w:eastAsia="Arial" w:hAnsiTheme="minorBidi" w:cstheme="minorBidi" w:hint="eastAsia"/>
                    <w:bCs/>
                    <w:szCs w:val="20"/>
                    <w:rtl/>
                    <w:rPrChange w:id="763" w:author="MOHSEN QURAEN" w:date="2026-09-21T11:09:00Z" w16du:dateUtc="2026-09-21T08:09:00Z">
                      <w:rPr>
                        <w:rFonts w:asciiTheme="minorBidi" w:eastAsia="Arial" w:hAnsiTheme="minorBidi" w:cstheme="minorBidi" w:hint="eastAsia"/>
                        <w:sz w:val="18"/>
                        <w:szCs w:val="18"/>
                        <w:rtl/>
                      </w:rPr>
                    </w:rPrChange>
                  </w:rPr>
                  <w:delText>جوال</w:delText>
                </w:r>
              </w:del>
            </w:ins>
          </w:p>
        </w:tc>
        <w:tc>
          <w:tcPr>
            <w:tcW w:w="1422" w:type="dxa"/>
            <w:tcMar>
              <w:top w:w="90" w:type="dxa"/>
              <w:left w:w="100" w:type="dxa"/>
              <w:bottom w:w="90" w:type="dxa"/>
              <w:right w:w="100" w:type="dxa"/>
            </w:tcMar>
            <w:vAlign w:val="center"/>
          </w:tcPr>
          <w:p w14:paraId="50274DC3" w14:textId="3EB6BEAE" w:rsidR="00060B86" w:rsidRPr="001065A1" w:rsidRDefault="00060B86" w:rsidP="00060B86">
            <w:pPr>
              <w:bidi/>
              <w:spacing w:after="0"/>
              <w:rPr>
                <w:ins w:id="764" w:author="MAZEN FAYEZ" w:date="2026-08-10T11:55:00Z" w16du:dateUtc="2026-08-10T08:55:00Z"/>
                <w:rFonts w:asciiTheme="minorBidi" w:eastAsia="Arial" w:hAnsiTheme="minorBidi" w:cstheme="minorBidi"/>
                <w:bCs/>
                <w:szCs w:val="20"/>
                <w:rtl/>
                <w:rPrChange w:id="765" w:author="MOHSEN QURAEN" w:date="2026-09-21T11:09:00Z" w16du:dateUtc="2026-09-21T08:09:00Z">
                  <w:rPr>
                    <w:ins w:id="766" w:author="MAZEN FAYEZ" w:date="2026-08-10T11:55:00Z" w16du:dateUtc="2026-08-10T08:55:00Z"/>
                    <w:rFonts w:asciiTheme="minorBidi" w:eastAsia="Arial" w:hAnsiTheme="minorBidi" w:cstheme="minorBidi"/>
                    <w:sz w:val="18"/>
                    <w:szCs w:val="18"/>
                    <w:rtl/>
                  </w:rPr>
                </w:rPrChange>
              </w:rPr>
            </w:pPr>
            <w:ins w:id="767" w:author="MAZEN FAYEZ" w:date="2026-08-10T11:56:00Z" w16du:dateUtc="2026-08-10T08:56:00Z">
              <w:r w:rsidRPr="001065A1">
                <w:rPr>
                  <w:rFonts w:asciiTheme="minorBidi" w:eastAsia="Arial" w:hAnsiTheme="minorBidi" w:cstheme="minorBidi" w:hint="eastAsia"/>
                  <w:bCs/>
                  <w:szCs w:val="20"/>
                  <w:rtl/>
                  <w:rPrChange w:id="768"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0EDEFFFE" w14:textId="4FD80C5B" w:rsidR="00060B86" w:rsidRPr="001065A1" w:rsidRDefault="00060B86" w:rsidP="00060B86">
            <w:pPr>
              <w:bidi/>
              <w:spacing w:after="0"/>
              <w:rPr>
                <w:ins w:id="769" w:author="MAZEN FAYEZ" w:date="2026-08-10T11:55:00Z" w16du:dateUtc="2026-08-10T08:55:00Z"/>
                <w:rFonts w:asciiTheme="minorBidi" w:eastAsia="Arial" w:hAnsiTheme="minorBidi" w:cstheme="minorBidi"/>
                <w:bCs/>
                <w:szCs w:val="20"/>
                <w:rtl/>
                <w:rPrChange w:id="770" w:author="MOHSEN QURAEN" w:date="2026-09-21T11:09:00Z" w16du:dateUtc="2026-09-21T08:09:00Z">
                  <w:rPr>
                    <w:ins w:id="771" w:author="MAZEN FAYEZ" w:date="2026-08-10T11:55:00Z" w16du:dateUtc="2026-08-10T08:55:00Z"/>
                    <w:rFonts w:asciiTheme="minorBidi" w:eastAsia="Arial" w:hAnsiTheme="minorBidi" w:cstheme="minorBidi"/>
                    <w:sz w:val="18"/>
                    <w:szCs w:val="18"/>
                    <w:rtl/>
                  </w:rPr>
                </w:rPrChange>
              </w:rPr>
            </w:pPr>
            <w:ins w:id="772" w:author="MAZEN FAYEZ" w:date="2026-08-10T11:56:00Z" w16du:dateUtc="2026-08-10T08:56:00Z">
              <w:r w:rsidRPr="001065A1">
                <w:rPr>
                  <w:rFonts w:asciiTheme="minorBidi" w:eastAsia="Arial" w:hAnsiTheme="minorBidi" w:cstheme="minorBidi" w:hint="eastAsia"/>
                  <w:bCs/>
                  <w:szCs w:val="20"/>
                  <w:rtl/>
                  <w:rPrChange w:id="773" w:author="MOHSEN QURAEN" w:date="2026-09-21T11:09:00Z" w16du:dateUtc="2026-09-21T08:09:00Z">
                    <w:rPr>
                      <w:rFonts w:asciiTheme="minorBidi" w:eastAsia="Arial" w:hAnsiTheme="minorBidi" w:cstheme="minorBidi" w:hint="eastAsia"/>
                      <w:sz w:val="18"/>
                      <w:szCs w:val="18"/>
                      <w:rtl/>
                    </w:rPr>
                  </w:rPrChange>
                </w:rPr>
                <w:t>ارقام</w:t>
              </w:r>
            </w:ins>
          </w:p>
        </w:tc>
        <w:tc>
          <w:tcPr>
            <w:tcW w:w="2556" w:type="dxa"/>
            <w:tcMar>
              <w:top w:w="90" w:type="dxa"/>
              <w:left w:w="100" w:type="dxa"/>
              <w:bottom w:w="90" w:type="dxa"/>
              <w:right w:w="100" w:type="dxa"/>
            </w:tcMar>
            <w:vAlign w:val="center"/>
          </w:tcPr>
          <w:p w14:paraId="1C0F780F" w14:textId="645808AD" w:rsidR="00060B86" w:rsidRPr="001065A1" w:rsidRDefault="00060B86" w:rsidP="00060B86">
            <w:pPr>
              <w:bidi/>
              <w:spacing w:after="0"/>
              <w:rPr>
                <w:ins w:id="774" w:author="MAZEN FAYEZ" w:date="2026-08-10T11:55:00Z" w16du:dateUtc="2026-08-10T08:55:00Z"/>
                <w:rFonts w:asciiTheme="minorBidi" w:eastAsia="Arial" w:hAnsiTheme="minorBidi" w:cstheme="minorBidi"/>
                <w:bCs/>
                <w:szCs w:val="20"/>
                <w:rtl/>
                <w:rPrChange w:id="775" w:author="MOHSEN QURAEN" w:date="2026-09-21T11:09:00Z" w16du:dateUtc="2026-09-21T08:09:00Z">
                  <w:rPr>
                    <w:ins w:id="776" w:author="MAZEN FAYEZ" w:date="2026-08-10T11:55:00Z" w16du:dateUtc="2026-08-10T08:55:00Z"/>
                    <w:rFonts w:asciiTheme="minorBidi" w:eastAsia="Arial" w:hAnsiTheme="minorBidi" w:cstheme="minorBidi"/>
                    <w:sz w:val="18"/>
                    <w:szCs w:val="18"/>
                    <w:rtl/>
                  </w:rPr>
                </w:rPrChange>
              </w:rPr>
            </w:pPr>
            <w:ins w:id="777" w:author="MAZEN FAYEZ" w:date="2026-08-10T11:55:00Z" w16du:dateUtc="2026-08-10T08:55:00Z">
              <w:r w:rsidRPr="001065A1">
                <w:rPr>
                  <w:rFonts w:asciiTheme="minorBidi" w:eastAsia="Arial" w:hAnsiTheme="minorBidi" w:cstheme="minorBidi" w:hint="eastAsia"/>
                  <w:bCs/>
                  <w:szCs w:val="20"/>
                  <w:rtl/>
                  <w:rPrChange w:id="778" w:author="MOHSEN QURAEN" w:date="2026-09-21T11:09:00Z" w16du:dateUtc="2026-09-21T08:09:00Z">
                    <w:rPr>
                      <w:rFonts w:asciiTheme="minorBidi" w:eastAsia="Arial" w:hAnsiTheme="minorBidi" w:cstheme="minorBidi" w:hint="eastAsia"/>
                      <w:sz w:val="18"/>
                      <w:szCs w:val="18"/>
                      <w:rtl/>
                    </w:rPr>
                  </w:rPrChange>
                </w:rPr>
                <w:t>رقم</w:t>
              </w:r>
              <w:r w:rsidRPr="001065A1">
                <w:rPr>
                  <w:rFonts w:asciiTheme="minorBidi" w:eastAsia="Arial" w:hAnsiTheme="minorBidi" w:cstheme="minorBidi"/>
                  <w:bCs/>
                  <w:szCs w:val="20"/>
                  <w:rtl/>
                  <w:rPrChange w:id="779" w:author="MOHSEN QURAEN" w:date="2026-09-21T11:09:00Z" w16du:dateUtc="2026-09-21T08:09:00Z">
                    <w:rPr>
                      <w:rFonts w:asciiTheme="minorBidi" w:eastAsia="Arial" w:hAnsiTheme="minorBidi" w:cstheme="minorBidi"/>
                      <w:sz w:val="18"/>
                      <w:szCs w:val="18"/>
                      <w:rtl/>
                    </w:rPr>
                  </w:rPrChange>
                </w:rPr>
                <w:t xml:space="preserve"> الجوال</w:t>
              </w:r>
            </w:ins>
          </w:p>
        </w:tc>
      </w:tr>
      <w:tr w:rsidR="00060B86" w:rsidRPr="001065A1" w14:paraId="5E4974C0" w14:textId="77777777">
        <w:trPr>
          <w:cantSplit/>
          <w:jc w:val="center"/>
          <w:ins w:id="780" w:author="MAZEN FAYEZ" w:date="2026-08-10T11:55:00Z"/>
        </w:trPr>
        <w:tc>
          <w:tcPr>
            <w:tcW w:w="3690" w:type="dxa"/>
            <w:tcMar>
              <w:top w:w="90" w:type="dxa"/>
              <w:left w:w="100" w:type="dxa"/>
              <w:bottom w:w="90" w:type="dxa"/>
              <w:right w:w="100" w:type="dxa"/>
            </w:tcMar>
            <w:vAlign w:val="center"/>
          </w:tcPr>
          <w:p w14:paraId="2791865E" w14:textId="08140332" w:rsidR="00060B86" w:rsidRPr="001065A1" w:rsidRDefault="00B436F2" w:rsidP="00B436F2">
            <w:pPr>
              <w:bidi/>
              <w:spacing w:after="0"/>
              <w:rPr>
                <w:ins w:id="781" w:author="MAZEN FAYEZ" w:date="2026-08-10T11:55:00Z" w16du:dateUtc="2026-08-10T08:55:00Z"/>
                <w:rFonts w:asciiTheme="minorBidi" w:eastAsia="Arial" w:hAnsiTheme="minorBidi" w:cstheme="minorBidi"/>
                <w:bCs/>
                <w:szCs w:val="20"/>
                <w:rtl/>
                <w:rPrChange w:id="782" w:author="MOHSEN QURAEN" w:date="2026-09-21T11:09:00Z" w16du:dateUtc="2026-09-21T08:09:00Z">
                  <w:rPr>
                    <w:ins w:id="783" w:author="MAZEN FAYEZ" w:date="2026-08-10T11:55:00Z" w16du:dateUtc="2026-08-10T08:55:00Z"/>
                    <w:rFonts w:asciiTheme="minorBidi" w:eastAsia="Arial" w:hAnsiTheme="minorBidi" w:cstheme="minorBidi"/>
                    <w:sz w:val="18"/>
                    <w:szCs w:val="18"/>
                    <w:rtl/>
                  </w:rPr>
                </w:rPrChange>
              </w:rPr>
            </w:pPr>
            <w:ins w:id="784" w:author="MOHSEN QURAEN" w:date="2026-09-21T11:12:00Z">
              <w:r w:rsidRPr="00B436F2">
                <w:rPr>
                  <w:rFonts w:asciiTheme="minorBidi" w:eastAsia="Arial" w:hAnsiTheme="minorBidi" w:cstheme="minorBidi"/>
                  <w:bCs/>
                  <w:szCs w:val="20"/>
                  <w:rtl/>
                </w:rPr>
                <w:t xml:space="preserve">إدخال رقم الهاتف مكوّنًا من </w:t>
              </w:r>
            </w:ins>
            <w:ins w:id="785" w:author="MOHSEN QURAEN" w:date="2026-09-21T11:12:00Z" w16du:dateUtc="2026-09-21T08:12:00Z">
              <w:r>
                <w:rPr>
                  <w:rFonts w:asciiTheme="minorBidi" w:eastAsia="Arial" w:hAnsiTheme="minorBidi" w:cstheme="minorBidi" w:hint="cs"/>
                  <w:bCs/>
                  <w:szCs w:val="20"/>
                  <w:rtl/>
                </w:rPr>
                <w:t xml:space="preserve">8 </w:t>
              </w:r>
            </w:ins>
            <w:ins w:id="786" w:author="MOHSEN QURAEN" w:date="2026-09-21T11:12:00Z">
              <w:r w:rsidRPr="00B436F2">
                <w:rPr>
                  <w:rFonts w:asciiTheme="minorBidi" w:eastAsia="Arial" w:hAnsiTheme="minorBidi" w:cstheme="minorBidi"/>
                  <w:bCs/>
                  <w:szCs w:val="20"/>
                  <w:rtl/>
                </w:rPr>
                <w:t>أرقام</w:t>
              </w:r>
              <w:r w:rsidRPr="00B436F2">
                <w:rPr>
                  <w:rFonts w:asciiTheme="minorBidi" w:eastAsia="Arial" w:hAnsiTheme="minorBidi" w:cstheme="minorBidi"/>
                  <w:bCs/>
                  <w:szCs w:val="20"/>
                </w:rPr>
                <w:t>.</w:t>
              </w:r>
              <w:r w:rsidRPr="00B436F2" w:rsidDel="00B436F2">
                <w:rPr>
                  <w:rFonts w:asciiTheme="minorBidi" w:eastAsia="Arial" w:hAnsiTheme="minorBidi" w:cstheme="minorBidi" w:hint="eastAsia"/>
                  <w:bCs/>
                  <w:szCs w:val="20"/>
                  <w:rtl/>
                </w:rPr>
                <w:t xml:space="preserve"> </w:t>
              </w:r>
            </w:ins>
            <w:ins w:id="787" w:author="MAZEN FAYEZ" w:date="2026-08-10T11:57:00Z" w16du:dateUtc="2026-08-10T08:57:00Z">
              <w:del w:id="788" w:author="MOHSEN QURAEN" w:date="2026-09-21T11:12:00Z" w16du:dateUtc="2026-09-21T08:12:00Z">
                <w:r w:rsidR="00136E85" w:rsidRPr="001065A1" w:rsidDel="00B436F2">
                  <w:rPr>
                    <w:rFonts w:asciiTheme="minorBidi" w:eastAsia="Arial" w:hAnsiTheme="minorBidi" w:cstheme="minorBidi" w:hint="eastAsia"/>
                    <w:bCs/>
                    <w:szCs w:val="20"/>
                    <w:rtl/>
                    <w:rPrChange w:id="789" w:author="MOHSEN QURAEN" w:date="2026-09-21T11:09:00Z" w16du:dateUtc="2026-09-21T08:09:00Z">
                      <w:rPr>
                        <w:rFonts w:asciiTheme="minorBidi" w:eastAsia="Arial" w:hAnsiTheme="minorBidi" w:cstheme="minorBidi" w:hint="eastAsia"/>
                        <w:sz w:val="18"/>
                        <w:szCs w:val="18"/>
                        <w:rtl/>
                      </w:rPr>
                    </w:rPrChange>
                  </w:rPr>
                  <w:delText>ادخال</w:delText>
                </w:r>
                <w:r w:rsidR="00136E85" w:rsidRPr="001065A1" w:rsidDel="00B436F2">
                  <w:rPr>
                    <w:rFonts w:asciiTheme="minorBidi" w:eastAsia="Arial" w:hAnsiTheme="minorBidi" w:cstheme="minorBidi"/>
                    <w:bCs/>
                    <w:szCs w:val="20"/>
                    <w:rtl/>
                    <w:rPrChange w:id="790" w:author="MOHSEN QURAEN" w:date="2026-09-21T11:09:00Z" w16du:dateUtc="2026-09-21T08:09:00Z">
                      <w:rPr>
                        <w:rFonts w:asciiTheme="minorBidi" w:eastAsia="Arial" w:hAnsiTheme="minorBidi" w:cstheme="minorBidi"/>
                        <w:sz w:val="18"/>
                        <w:szCs w:val="18"/>
                        <w:rtl/>
                      </w:rPr>
                    </w:rPrChange>
                  </w:rPr>
                  <w:delText xml:space="preserve"> رقم الهاتف</w:delText>
                </w:r>
              </w:del>
            </w:ins>
          </w:p>
        </w:tc>
        <w:tc>
          <w:tcPr>
            <w:tcW w:w="1422" w:type="dxa"/>
            <w:tcMar>
              <w:top w:w="90" w:type="dxa"/>
              <w:left w:w="100" w:type="dxa"/>
              <w:bottom w:w="90" w:type="dxa"/>
              <w:right w:w="100" w:type="dxa"/>
            </w:tcMar>
            <w:vAlign w:val="center"/>
          </w:tcPr>
          <w:p w14:paraId="14DC9C31" w14:textId="03BDE438" w:rsidR="00060B86" w:rsidRPr="001065A1" w:rsidRDefault="00060B86" w:rsidP="00060B86">
            <w:pPr>
              <w:bidi/>
              <w:spacing w:after="0"/>
              <w:rPr>
                <w:ins w:id="791" w:author="MAZEN FAYEZ" w:date="2026-08-10T11:55:00Z" w16du:dateUtc="2026-08-10T08:55:00Z"/>
                <w:rFonts w:asciiTheme="minorBidi" w:eastAsia="Arial" w:hAnsiTheme="minorBidi" w:cstheme="minorBidi"/>
                <w:bCs/>
                <w:szCs w:val="20"/>
                <w:rtl/>
                <w:rPrChange w:id="792" w:author="MOHSEN QURAEN" w:date="2026-09-21T11:09:00Z" w16du:dateUtc="2026-09-21T08:09:00Z">
                  <w:rPr>
                    <w:ins w:id="793" w:author="MAZEN FAYEZ" w:date="2026-08-10T11:55:00Z" w16du:dateUtc="2026-08-10T08:55:00Z"/>
                    <w:rFonts w:asciiTheme="minorBidi" w:eastAsia="Arial" w:hAnsiTheme="minorBidi" w:cstheme="minorBidi"/>
                    <w:sz w:val="18"/>
                    <w:szCs w:val="18"/>
                    <w:rtl/>
                  </w:rPr>
                </w:rPrChange>
              </w:rPr>
            </w:pPr>
            <w:ins w:id="794" w:author="MAZEN FAYEZ" w:date="2026-08-10T11:56:00Z" w16du:dateUtc="2026-08-10T08:56:00Z">
              <w:r w:rsidRPr="001065A1">
                <w:rPr>
                  <w:rFonts w:asciiTheme="minorBidi" w:eastAsia="Arial" w:hAnsiTheme="minorBidi" w:cstheme="minorBidi" w:hint="eastAsia"/>
                  <w:bCs/>
                  <w:szCs w:val="20"/>
                  <w:rtl/>
                  <w:rPrChange w:id="795"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6E60C7AF" w14:textId="494819A7" w:rsidR="00060B86" w:rsidRPr="001065A1" w:rsidRDefault="00060B86" w:rsidP="00060B86">
            <w:pPr>
              <w:bidi/>
              <w:spacing w:after="0"/>
              <w:rPr>
                <w:ins w:id="796" w:author="MAZEN FAYEZ" w:date="2026-08-10T11:55:00Z" w16du:dateUtc="2026-08-10T08:55:00Z"/>
                <w:rFonts w:asciiTheme="minorBidi" w:eastAsia="Arial" w:hAnsiTheme="minorBidi" w:cstheme="minorBidi"/>
                <w:bCs/>
                <w:szCs w:val="20"/>
                <w:rtl/>
                <w:rPrChange w:id="797" w:author="MOHSEN QURAEN" w:date="2026-09-21T11:09:00Z" w16du:dateUtc="2026-09-21T08:09:00Z">
                  <w:rPr>
                    <w:ins w:id="798" w:author="MAZEN FAYEZ" w:date="2026-08-10T11:55:00Z" w16du:dateUtc="2026-08-10T08:55:00Z"/>
                    <w:rFonts w:asciiTheme="minorBidi" w:eastAsia="Arial" w:hAnsiTheme="minorBidi" w:cstheme="minorBidi"/>
                    <w:sz w:val="18"/>
                    <w:szCs w:val="18"/>
                    <w:rtl/>
                  </w:rPr>
                </w:rPrChange>
              </w:rPr>
            </w:pPr>
            <w:ins w:id="799" w:author="MAZEN FAYEZ" w:date="2026-08-10T11:56:00Z" w16du:dateUtc="2026-08-10T08:56:00Z">
              <w:r w:rsidRPr="001065A1">
                <w:rPr>
                  <w:rFonts w:asciiTheme="minorBidi" w:eastAsia="Arial" w:hAnsiTheme="minorBidi" w:cstheme="minorBidi" w:hint="eastAsia"/>
                  <w:bCs/>
                  <w:szCs w:val="20"/>
                  <w:rtl/>
                  <w:rPrChange w:id="800" w:author="MOHSEN QURAEN" w:date="2026-09-21T11:09:00Z" w16du:dateUtc="2026-09-21T08:09:00Z">
                    <w:rPr>
                      <w:rFonts w:asciiTheme="minorBidi" w:eastAsia="Arial" w:hAnsiTheme="minorBidi" w:cstheme="minorBidi" w:hint="eastAsia"/>
                      <w:sz w:val="18"/>
                      <w:szCs w:val="18"/>
                      <w:rtl/>
                    </w:rPr>
                  </w:rPrChange>
                </w:rPr>
                <w:t>ارقام</w:t>
              </w:r>
            </w:ins>
          </w:p>
        </w:tc>
        <w:tc>
          <w:tcPr>
            <w:tcW w:w="2556" w:type="dxa"/>
            <w:tcMar>
              <w:top w:w="90" w:type="dxa"/>
              <w:left w:w="100" w:type="dxa"/>
              <w:bottom w:w="90" w:type="dxa"/>
              <w:right w:w="100" w:type="dxa"/>
            </w:tcMar>
            <w:vAlign w:val="center"/>
          </w:tcPr>
          <w:p w14:paraId="11D97425" w14:textId="54FC1041" w:rsidR="00060B86" w:rsidRPr="001065A1" w:rsidRDefault="00060B86" w:rsidP="00060B86">
            <w:pPr>
              <w:bidi/>
              <w:spacing w:after="0"/>
              <w:rPr>
                <w:ins w:id="801" w:author="MAZEN FAYEZ" w:date="2026-08-10T11:55:00Z" w16du:dateUtc="2026-08-10T08:55:00Z"/>
                <w:rFonts w:asciiTheme="minorBidi" w:eastAsia="Arial" w:hAnsiTheme="minorBidi" w:cstheme="minorBidi"/>
                <w:bCs/>
                <w:szCs w:val="20"/>
                <w:rtl/>
                <w:rPrChange w:id="802" w:author="MOHSEN QURAEN" w:date="2026-09-21T11:09:00Z" w16du:dateUtc="2026-09-21T08:09:00Z">
                  <w:rPr>
                    <w:ins w:id="803" w:author="MAZEN FAYEZ" w:date="2026-08-10T11:55:00Z" w16du:dateUtc="2026-08-10T08:55:00Z"/>
                    <w:rFonts w:asciiTheme="minorBidi" w:eastAsia="Arial" w:hAnsiTheme="minorBidi" w:cstheme="minorBidi"/>
                    <w:sz w:val="18"/>
                    <w:szCs w:val="18"/>
                    <w:rtl/>
                  </w:rPr>
                </w:rPrChange>
              </w:rPr>
            </w:pPr>
            <w:ins w:id="804" w:author="MAZEN FAYEZ" w:date="2026-08-10T11:55:00Z" w16du:dateUtc="2026-08-10T08:55:00Z">
              <w:r w:rsidRPr="001065A1">
                <w:rPr>
                  <w:rFonts w:asciiTheme="minorBidi" w:eastAsia="Arial" w:hAnsiTheme="minorBidi" w:cstheme="minorBidi" w:hint="eastAsia"/>
                  <w:bCs/>
                  <w:szCs w:val="20"/>
                  <w:rtl/>
                  <w:rPrChange w:id="805" w:author="MOHSEN QURAEN" w:date="2026-09-21T11:09:00Z" w16du:dateUtc="2026-09-21T08:09:00Z">
                    <w:rPr>
                      <w:rFonts w:asciiTheme="minorBidi" w:eastAsia="Arial" w:hAnsiTheme="minorBidi" w:cstheme="minorBidi" w:hint="eastAsia"/>
                      <w:sz w:val="18"/>
                      <w:szCs w:val="18"/>
                      <w:rtl/>
                    </w:rPr>
                  </w:rPrChange>
                </w:rPr>
                <w:t>رقم</w:t>
              </w:r>
              <w:r w:rsidRPr="001065A1">
                <w:rPr>
                  <w:rFonts w:asciiTheme="minorBidi" w:eastAsia="Arial" w:hAnsiTheme="minorBidi" w:cstheme="minorBidi"/>
                  <w:bCs/>
                  <w:szCs w:val="20"/>
                  <w:rtl/>
                  <w:rPrChange w:id="806" w:author="MOHSEN QURAEN" w:date="2026-09-21T11:09:00Z" w16du:dateUtc="2026-09-21T08:09:00Z">
                    <w:rPr>
                      <w:rFonts w:asciiTheme="minorBidi" w:eastAsia="Arial" w:hAnsiTheme="minorBidi" w:cstheme="minorBidi"/>
                      <w:sz w:val="18"/>
                      <w:szCs w:val="18"/>
                      <w:rtl/>
                    </w:rPr>
                  </w:rPrChange>
                </w:rPr>
                <w:t xml:space="preserve"> الهاتف</w:t>
              </w:r>
            </w:ins>
          </w:p>
        </w:tc>
      </w:tr>
      <w:tr w:rsidR="004C5B09" w:rsidRPr="001065A1" w14:paraId="26FE2488" w14:textId="77777777">
        <w:trPr>
          <w:cantSplit/>
          <w:jc w:val="center"/>
          <w:ins w:id="807" w:author="Hamdy Rashed" w:date="2026-08-02T12:38:00Z"/>
        </w:trPr>
        <w:tc>
          <w:tcPr>
            <w:tcW w:w="3690" w:type="dxa"/>
            <w:tcMar>
              <w:top w:w="90" w:type="dxa"/>
              <w:left w:w="100" w:type="dxa"/>
              <w:bottom w:w="90" w:type="dxa"/>
              <w:right w:w="100" w:type="dxa"/>
            </w:tcMar>
            <w:vAlign w:val="center"/>
          </w:tcPr>
          <w:p w14:paraId="5C223CFE" w14:textId="00538CD0" w:rsidR="004C5B09" w:rsidRPr="001065A1" w:rsidRDefault="004C5B09" w:rsidP="004C5B09">
            <w:pPr>
              <w:bidi/>
              <w:spacing w:after="0"/>
              <w:rPr>
                <w:ins w:id="808" w:author="Hamdy Rashed" w:date="2026-08-02T12:38:00Z" w16du:dateUtc="2026-08-02T09:38:00Z"/>
                <w:rFonts w:asciiTheme="minorBidi" w:eastAsia="Arial" w:hAnsiTheme="minorBidi" w:cstheme="minorBidi"/>
                <w:bCs/>
                <w:szCs w:val="20"/>
                <w:rtl/>
                <w:rPrChange w:id="809" w:author="MOHSEN QURAEN" w:date="2026-09-21T11:09:00Z" w16du:dateUtc="2026-09-21T08:09:00Z">
                  <w:rPr>
                    <w:ins w:id="810" w:author="Hamdy Rashed" w:date="2026-08-02T12:38:00Z" w16du:dateUtc="2026-08-02T09:38:00Z"/>
                    <w:rFonts w:ascii="Aptos Narrow" w:hAnsi="Aptos Narrow"/>
                    <w:color w:val="000000"/>
                    <w:sz w:val="22"/>
                    <w:rtl/>
                  </w:rPr>
                </w:rPrChange>
              </w:rPr>
            </w:pPr>
            <w:ins w:id="811" w:author="Hamdy Rashed" w:date="2026-08-02T12:38:00Z" w16du:dateUtc="2026-08-02T09:38:00Z">
              <w:r w:rsidRPr="001065A1">
                <w:rPr>
                  <w:rFonts w:asciiTheme="minorBidi" w:eastAsia="Arial" w:hAnsiTheme="minorBidi" w:cstheme="minorBidi" w:hint="cs"/>
                  <w:bCs/>
                  <w:szCs w:val="20"/>
                  <w:rtl/>
                  <w:rPrChange w:id="812" w:author="MOHSEN QURAEN" w:date="2026-09-21T11:09:00Z" w16du:dateUtc="2026-09-21T08:09:00Z">
                    <w:rPr>
                      <w:rFonts w:ascii="Aptos Narrow" w:hAnsi="Aptos Narrow" w:hint="cs"/>
                      <w:color w:val="000000"/>
                      <w:sz w:val="22"/>
                      <w:rtl/>
                    </w:rPr>
                  </w:rPrChange>
                </w:rPr>
                <w:t>يستخدم</w:t>
              </w:r>
              <w:r w:rsidRPr="001065A1">
                <w:rPr>
                  <w:rFonts w:asciiTheme="minorBidi" w:eastAsia="Arial" w:hAnsiTheme="minorBidi" w:cstheme="minorBidi"/>
                  <w:bCs/>
                  <w:szCs w:val="20"/>
                  <w:rtl/>
                  <w:rPrChange w:id="813"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14" w:author="MOHSEN QURAEN" w:date="2026-09-21T11:09:00Z" w16du:dateUtc="2026-09-21T08:09:00Z">
                    <w:rPr>
                      <w:rFonts w:ascii="Aptos Narrow" w:hAnsi="Aptos Narrow" w:hint="cs"/>
                      <w:color w:val="000000"/>
                      <w:sz w:val="22"/>
                      <w:rtl/>
                    </w:rPr>
                  </w:rPrChange>
                </w:rPr>
                <w:t>كأساس</w:t>
              </w:r>
              <w:r w:rsidRPr="001065A1">
                <w:rPr>
                  <w:rFonts w:asciiTheme="minorBidi" w:eastAsia="Arial" w:hAnsiTheme="minorBidi" w:cstheme="minorBidi"/>
                  <w:bCs/>
                  <w:szCs w:val="20"/>
                  <w:rtl/>
                  <w:rPrChange w:id="815"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16" w:author="MOHSEN QURAEN" w:date="2026-09-21T11:09:00Z" w16du:dateUtc="2026-09-21T08:09:00Z">
                    <w:rPr>
                      <w:rFonts w:ascii="Aptos Narrow" w:hAnsi="Aptos Narrow" w:hint="cs"/>
                      <w:color w:val="000000"/>
                      <w:sz w:val="22"/>
                      <w:rtl/>
                    </w:rPr>
                  </w:rPrChange>
                </w:rPr>
                <w:t>لمقارنة</w:t>
              </w:r>
              <w:r w:rsidRPr="001065A1">
                <w:rPr>
                  <w:rFonts w:asciiTheme="minorBidi" w:eastAsia="Arial" w:hAnsiTheme="minorBidi" w:cstheme="minorBidi"/>
                  <w:bCs/>
                  <w:szCs w:val="20"/>
                  <w:rtl/>
                  <w:rPrChange w:id="817"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18" w:author="MOHSEN QURAEN" w:date="2026-09-21T11:09:00Z" w16du:dateUtc="2026-09-21T08:09:00Z">
                    <w:rPr>
                      <w:rFonts w:ascii="Aptos Narrow" w:hAnsi="Aptos Narrow" w:hint="cs"/>
                      <w:color w:val="000000"/>
                      <w:sz w:val="22"/>
                      <w:rtl/>
                    </w:rPr>
                  </w:rPrChange>
                </w:rPr>
                <w:t>النشاط</w:t>
              </w:r>
              <w:r w:rsidRPr="001065A1">
                <w:rPr>
                  <w:rFonts w:asciiTheme="minorBidi" w:eastAsia="Arial" w:hAnsiTheme="minorBidi" w:cstheme="minorBidi"/>
                  <w:bCs/>
                  <w:szCs w:val="20"/>
                  <w:rtl/>
                  <w:rPrChange w:id="819"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20" w:author="MOHSEN QURAEN" w:date="2026-09-21T11:09:00Z" w16du:dateUtc="2026-09-21T08:09:00Z">
                    <w:rPr>
                      <w:rFonts w:ascii="Aptos Narrow" w:hAnsi="Aptos Narrow" w:hint="cs"/>
                      <w:color w:val="000000"/>
                      <w:sz w:val="22"/>
                      <w:rtl/>
                    </w:rPr>
                  </w:rPrChange>
                </w:rPr>
                <w:t>الفعلي</w:t>
              </w:r>
              <w:r w:rsidRPr="001065A1">
                <w:rPr>
                  <w:rFonts w:asciiTheme="minorBidi" w:eastAsia="Arial" w:hAnsiTheme="minorBidi" w:cstheme="minorBidi"/>
                  <w:bCs/>
                  <w:szCs w:val="20"/>
                  <w:rtl/>
                  <w:rPrChange w:id="821"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22" w:author="MOHSEN QURAEN" w:date="2026-09-21T11:09:00Z" w16du:dateUtc="2026-09-21T08:09:00Z">
                    <w:rPr>
                      <w:rFonts w:ascii="Aptos Narrow" w:hAnsi="Aptos Narrow" w:hint="cs"/>
                      <w:color w:val="000000"/>
                      <w:sz w:val="22"/>
                      <w:rtl/>
                    </w:rPr>
                  </w:rPrChange>
                </w:rPr>
                <w:t>واكتشاف</w:t>
              </w:r>
              <w:r w:rsidRPr="001065A1">
                <w:rPr>
                  <w:rFonts w:asciiTheme="minorBidi" w:eastAsia="Arial" w:hAnsiTheme="minorBidi" w:cstheme="minorBidi"/>
                  <w:bCs/>
                  <w:szCs w:val="20"/>
                  <w:rtl/>
                  <w:rPrChange w:id="823"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24" w:author="MOHSEN QURAEN" w:date="2026-09-21T11:09:00Z" w16du:dateUtc="2026-09-21T08:09:00Z">
                    <w:rPr>
                      <w:rFonts w:ascii="Aptos Narrow" w:hAnsi="Aptos Narrow" w:hint="cs"/>
                      <w:color w:val="000000"/>
                      <w:sz w:val="22"/>
                      <w:rtl/>
                    </w:rPr>
                  </w:rPrChange>
                </w:rPr>
                <w:t>الأنشطة</w:t>
              </w:r>
              <w:r w:rsidRPr="001065A1">
                <w:rPr>
                  <w:rFonts w:asciiTheme="minorBidi" w:eastAsia="Arial" w:hAnsiTheme="minorBidi" w:cstheme="minorBidi"/>
                  <w:bCs/>
                  <w:szCs w:val="20"/>
                  <w:rtl/>
                  <w:rPrChange w:id="825"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26" w:author="MOHSEN QURAEN" w:date="2026-09-21T11:09:00Z" w16du:dateUtc="2026-09-21T08:09:00Z">
                    <w:rPr>
                      <w:rFonts w:ascii="Aptos Narrow" w:hAnsi="Aptos Narrow" w:hint="cs"/>
                      <w:color w:val="000000"/>
                      <w:sz w:val="22"/>
                      <w:rtl/>
                    </w:rPr>
                  </w:rPrChange>
                </w:rPr>
                <w:t>غير</w:t>
              </w:r>
              <w:r w:rsidRPr="001065A1">
                <w:rPr>
                  <w:rFonts w:asciiTheme="minorBidi" w:eastAsia="Arial" w:hAnsiTheme="minorBidi" w:cstheme="minorBidi"/>
                  <w:bCs/>
                  <w:szCs w:val="20"/>
                  <w:rtl/>
                  <w:rPrChange w:id="827"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28" w:author="MOHSEN QURAEN" w:date="2026-09-21T11:09:00Z" w16du:dateUtc="2026-09-21T08:09:00Z">
                    <w:rPr>
                      <w:rFonts w:ascii="Aptos Narrow" w:hAnsi="Aptos Narrow" w:hint="cs"/>
                      <w:color w:val="000000"/>
                      <w:sz w:val="22"/>
                      <w:rtl/>
                    </w:rPr>
                  </w:rPrChange>
                </w:rPr>
                <w:t>المعتادة</w:t>
              </w:r>
              <w:r w:rsidRPr="001065A1">
                <w:rPr>
                  <w:rFonts w:asciiTheme="minorBidi" w:eastAsia="Arial" w:hAnsiTheme="minorBidi" w:cstheme="minorBidi"/>
                  <w:bCs/>
                  <w:szCs w:val="20"/>
                  <w:rtl/>
                  <w:rPrChange w:id="829" w:author="MOHSEN QURAEN" w:date="2026-09-21T11:09:00Z" w16du:dateUtc="2026-09-21T08:09:00Z">
                    <w:rPr>
                      <w:rFonts w:ascii="Aptos Narrow" w:hAnsi="Aptos Narrow"/>
                      <w:color w:val="000000"/>
                      <w:sz w:val="22"/>
                      <w:rtl/>
                    </w:rPr>
                  </w:rPrChange>
                </w:rPr>
                <w:t>.</w:t>
              </w:r>
            </w:ins>
          </w:p>
        </w:tc>
        <w:tc>
          <w:tcPr>
            <w:tcW w:w="1422" w:type="dxa"/>
            <w:tcMar>
              <w:top w:w="90" w:type="dxa"/>
              <w:left w:w="100" w:type="dxa"/>
              <w:bottom w:w="90" w:type="dxa"/>
              <w:right w:w="100" w:type="dxa"/>
            </w:tcMar>
            <w:vAlign w:val="center"/>
          </w:tcPr>
          <w:p w14:paraId="288AC8B2" w14:textId="204DC5E8" w:rsidR="004C5B09" w:rsidRPr="001065A1" w:rsidRDefault="004C5B09" w:rsidP="004C5B09">
            <w:pPr>
              <w:bidi/>
              <w:spacing w:after="0"/>
              <w:rPr>
                <w:ins w:id="830" w:author="Hamdy Rashed" w:date="2026-08-02T12:38:00Z" w16du:dateUtc="2026-08-02T09:38:00Z"/>
                <w:rFonts w:asciiTheme="minorBidi" w:eastAsia="Arial" w:hAnsiTheme="minorBidi" w:cstheme="minorBidi"/>
                <w:bCs/>
                <w:szCs w:val="20"/>
                <w:rtl/>
                <w:rPrChange w:id="831" w:author="MOHSEN QURAEN" w:date="2026-09-21T11:09:00Z" w16du:dateUtc="2026-09-21T08:09:00Z">
                  <w:rPr>
                    <w:ins w:id="832" w:author="Hamdy Rashed" w:date="2026-08-02T12:38:00Z" w16du:dateUtc="2026-08-02T09:38:00Z"/>
                    <w:rFonts w:ascii="Aptos Narrow" w:hAnsi="Aptos Narrow"/>
                    <w:color w:val="000000"/>
                    <w:sz w:val="22"/>
                    <w:rtl/>
                  </w:rPr>
                </w:rPrChange>
              </w:rPr>
            </w:pPr>
            <w:ins w:id="833" w:author="Hamdy Rashed" w:date="2026-08-02T12:38:00Z" w16du:dateUtc="2026-08-02T09:38:00Z">
              <w:r w:rsidRPr="001065A1">
                <w:rPr>
                  <w:rFonts w:asciiTheme="minorBidi" w:eastAsia="Arial" w:hAnsiTheme="minorBidi" w:cstheme="minorBidi" w:hint="cs"/>
                  <w:bCs/>
                  <w:szCs w:val="20"/>
                  <w:rtl/>
                  <w:rPrChange w:id="834" w:author="MOHSEN QURAEN" w:date="2026-09-21T11:09:00Z" w16du:dateUtc="2026-09-21T08:09:00Z">
                    <w:rPr>
                      <w:rFonts w:ascii="Aptos Narrow" w:hAnsi="Aptos Narrow" w:hint="cs"/>
                      <w:color w:val="000000"/>
                      <w:sz w:val="22"/>
                      <w:rtl/>
                    </w:rPr>
                  </w:rPrChange>
                </w:rPr>
                <w:t>نعم</w:t>
              </w:r>
            </w:ins>
          </w:p>
        </w:tc>
        <w:tc>
          <w:tcPr>
            <w:tcW w:w="2556" w:type="dxa"/>
            <w:tcMar>
              <w:top w:w="90" w:type="dxa"/>
              <w:left w:w="100" w:type="dxa"/>
              <w:bottom w:w="90" w:type="dxa"/>
              <w:right w:w="100" w:type="dxa"/>
            </w:tcMar>
            <w:vAlign w:val="center"/>
          </w:tcPr>
          <w:p w14:paraId="6F422822" w14:textId="62AE0D8D" w:rsidR="004C5B09" w:rsidRPr="001065A1" w:rsidRDefault="004C5B09" w:rsidP="004C5B09">
            <w:pPr>
              <w:bidi/>
              <w:spacing w:after="0"/>
              <w:rPr>
                <w:ins w:id="835" w:author="Hamdy Rashed" w:date="2026-08-02T12:38:00Z" w16du:dateUtc="2026-08-02T09:38:00Z"/>
                <w:rFonts w:asciiTheme="minorBidi" w:eastAsia="Arial" w:hAnsiTheme="minorBidi" w:cstheme="minorBidi"/>
                <w:bCs/>
                <w:szCs w:val="20"/>
                <w:rtl/>
                <w:rPrChange w:id="836" w:author="MOHSEN QURAEN" w:date="2026-09-21T11:09:00Z" w16du:dateUtc="2026-09-21T08:09:00Z">
                  <w:rPr>
                    <w:ins w:id="837" w:author="Hamdy Rashed" w:date="2026-08-02T12:38:00Z" w16du:dateUtc="2026-08-02T09:38:00Z"/>
                    <w:rFonts w:ascii="Aptos Narrow" w:hAnsi="Aptos Narrow"/>
                    <w:color w:val="000000"/>
                    <w:sz w:val="22"/>
                    <w:rtl/>
                  </w:rPr>
                </w:rPrChange>
              </w:rPr>
            </w:pPr>
            <w:ins w:id="838" w:author="Hamdy Rashed" w:date="2026-08-02T12:38:00Z" w16du:dateUtc="2026-08-02T09:38:00Z">
              <w:r w:rsidRPr="001065A1">
                <w:rPr>
                  <w:rFonts w:asciiTheme="minorBidi" w:eastAsia="Arial" w:hAnsiTheme="minorBidi" w:cstheme="minorBidi" w:hint="cs"/>
                  <w:bCs/>
                  <w:szCs w:val="20"/>
                  <w:rtl/>
                  <w:rPrChange w:id="839" w:author="MOHSEN QURAEN" w:date="2026-09-21T11:09:00Z" w16du:dateUtc="2026-09-21T08:09:00Z">
                    <w:rPr>
                      <w:rFonts w:ascii="Aptos Narrow" w:hAnsi="Aptos Narrow" w:hint="cs"/>
                      <w:color w:val="000000"/>
                      <w:sz w:val="22"/>
                      <w:rtl/>
                    </w:rPr>
                  </w:rPrChange>
                </w:rPr>
                <w:t>مبلغ</w:t>
              </w:r>
              <w:r w:rsidRPr="001065A1">
                <w:rPr>
                  <w:rFonts w:asciiTheme="minorBidi" w:eastAsia="Arial" w:hAnsiTheme="minorBidi" w:cstheme="minorBidi"/>
                  <w:bCs/>
                  <w:szCs w:val="20"/>
                  <w:rtl/>
                  <w:rPrChange w:id="840"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41" w:author="MOHSEN QURAEN" w:date="2026-09-21T11:09:00Z" w16du:dateUtc="2026-09-21T08:09:00Z">
                    <w:rPr>
                      <w:rFonts w:ascii="Aptos Narrow" w:hAnsi="Aptos Narrow" w:hint="cs"/>
                      <w:color w:val="000000"/>
                      <w:sz w:val="22"/>
                      <w:rtl/>
                    </w:rPr>
                  </w:rPrChange>
                </w:rPr>
                <w:t>مالي</w:t>
              </w:r>
            </w:ins>
          </w:p>
        </w:tc>
        <w:tc>
          <w:tcPr>
            <w:tcW w:w="2556" w:type="dxa"/>
            <w:tcMar>
              <w:top w:w="90" w:type="dxa"/>
              <w:left w:w="100" w:type="dxa"/>
              <w:bottom w:w="90" w:type="dxa"/>
              <w:right w:w="100" w:type="dxa"/>
            </w:tcMar>
            <w:vAlign w:val="center"/>
          </w:tcPr>
          <w:p w14:paraId="580A8787" w14:textId="4A4AD242" w:rsidR="004C5B09" w:rsidRPr="001065A1" w:rsidRDefault="004C5B09" w:rsidP="004C5B09">
            <w:pPr>
              <w:bidi/>
              <w:spacing w:after="0"/>
              <w:rPr>
                <w:ins w:id="842" w:author="Hamdy Rashed" w:date="2026-08-02T12:38:00Z" w16du:dateUtc="2026-08-02T09:38:00Z"/>
                <w:rFonts w:asciiTheme="minorBidi" w:eastAsia="Arial" w:hAnsiTheme="minorBidi" w:cstheme="minorBidi"/>
                <w:bCs/>
                <w:szCs w:val="20"/>
                <w:rtl/>
                <w:rPrChange w:id="843" w:author="MOHSEN QURAEN" w:date="2026-09-21T11:09:00Z" w16du:dateUtc="2026-09-21T08:09:00Z">
                  <w:rPr>
                    <w:ins w:id="844" w:author="Hamdy Rashed" w:date="2026-08-02T12:38:00Z" w16du:dateUtc="2026-08-02T09:38:00Z"/>
                    <w:rFonts w:ascii="Aptos Narrow" w:hAnsi="Aptos Narrow"/>
                    <w:color w:val="000000"/>
                    <w:sz w:val="22"/>
                    <w:rtl/>
                  </w:rPr>
                </w:rPrChange>
              </w:rPr>
            </w:pPr>
            <w:ins w:id="845" w:author="Hamdy Rashed" w:date="2026-08-02T12:38:00Z" w16du:dateUtc="2026-08-02T09:38:00Z">
              <w:r w:rsidRPr="001065A1">
                <w:rPr>
                  <w:rFonts w:asciiTheme="minorBidi" w:eastAsia="Arial" w:hAnsiTheme="minorBidi" w:cstheme="minorBidi" w:hint="cs"/>
                  <w:bCs/>
                  <w:szCs w:val="20"/>
                  <w:rtl/>
                  <w:rPrChange w:id="846" w:author="MOHSEN QURAEN" w:date="2026-09-21T11:09:00Z" w16du:dateUtc="2026-09-21T08:09:00Z">
                    <w:rPr>
                      <w:rFonts w:ascii="Aptos Narrow" w:hAnsi="Aptos Narrow" w:hint="cs"/>
                      <w:color w:val="000000"/>
                      <w:sz w:val="22"/>
                      <w:rtl/>
                    </w:rPr>
                  </w:rPrChange>
                </w:rPr>
                <w:t>حجم</w:t>
              </w:r>
              <w:r w:rsidRPr="001065A1">
                <w:rPr>
                  <w:rFonts w:asciiTheme="minorBidi" w:eastAsia="Arial" w:hAnsiTheme="minorBidi" w:cstheme="minorBidi"/>
                  <w:bCs/>
                  <w:szCs w:val="20"/>
                  <w:rtl/>
                  <w:rPrChange w:id="847"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48" w:author="MOHSEN QURAEN" w:date="2026-09-21T11:09:00Z" w16du:dateUtc="2026-09-21T08:09:00Z">
                    <w:rPr>
                      <w:rFonts w:ascii="Aptos Narrow" w:hAnsi="Aptos Narrow" w:hint="cs"/>
                      <w:color w:val="000000"/>
                      <w:sz w:val="22"/>
                      <w:rtl/>
                    </w:rPr>
                  </w:rPrChange>
                </w:rPr>
                <w:t>المبيعات</w:t>
              </w:r>
              <w:r w:rsidRPr="001065A1">
                <w:rPr>
                  <w:rFonts w:asciiTheme="minorBidi" w:eastAsia="Arial" w:hAnsiTheme="minorBidi" w:cstheme="minorBidi"/>
                  <w:bCs/>
                  <w:szCs w:val="20"/>
                  <w:rtl/>
                  <w:rPrChange w:id="849"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50" w:author="MOHSEN QURAEN" w:date="2026-09-21T11:09:00Z" w16du:dateUtc="2026-09-21T08:09:00Z">
                    <w:rPr>
                      <w:rFonts w:ascii="Aptos Narrow" w:hAnsi="Aptos Narrow" w:hint="cs"/>
                      <w:color w:val="000000"/>
                      <w:sz w:val="22"/>
                      <w:rtl/>
                    </w:rPr>
                  </w:rPrChange>
                </w:rPr>
                <w:t>المتوقع</w:t>
              </w:r>
              <w:r w:rsidRPr="001065A1">
                <w:rPr>
                  <w:rFonts w:asciiTheme="minorBidi" w:eastAsia="Arial" w:hAnsiTheme="minorBidi" w:cstheme="minorBidi"/>
                  <w:bCs/>
                  <w:szCs w:val="20"/>
                  <w:rtl/>
                  <w:rPrChange w:id="851" w:author="MOHSEN QURAEN" w:date="2026-09-21T11:09:00Z" w16du:dateUtc="2026-09-21T08:09:00Z">
                    <w:rPr>
                      <w:rFonts w:ascii="Aptos Narrow" w:hAnsi="Aptos Narrow"/>
                      <w:color w:val="000000"/>
                      <w:sz w:val="22"/>
                      <w:rtl/>
                    </w:rPr>
                  </w:rPrChange>
                </w:rPr>
                <w:t xml:space="preserve"> </w:t>
              </w:r>
              <w:r w:rsidRPr="001065A1">
                <w:rPr>
                  <w:rFonts w:asciiTheme="minorBidi" w:eastAsia="Arial" w:hAnsiTheme="minorBidi" w:cstheme="minorBidi" w:hint="cs"/>
                  <w:bCs/>
                  <w:szCs w:val="20"/>
                  <w:rtl/>
                  <w:rPrChange w:id="852" w:author="MOHSEN QURAEN" w:date="2026-09-21T11:09:00Z" w16du:dateUtc="2026-09-21T08:09:00Z">
                    <w:rPr>
                      <w:rFonts w:ascii="Aptos Narrow" w:hAnsi="Aptos Narrow" w:hint="cs"/>
                      <w:color w:val="000000"/>
                      <w:sz w:val="22"/>
                      <w:rtl/>
                    </w:rPr>
                  </w:rPrChange>
                </w:rPr>
                <w:t>شهرياً</w:t>
              </w:r>
            </w:ins>
          </w:p>
        </w:tc>
      </w:tr>
      <w:tr w:rsidR="004C5B09" w:rsidRPr="001065A1" w14:paraId="04DC982C" w14:textId="77777777">
        <w:trPr>
          <w:cantSplit/>
          <w:jc w:val="center"/>
          <w:ins w:id="853" w:author="Hamdy Rashed" w:date="2026-08-02T12:38:00Z"/>
        </w:trPr>
        <w:tc>
          <w:tcPr>
            <w:tcW w:w="3690" w:type="dxa"/>
            <w:tcMar>
              <w:top w:w="90" w:type="dxa"/>
              <w:left w:w="100" w:type="dxa"/>
              <w:bottom w:w="90" w:type="dxa"/>
              <w:right w:w="100" w:type="dxa"/>
            </w:tcMar>
            <w:vAlign w:val="center"/>
          </w:tcPr>
          <w:p w14:paraId="298EB69F" w14:textId="3371075E" w:rsidR="004C5B09" w:rsidRPr="001065A1" w:rsidRDefault="004C5B09" w:rsidP="004C5B09">
            <w:pPr>
              <w:bidi/>
              <w:spacing w:after="0"/>
              <w:rPr>
                <w:ins w:id="854" w:author="Hamdy Rashed" w:date="2026-08-02T12:38:00Z" w16du:dateUtc="2026-08-02T09:38:00Z"/>
                <w:rFonts w:asciiTheme="minorBidi" w:eastAsia="Arial" w:hAnsiTheme="minorBidi" w:cstheme="minorBidi"/>
                <w:bCs/>
                <w:szCs w:val="20"/>
                <w:rtl/>
                <w:rPrChange w:id="855" w:author="MOHSEN QURAEN" w:date="2026-09-21T11:09:00Z" w16du:dateUtc="2026-09-21T08:09:00Z">
                  <w:rPr>
                    <w:ins w:id="856" w:author="Hamdy Rashed" w:date="2026-08-02T12:38:00Z" w16du:dateUtc="2026-08-02T09:38:00Z"/>
                    <w:rFonts w:asciiTheme="minorBidi" w:eastAsia="Arial" w:hAnsiTheme="minorBidi" w:cstheme="minorBidi"/>
                    <w:sz w:val="18"/>
                    <w:szCs w:val="18"/>
                    <w:rtl/>
                  </w:rPr>
                </w:rPrChange>
              </w:rPr>
            </w:pPr>
            <w:ins w:id="857" w:author="Hamdy Rashed" w:date="2026-08-02T12:38:00Z" w16du:dateUtc="2026-08-02T09:38:00Z">
              <w:r w:rsidRPr="001065A1">
                <w:rPr>
                  <w:rFonts w:asciiTheme="minorBidi" w:eastAsia="Arial" w:hAnsiTheme="minorBidi" w:cstheme="minorBidi"/>
                  <w:bCs/>
                  <w:szCs w:val="20"/>
                  <w:rtl/>
                  <w:rPrChange w:id="858" w:author="MOHSEN QURAEN" w:date="2026-09-21T11:09:00Z" w16du:dateUtc="2026-09-21T08:09:00Z">
                    <w:rPr>
                      <w:rFonts w:asciiTheme="minorBidi" w:eastAsia="Arial" w:hAnsiTheme="minorBidi" w:cstheme="minorBidi"/>
                      <w:sz w:val="18"/>
                      <w:szCs w:val="18"/>
                      <w:rtl/>
                    </w:rPr>
                  </w:rPrChange>
                </w:rPr>
                <w:t>يستخدم لتحديد السلوك المتوقع للعميل.</w:t>
              </w:r>
            </w:ins>
          </w:p>
        </w:tc>
        <w:tc>
          <w:tcPr>
            <w:tcW w:w="1422" w:type="dxa"/>
            <w:tcMar>
              <w:top w:w="90" w:type="dxa"/>
              <w:left w:w="100" w:type="dxa"/>
              <w:bottom w:w="90" w:type="dxa"/>
              <w:right w:w="100" w:type="dxa"/>
            </w:tcMar>
            <w:vAlign w:val="center"/>
          </w:tcPr>
          <w:p w14:paraId="6300B4E5" w14:textId="12346F60" w:rsidR="004C5B09" w:rsidRPr="001065A1" w:rsidRDefault="004C5B09" w:rsidP="004C5B09">
            <w:pPr>
              <w:bidi/>
              <w:spacing w:after="0"/>
              <w:rPr>
                <w:ins w:id="859" w:author="Hamdy Rashed" w:date="2026-08-02T12:38:00Z" w16du:dateUtc="2026-08-02T09:38:00Z"/>
                <w:rFonts w:asciiTheme="minorBidi" w:eastAsia="Arial" w:hAnsiTheme="minorBidi" w:cstheme="minorBidi"/>
                <w:bCs/>
                <w:szCs w:val="20"/>
                <w:rtl/>
                <w:rPrChange w:id="860" w:author="MOHSEN QURAEN" w:date="2026-09-21T11:09:00Z" w16du:dateUtc="2026-09-21T08:09:00Z">
                  <w:rPr>
                    <w:ins w:id="861" w:author="Hamdy Rashed" w:date="2026-08-02T12:38:00Z" w16du:dateUtc="2026-08-02T09:38:00Z"/>
                    <w:rFonts w:asciiTheme="minorBidi" w:eastAsia="Arial" w:hAnsiTheme="minorBidi" w:cstheme="minorBidi"/>
                    <w:sz w:val="18"/>
                    <w:szCs w:val="18"/>
                    <w:rtl/>
                  </w:rPr>
                </w:rPrChange>
              </w:rPr>
            </w:pPr>
            <w:ins w:id="862" w:author="Hamdy Rashed" w:date="2026-08-02T12:38:00Z" w16du:dateUtc="2026-08-02T09:38:00Z">
              <w:r w:rsidRPr="001065A1">
                <w:rPr>
                  <w:rFonts w:asciiTheme="minorBidi" w:eastAsia="Arial" w:hAnsiTheme="minorBidi" w:cstheme="minorBidi"/>
                  <w:bCs/>
                  <w:szCs w:val="20"/>
                  <w:rtl/>
                  <w:rPrChange w:id="863"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2D28ABCE" w14:textId="00A181A2" w:rsidR="004C5B09" w:rsidRPr="001065A1" w:rsidRDefault="004C5B09" w:rsidP="004C5B09">
            <w:pPr>
              <w:bidi/>
              <w:spacing w:after="0"/>
              <w:rPr>
                <w:ins w:id="864" w:author="Hamdy Rashed" w:date="2026-08-02T12:38:00Z" w16du:dateUtc="2026-08-02T09:38:00Z"/>
                <w:rFonts w:asciiTheme="minorBidi" w:eastAsia="Arial" w:hAnsiTheme="minorBidi" w:cstheme="minorBidi"/>
                <w:bCs/>
                <w:szCs w:val="20"/>
                <w:rtl/>
                <w:rPrChange w:id="865" w:author="MOHSEN QURAEN" w:date="2026-09-21T11:09:00Z" w16du:dateUtc="2026-09-21T08:09:00Z">
                  <w:rPr>
                    <w:ins w:id="866" w:author="Hamdy Rashed" w:date="2026-08-02T12:38:00Z" w16du:dateUtc="2026-08-02T09:38:00Z"/>
                    <w:rFonts w:asciiTheme="minorBidi" w:eastAsia="Arial" w:hAnsiTheme="minorBidi" w:cstheme="minorBidi"/>
                    <w:sz w:val="18"/>
                    <w:szCs w:val="18"/>
                    <w:rtl/>
                  </w:rPr>
                </w:rPrChange>
              </w:rPr>
            </w:pPr>
            <w:ins w:id="867" w:author="Hamdy Rashed" w:date="2026-08-02T12:38:00Z" w16du:dateUtc="2026-08-02T09:38:00Z">
              <w:r w:rsidRPr="001065A1">
                <w:rPr>
                  <w:rFonts w:asciiTheme="minorBidi" w:eastAsia="Arial" w:hAnsiTheme="minorBidi" w:cstheme="minorBidi"/>
                  <w:bCs/>
                  <w:szCs w:val="20"/>
                  <w:rtl/>
                  <w:rPrChange w:id="868" w:author="MOHSEN QURAEN" w:date="2026-09-21T11:09:00Z" w16du:dateUtc="2026-09-21T08:09:00Z">
                    <w:rPr>
                      <w:rFonts w:asciiTheme="minorBidi" w:eastAsia="Arial" w:hAnsiTheme="minorBidi" w:cstheme="minorBidi"/>
                      <w:sz w:val="18"/>
                      <w:szCs w:val="18"/>
                      <w:rtl/>
                    </w:rPr>
                  </w:rPrChange>
                </w:rPr>
                <w:t>رقم صحيح</w:t>
              </w:r>
            </w:ins>
          </w:p>
        </w:tc>
        <w:tc>
          <w:tcPr>
            <w:tcW w:w="2556" w:type="dxa"/>
            <w:tcMar>
              <w:top w:w="90" w:type="dxa"/>
              <w:left w:w="100" w:type="dxa"/>
              <w:bottom w:w="90" w:type="dxa"/>
              <w:right w:w="100" w:type="dxa"/>
            </w:tcMar>
            <w:vAlign w:val="center"/>
          </w:tcPr>
          <w:p w14:paraId="0C53C5EC" w14:textId="4EF6C977" w:rsidR="004C5B09" w:rsidRPr="001065A1" w:rsidRDefault="004C5B09" w:rsidP="004C5B09">
            <w:pPr>
              <w:bidi/>
              <w:spacing w:after="0"/>
              <w:rPr>
                <w:ins w:id="869" w:author="Hamdy Rashed" w:date="2026-08-02T12:38:00Z" w16du:dateUtc="2026-08-02T09:38:00Z"/>
                <w:rFonts w:asciiTheme="minorBidi" w:eastAsia="Arial" w:hAnsiTheme="minorBidi" w:cstheme="minorBidi"/>
                <w:bCs/>
                <w:szCs w:val="20"/>
                <w:rtl/>
                <w:rPrChange w:id="870" w:author="MOHSEN QURAEN" w:date="2026-09-21T11:09:00Z" w16du:dateUtc="2026-09-21T08:09:00Z">
                  <w:rPr>
                    <w:ins w:id="871" w:author="Hamdy Rashed" w:date="2026-08-02T12:38:00Z" w16du:dateUtc="2026-08-02T09:38:00Z"/>
                    <w:rFonts w:asciiTheme="minorBidi" w:eastAsia="Arial" w:hAnsiTheme="minorBidi" w:cstheme="minorBidi"/>
                    <w:sz w:val="18"/>
                    <w:szCs w:val="18"/>
                    <w:rtl/>
                  </w:rPr>
                </w:rPrChange>
              </w:rPr>
            </w:pPr>
            <w:ins w:id="872" w:author="Hamdy Rashed" w:date="2026-08-02T12:38:00Z" w16du:dateUtc="2026-08-02T09:38:00Z">
              <w:r w:rsidRPr="001065A1">
                <w:rPr>
                  <w:rFonts w:asciiTheme="minorBidi" w:eastAsia="Arial" w:hAnsiTheme="minorBidi" w:cstheme="minorBidi"/>
                  <w:bCs/>
                  <w:szCs w:val="20"/>
                  <w:rtl/>
                  <w:rPrChange w:id="873" w:author="MOHSEN QURAEN" w:date="2026-09-21T11:09:00Z" w16du:dateUtc="2026-09-21T08:09:00Z">
                    <w:rPr>
                      <w:rFonts w:asciiTheme="minorBidi" w:eastAsia="Arial" w:hAnsiTheme="minorBidi" w:cstheme="minorBidi"/>
                      <w:sz w:val="18"/>
                      <w:szCs w:val="18"/>
                      <w:rtl/>
                    </w:rPr>
                  </w:rPrChange>
                </w:rPr>
                <w:t>عدد العمليات المتوقع شهرياً</w:t>
              </w:r>
            </w:ins>
          </w:p>
        </w:tc>
      </w:tr>
      <w:tr w:rsidR="004C5B09" w:rsidRPr="001065A1" w14:paraId="38BAD89A" w14:textId="77777777">
        <w:trPr>
          <w:cantSplit/>
          <w:jc w:val="center"/>
          <w:ins w:id="874" w:author="Hamdy Rashed" w:date="2026-08-02T12:38:00Z"/>
        </w:trPr>
        <w:tc>
          <w:tcPr>
            <w:tcW w:w="3690" w:type="dxa"/>
            <w:tcMar>
              <w:top w:w="90" w:type="dxa"/>
              <w:left w:w="100" w:type="dxa"/>
              <w:bottom w:w="90" w:type="dxa"/>
              <w:right w:w="100" w:type="dxa"/>
            </w:tcMar>
            <w:vAlign w:val="center"/>
          </w:tcPr>
          <w:p w14:paraId="7DE4D792" w14:textId="6C9BBB1D" w:rsidR="004C5B09" w:rsidRPr="001065A1" w:rsidRDefault="004C5B09" w:rsidP="004C5B09">
            <w:pPr>
              <w:bidi/>
              <w:spacing w:after="0"/>
              <w:rPr>
                <w:ins w:id="875" w:author="Hamdy Rashed" w:date="2026-08-02T12:38:00Z" w16du:dateUtc="2026-08-02T09:38:00Z"/>
                <w:rFonts w:asciiTheme="minorBidi" w:eastAsia="Arial" w:hAnsiTheme="minorBidi" w:cstheme="minorBidi"/>
                <w:bCs/>
                <w:szCs w:val="20"/>
                <w:rtl/>
                <w:rPrChange w:id="876" w:author="MOHSEN QURAEN" w:date="2026-09-21T11:09:00Z" w16du:dateUtc="2026-09-21T08:09:00Z">
                  <w:rPr>
                    <w:ins w:id="877" w:author="Hamdy Rashed" w:date="2026-08-02T12:38:00Z" w16du:dateUtc="2026-08-02T09:38:00Z"/>
                    <w:rFonts w:asciiTheme="minorBidi" w:eastAsia="Arial" w:hAnsiTheme="minorBidi" w:cstheme="minorBidi"/>
                    <w:sz w:val="18"/>
                    <w:szCs w:val="18"/>
                    <w:rtl/>
                  </w:rPr>
                </w:rPrChange>
              </w:rPr>
            </w:pPr>
            <w:ins w:id="878" w:author="Hamdy Rashed" w:date="2026-08-02T12:38:00Z" w16du:dateUtc="2026-08-02T09:38:00Z">
              <w:r w:rsidRPr="001065A1">
                <w:rPr>
                  <w:rFonts w:asciiTheme="minorBidi" w:eastAsia="Arial" w:hAnsiTheme="minorBidi" w:cstheme="minorBidi"/>
                  <w:bCs/>
                  <w:szCs w:val="20"/>
                  <w:rtl/>
                  <w:rPrChange w:id="879" w:author="MOHSEN QURAEN" w:date="2026-09-21T11:09:00Z" w16du:dateUtc="2026-09-21T08:09:00Z">
                    <w:rPr>
                      <w:rFonts w:asciiTheme="minorBidi" w:eastAsia="Arial" w:hAnsiTheme="minorBidi" w:cstheme="minorBidi"/>
                      <w:sz w:val="18"/>
                      <w:szCs w:val="18"/>
                      <w:rtl/>
                    </w:rPr>
                  </w:rPrChange>
                </w:rPr>
                <w:t>يستخدم لمراقبة الانحرافات في سلوك العمليات.</w:t>
              </w:r>
            </w:ins>
          </w:p>
        </w:tc>
        <w:tc>
          <w:tcPr>
            <w:tcW w:w="1422" w:type="dxa"/>
            <w:tcMar>
              <w:top w:w="90" w:type="dxa"/>
              <w:left w:w="100" w:type="dxa"/>
              <w:bottom w:w="90" w:type="dxa"/>
              <w:right w:w="100" w:type="dxa"/>
            </w:tcMar>
            <w:vAlign w:val="center"/>
          </w:tcPr>
          <w:p w14:paraId="4F2F0455" w14:textId="2D662785" w:rsidR="004C5B09" w:rsidRPr="001065A1" w:rsidRDefault="004C5B09" w:rsidP="004C5B09">
            <w:pPr>
              <w:bidi/>
              <w:spacing w:after="0"/>
              <w:rPr>
                <w:ins w:id="880" w:author="Hamdy Rashed" w:date="2026-08-02T12:38:00Z" w16du:dateUtc="2026-08-02T09:38:00Z"/>
                <w:rFonts w:asciiTheme="minorBidi" w:eastAsia="Arial" w:hAnsiTheme="minorBidi" w:cstheme="minorBidi"/>
                <w:bCs/>
                <w:szCs w:val="20"/>
                <w:rtl/>
                <w:rPrChange w:id="881" w:author="MOHSEN QURAEN" w:date="2026-09-21T11:09:00Z" w16du:dateUtc="2026-09-21T08:09:00Z">
                  <w:rPr>
                    <w:ins w:id="882" w:author="Hamdy Rashed" w:date="2026-08-02T12:38:00Z" w16du:dateUtc="2026-08-02T09:38:00Z"/>
                    <w:rFonts w:asciiTheme="minorBidi" w:eastAsia="Arial" w:hAnsiTheme="minorBidi" w:cstheme="minorBidi"/>
                    <w:sz w:val="18"/>
                    <w:szCs w:val="18"/>
                    <w:rtl/>
                  </w:rPr>
                </w:rPrChange>
              </w:rPr>
            </w:pPr>
            <w:ins w:id="883" w:author="Hamdy Rashed" w:date="2026-08-02T12:38:00Z" w16du:dateUtc="2026-08-02T09:38:00Z">
              <w:r w:rsidRPr="001065A1">
                <w:rPr>
                  <w:rFonts w:asciiTheme="minorBidi" w:eastAsia="Arial" w:hAnsiTheme="minorBidi" w:cstheme="minorBidi"/>
                  <w:bCs/>
                  <w:szCs w:val="20"/>
                  <w:rtl/>
                  <w:rPrChange w:id="884"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59C61A4D" w14:textId="4306E704" w:rsidR="004C5B09" w:rsidRPr="001065A1" w:rsidRDefault="004C5B09" w:rsidP="004C5B09">
            <w:pPr>
              <w:bidi/>
              <w:spacing w:after="0"/>
              <w:rPr>
                <w:ins w:id="885" w:author="Hamdy Rashed" w:date="2026-08-02T12:38:00Z" w16du:dateUtc="2026-08-02T09:38:00Z"/>
                <w:rFonts w:asciiTheme="minorBidi" w:eastAsia="Arial" w:hAnsiTheme="minorBidi" w:cstheme="minorBidi"/>
                <w:bCs/>
                <w:szCs w:val="20"/>
                <w:rtl/>
                <w:rPrChange w:id="886" w:author="MOHSEN QURAEN" w:date="2026-09-21T11:09:00Z" w16du:dateUtc="2026-09-21T08:09:00Z">
                  <w:rPr>
                    <w:ins w:id="887" w:author="Hamdy Rashed" w:date="2026-08-02T12:38:00Z" w16du:dateUtc="2026-08-02T09:38:00Z"/>
                    <w:rFonts w:asciiTheme="minorBidi" w:eastAsia="Arial" w:hAnsiTheme="minorBidi" w:cstheme="minorBidi"/>
                    <w:sz w:val="18"/>
                    <w:szCs w:val="18"/>
                    <w:rtl/>
                  </w:rPr>
                </w:rPrChange>
              </w:rPr>
            </w:pPr>
            <w:ins w:id="888" w:author="Hamdy Rashed" w:date="2026-08-02T12:38:00Z" w16du:dateUtc="2026-08-02T09:38:00Z">
              <w:r w:rsidRPr="001065A1">
                <w:rPr>
                  <w:rFonts w:asciiTheme="minorBidi" w:eastAsia="Arial" w:hAnsiTheme="minorBidi" w:cstheme="minorBidi"/>
                  <w:bCs/>
                  <w:szCs w:val="20"/>
                  <w:rtl/>
                  <w:rPrChange w:id="889" w:author="MOHSEN QURAEN" w:date="2026-09-21T11:09:00Z" w16du:dateUtc="2026-09-21T08:09:00Z">
                    <w:rPr>
                      <w:rFonts w:asciiTheme="minorBidi" w:eastAsia="Arial" w:hAnsiTheme="minorBidi" w:cstheme="minorBidi"/>
                      <w:sz w:val="18"/>
                      <w:szCs w:val="18"/>
                      <w:rtl/>
                    </w:rPr>
                  </w:rPrChange>
                </w:rPr>
                <w:t>مبلغ مالي</w:t>
              </w:r>
            </w:ins>
          </w:p>
        </w:tc>
        <w:tc>
          <w:tcPr>
            <w:tcW w:w="2556" w:type="dxa"/>
            <w:tcMar>
              <w:top w:w="90" w:type="dxa"/>
              <w:left w:w="100" w:type="dxa"/>
              <w:bottom w:w="90" w:type="dxa"/>
              <w:right w:w="100" w:type="dxa"/>
            </w:tcMar>
            <w:vAlign w:val="center"/>
          </w:tcPr>
          <w:p w14:paraId="1FEBEB9E" w14:textId="7AD96C27" w:rsidR="004C5B09" w:rsidRPr="001065A1" w:rsidRDefault="004C5B09" w:rsidP="004C5B09">
            <w:pPr>
              <w:bidi/>
              <w:spacing w:after="0"/>
              <w:rPr>
                <w:ins w:id="890" w:author="Hamdy Rashed" w:date="2026-08-02T12:38:00Z" w16du:dateUtc="2026-08-02T09:38:00Z"/>
                <w:rFonts w:asciiTheme="minorBidi" w:eastAsia="Arial" w:hAnsiTheme="minorBidi" w:cstheme="minorBidi"/>
                <w:bCs/>
                <w:szCs w:val="20"/>
                <w:rtl/>
                <w:rPrChange w:id="891" w:author="MOHSEN QURAEN" w:date="2026-09-21T11:09:00Z" w16du:dateUtc="2026-09-21T08:09:00Z">
                  <w:rPr>
                    <w:ins w:id="892" w:author="Hamdy Rashed" w:date="2026-08-02T12:38:00Z" w16du:dateUtc="2026-08-02T09:38:00Z"/>
                    <w:rFonts w:asciiTheme="minorBidi" w:eastAsia="Arial" w:hAnsiTheme="minorBidi" w:cstheme="minorBidi"/>
                    <w:sz w:val="18"/>
                    <w:szCs w:val="18"/>
                    <w:rtl/>
                  </w:rPr>
                </w:rPrChange>
              </w:rPr>
            </w:pPr>
            <w:ins w:id="893" w:author="Hamdy Rashed" w:date="2026-08-02T12:38:00Z" w16du:dateUtc="2026-08-02T09:38:00Z">
              <w:r w:rsidRPr="001065A1">
                <w:rPr>
                  <w:rFonts w:asciiTheme="minorBidi" w:eastAsia="Arial" w:hAnsiTheme="minorBidi" w:cstheme="minorBidi"/>
                  <w:bCs/>
                  <w:szCs w:val="20"/>
                  <w:rtl/>
                  <w:rPrChange w:id="894" w:author="MOHSEN QURAEN" w:date="2026-09-21T11:09:00Z" w16du:dateUtc="2026-09-21T08:09:00Z">
                    <w:rPr>
                      <w:rFonts w:asciiTheme="minorBidi" w:eastAsia="Arial" w:hAnsiTheme="minorBidi" w:cstheme="minorBidi"/>
                      <w:sz w:val="18"/>
                      <w:szCs w:val="18"/>
                      <w:rtl/>
                    </w:rPr>
                  </w:rPrChange>
                </w:rPr>
                <w:t>متوسط قيمة العملية الواحدة</w:t>
              </w:r>
            </w:ins>
          </w:p>
        </w:tc>
      </w:tr>
      <w:tr w:rsidR="004C5B09" w:rsidRPr="001065A1" w14:paraId="6703D031" w14:textId="77777777">
        <w:trPr>
          <w:cantSplit/>
          <w:jc w:val="center"/>
          <w:ins w:id="895" w:author="Hamdy Rashed" w:date="2026-08-02T12:38:00Z"/>
        </w:trPr>
        <w:tc>
          <w:tcPr>
            <w:tcW w:w="3690" w:type="dxa"/>
            <w:tcMar>
              <w:top w:w="90" w:type="dxa"/>
              <w:left w:w="100" w:type="dxa"/>
              <w:bottom w:w="90" w:type="dxa"/>
              <w:right w:w="100" w:type="dxa"/>
            </w:tcMar>
            <w:vAlign w:val="center"/>
          </w:tcPr>
          <w:p w14:paraId="74BE3C61" w14:textId="0216FCFF" w:rsidR="004C5B09" w:rsidRPr="001065A1" w:rsidRDefault="004C5B09" w:rsidP="004C5B09">
            <w:pPr>
              <w:bidi/>
              <w:spacing w:after="0"/>
              <w:rPr>
                <w:ins w:id="896" w:author="Hamdy Rashed" w:date="2026-08-02T12:38:00Z" w16du:dateUtc="2026-08-02T09:38:00Z"/>
                <w:rFonts w:asciiTheme="minorBidi" w:eastAsia="Arial" w:hAnsiTheme="minorBidi" w:cstheme="minorBidi"/>
                <w:bCs/>
                <w:szCs w:val="20"/>
                <w:rtl/>
                <w:rPrChange w:id="897" w:author="MOHSEN QURAEN" w:date="2026-09-21T11:09:00Z" w16du:dateUtc="2026-09-21T08:09:00Z">
                  <w:rPr>
                    <w:ins w:id="898" w:author="Hamdy Rashed" w:date="2026-08-02T12:38:00Z" w16du:dateUtc="2026-08-02T09:38:00Z"/>
                    <w:rFonts w:asciiTheme="minorBidi" w:eastAsia="Arial" w:hAnsiTheme="minorBidi" w:cstheme="minorBidi"/>
                    <w:sz w:val="18"/>
                    <w:szCs w:val="18"/>
                    <w:rtl/>
                  </w:rPr>
                </w:rPrChange>
              </w:rPr>
            </w:pPr>
            <w:ins w:id="899" w:author="Hamdy Rashed" w:date="2026-08-02T12:38:00Z" w16du:dateUtc="2026-08-02T09:38:00Z">
              <w:r w:rsidRPr="001065A1">
                <w:rPr>
                  <w:rFonts w:asciiTheme="minorBidi" w:eastAsia="Arial" w:hAnsiTheme="minorBidi" w:cstheme="minorBidi"/>
                  <w:bCs/>
                  <w:szCs w:val="20"/>
                  <w:rtl/>
                  <w:rPrChange w:id="900" w:author="MOHSEN QURAEN" w:date="2026-09-21T11:09:00Z" w16du:dateUtc="2026-09-21T08:09:00Z">
                    <w:rPr>
                      <w:rFonts w:asciiTheme="minorBidi" w:eastAsia="Arial" w:hAnsiTheme="minorBidi" w:cstheme="minorBidi"/>
                      <w:sz w:val="18"/>
                      <w:szCs w:val="18"/>
                      <w:rtl/>
                    </w:rPr>
                  </w:rPrChange>
                </w:rPr>
                <w:lastRenderedPageBreak/>
                <w:t>يستخدم في تقييم المخاطر وإطلاق التنبيهات.</w:t>
              </w:r>
            </w:ins>
          </w:p>
        </w:tc>
        <w:tc>
          <w:tcPr>
            <w:tcW w:w="1422" w:type="dxa"/>
            <w:tcMar>
              <w:top w:w="90" w:type="dxa"/>
              <w:left w:w="100" w:type="dxa"/>
              <w:bottom w:w="90" w:type="dxa"/>
              <w:right w:w="100" w:type="dxa"/>
            </w:tcMar>
            <w:vAlign w:val="center"/>
          </w:tcPr>
          <w:p w14:paraId="411F5BCF" w14:textId="46F47A9C" w:rsidR="004C5B09" w:rsidRPr="001065A1" w:rsidRDefault="004C5B09" w:rsidP="004C5B09">
            <w:pPr>
              <w:bidi/>
              <w:spacing w:after="0"/>
              <w:rPr>
                <w:ins w:id="901" w:author="Hamdy Rashed" w:date="2026-08-02T12:38:00Z" w16du:dateUtc="2026-08-02T09:38:00Z"/>
                <w:rFonts w:asciiTheme="minorBidi" w:eastAsia="Arial" w:hAnsiTheme="minorBidi" w:cstheme="minorBidi"/>
                <w:bCs/>
                <w:szCs w:val="20"/>
                <w:rtl/>
                <w:rPrChange w:id="902" w:author="MOHSEN QURAEN" w:date="2026-09-21T11:09:00Z" w16du:dateUtc="2026-09-21T08:09:00Z">
                  <w:rPr>
                    <w:ins w:id="903" w:author="Hamdy Rashed" w:date="2026-08-02T12:38:00Z" w16du:dateUtc="2026-08-02T09:38:00Z"/>
                    <w:rFonts w:asciiTheme="minorBidi" w:eastAsia="Arial" w:hAnsiTheme="minorBidi" w:cstheme="minorBidi"/>
                    <w:sz w:val="18"/>
                    <w:szCs w:val="18"/>
                    <w:rtl/>
                  </w:rPr>
                </w:rPrChange>
              </w:rPr>
            </w:pPr>
            <w:ins w:id="904" w:author="Hamdy Rashed" w:date="2026-08-02T12:38:00Z" w16du:dateUtc="2026-08-02T09:38:00Z">
              <w:r w:rsidRPr="001065A1">
                <w:rPr>
                  <w:rFonts w:asciiTheme="minorBidi" w:eastAsia="Arial" w:hAnsiTheme="minorBidi" w:cstheme="minorBidi"/>
                  <w:bCs/>
                  <w:szCs w:val="20"/>
                  <w:rtl/>
                  <w:rPrChange w:id="905"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6B11F6BA" w14:textId="2C108074" w:rsidR="004C5B09" w:rsidRPr="001065A1" w:rsidRDefault="004C5B09" w:rsidP="004C5B09">
            <w:pPr>
              <w:bidi/>
              <w:spacing w:after="0"/>
              <w:rPr>
                <w:ins w:id="906" w:author="Hamdy Rashed" w:date="2026-08-02T12:38:00Z" w16du:dateUtc="2026-08-02T09:38:00Z"/>
                <w:rFonts w:asciiTheme="minorBidi" w:eastAsia="Arial" w:hAnsiTheme="minorBidi" w:cstheme="minorBidi"/>
                <w:bCs/>
                <w:szCs w:val="20"/>
                <w:rtl/>
                <w:rPrChange w:id="907" w:author="MOHSEN QURAEN" w:date="2026-09-21T11:09:00Z" w16du:dateUtc="2026-09-21T08:09:00Z">
                  <w:rPr>
                    <w:ins w:id="908" w:author="Hamdy Rashed" w:date="2026-08-02T12:38:00Z" w16du:dateUtc="2026-08-02T09:38:00Z"/>
                    <w:rFonts w:asciiTheme="minorBidi" w:eastAsia="Arial" w:hAnsiTheme="minorBidi" w:cstheme="minorBidi"/>
                    <w:sz w:val="18"/>
                    <w:szCs w:val="18"/>
                    <w:rtl/>
                  </w:rPr>
                </w:rPrChange>
              </w:rPr>
            </w:pPr>
            <w:ins w:id="909" w:author="Hamdy Rashed" w:date="2026-08-02T12:38:00Z" w16du:dateUtc="2026-08-02T09:38:00Z">
              <w:r w:rsidRPr="001065A1">
                <w:rPr>
                  <w:rFonts w:asciiTheme="minorBidi" w:eastAsia="Arial" w:hAnsiTheme="minorBidi" w:cstheme="minorBidi"/>
                  <w:bCs/>
                  <w:szCs w:val="20"/>
                  <w:rtl/>
                  <w:rPrChange w:id="910" w:author="MOHSEN QURAEN" w:date="2026-09-21T11:09:00Z" w16du:dateUtc="2026-09-21T08:09:00Z">
                    <w:rPr>
                      <w:rFonts w:asciiTheme="minorBidi" w:eastAsia="Arial" w:hAnsiTheme="minorBidi" w:cstheme="minorBidi"/>
                      <w:sz w:val="18"/>
                      <w:szCs w:val="18"/>
                      <w:rtl/>
                    </w:rPr>
                  </w:rPrChange>
                </w:rPr>
                <w:t>مبلغ مالي</w:t>
              </w:r>
            </w:ins>
          </w:p>
        </w:tc>
        <w:tc>
          <w:tcPr>
            <w:tcW w:w="2556" w:type="dxa"/>
            <w:tcMar>
              <w:top w:w="90" w:type="dxa"/>
              <w:left w:w="100" w:type="dxa"/>
              <w:bottom w:w="90" w:type="dxa"/>
              <w:right w:w="100" w:type="dxa"/>
            </w:tcMar>
            <w:vAlign w:val="center"/>
          </w:tcPr>
          <w:p w14:paraId="2B33384E" w14:textId="101C9B17" w:rsidR="004C5B09" w:rsidRPr="001065A1" w:rsidRDefault="004C5B09" w:rsidP="004C5B09">
            <w:pPr>
              <w:bidi/>
              <w:spacing w:after="0"/>
              <w:rPr>
                <w:ins w:id="911" w:author="Hamdy Rashed" w:date="2026-08-02T12:38:00Z" w16du:dateUtc="2026-08-02T09:38:00Z"/>
                <w:rFonts w:asciiTheme="minorBidi" w:eastAsia="Arial" w:hAnsiTheme="minorBidi" w:cstheme="minorBidi"/>
                <w:bCs/>
                <w:szCs w:val="20"/>
                <w:rtl/>
                <w:rPrChange w:id="912" w:author="MOHSEN QURAEN" w:date="2026-09-21T11:09:00Z" w16du:dateUtc="2026-09-21T08:09:00Z">
                  <w:rPr>
                    <w:ins w:id="913" w:author="Hamdy Rashed" w:date="2026-08-02T12:38:00Z" w16du:dateUtc="2026-08-02T09:38:00Z"/>
                    <w:rFonts w:asciiTheme="minorBidi" w:eastAsia="Arial" w:hAnsiTheme="minorBidi" w:cstheme="minorBidi"/>
                    <w:sz w:val="18"/>
                    <w:szCs w:val="18"/>
                    <w:rtl/>
                  </w:rPr>
                </w:rPrChange>
              </w:rPr>
            </w:pPr>
            <w:ins w:id="914" w:author="Hamdy Rashed" w:date="2026-08-02T12:38:00Z" w16du:dateUtc="2026-08-02T09:38:00Z">
              <w:r w:rsidRPr="001065A1">
                <w:rPr>
                  <w:rFonts w:asciiTheme="minorBidi" w:eastAsia="Arial" w:hAnsiTheme="minorBidi" w:cstheme="minorBidi"/>
                  <w:bCs/>
                  <w:szCs w:val="20"/>
                  <w:rtl/>
                  <w:rPrChange w:id="915" w:author="MOHSEN QURAEN" w:date="2026-09-21T11:09:00Z" w16du:dateUtc="2026-09-21T08:09:00Z">
                    <w:rPr>
                      <w:rFonts w:asciiTheme="minorBidi" w:eastAsia="Arial" w:hAnsiTheme="minorBidi" w:cstheme="minorBidi"/>
                      <w:sz w:val="18"/>
                      <w:szCs w:val="18"/>
                      <w:rtl/>
                    </w:rPr>
                  </w:rPrChange>
                </w:rPr>
                <w:t>أعلى قيمة عملية متوقعة</w:t>
              </w:r>
            </w:ins>
          </w:p>
        </w:tc>
      </w:tr>
      <w:tr w:rsidR="004C5B09" w:rsidRPr="001065A1" w:rsidDel="007421D0" w14:paraId="4A7F624B" w14:textId="76C671AF">
        <w:trPr>
          <w:cantSplit/>
          <w:jc w:val="center"/>
          <w:ins w:id="916" w:author="Hamdy Rashed" w:date="2026-08-02T12:40:00Z"/>
          <w:del w:id="917" w:author="MAZEN FAYEZ" w:date="2026-08-10T11:54:00Z"/>
        </w:trPr>
        <w:tc>
          <w:tcPr>
            <w:tcW w:w="3690" w:type="dxa"/>
            <w:tcMar>
              <w:top w:w="90" w:type="dxa"/>
              <w:left w:w="100" w:type="dxa"/>
              <w:bottom w:w="90" w:type="dxa"/>
              <w:right w:w="100" w:type="dxa"/>
            </w:tcMar>
            <w:vAlign w:val="center"/>
          </w:tcPr>
          <w:p w14:paraId="2626BCB0" w14:textId="3D747CCB" w:rsidR="004C5B09" w:rsidRPr="001065A1" w:rsidDel="007421D0" w:rsidRDefault="004C5B09" w:rsidP="004C5B09">
            <w:pPr>
              <w:bidi/>
              <w:spacing w:after="0"/>
              <w:rPr>
                <w:ins w:id="918" w:author="Hamdy Rashed" w:date="2026-08-02T12:40:00Z" w16du:dateUtc="2026-08-02T09:40:00Z"/>
                <w:del w:id="919" w:author="MAZEN FAYEZ" w:date="2026-08-10T11:54:00Z" w16du:dateUtc="2026-08-10T08:54:00Z"/>
                <w:rFonts w:asciiTheme="minorBidi" w:eastAsia="Arial" w:hAnsiTheme="minorBidi" w:cstheme="minorBidi"/>
                <w:bCs/>
                <w:color w:val="FF0000"/>
                <w:szCs w:val="20"/>
                <w:rtl/>
                <w:rPrChange w:id="920" w:author="MOHSEN QURAEN" w:date="2026-09-21T11:09:00Z" w16du:dateUtc="2026-09-21T08:09:00Z">
                  <w:rPr>
                    <w:ins w:id="921" w:author="Hamdy Rashed" w:date="2026-08-02T12:40:00Z" w16du:dateUtc="2026-08-02T09:40:00Z"/>
                    <w:del w:id="922" w:author="MAZEN FAYEZ" w:date="2026-08-10T11:54:00Z" w16du:dateUtc="2026-08-10T08:54:00Z"/>
                    <w:rFonts w:asciiTheme="minorBidi" w:eastAsia="Arial" w:hAnsiTheme="minorBidi" w:cstheme="minorBidi"/>
                    <w:sz w:val="18"/>
                    <w:szCs w:val="18"/>
                    <w:rtl/>
                  </w:rPr>
                </w:rPrChange>
              </w:rPr>
            </w:pPr>
            <w:ins w:id="923" w:author="Hamdy Rashed" w:date="2026-08-02T12:40:00Z" w16du:dateUtc="2026-08-02T09:40:00Z">
              <w:del w:id="924" w:author="MAZEN FAYEZ" w:date="2026-08-10T11:54:00Z" w16du:dateUtc="2026-08-10T08:54:00Z">
                <w:r w:rsidRPr="001065A1" w:rsidDel="007421D0">
                  <w:rPr>
                    <w:rFonts w:asciiTheme="minorBidi" w:eastAsia="Arial" w:hAnsiTheme="minorBidi" w:cstheme="minorBidi"/>
                    <w:bCs/>
                    <w:color w:val="FF0000"/>
                    <w:szCs w:val="20"/>
                    <w:rtl/>
                    <w:rPrChange w:id="925" w:author="MOHSEN QURAEN" w:date="2026-09-21T11:09:00Z" w16du:dateUtc="2026-09-21T08:09:00Z">
                      <w:rPr>
                        <w:rFonts w:asciiTheme="minorBidi" w:eastAsia="Arial" w:hAnsiTheme="minorBidi" w:cstheme="minorBidi"/>
                        <w:sz w:val="18"/>
                        <w:szCs w:val="18"/>
                        <w:rtl/>
                      </w:rPr>
                    </w:rPrChange>
                  </w:rPr>
                  <w:delText>القيم: منخفض، متوسط، مرتفع، ويجوز احتسابها تلقائياً بواسطة النظام.</w:delText>
                </w:r>
              </w:del>
            </w:ins>
          </w:p>
        </w:tc>
        <w:tc>
          <w:tcPr>
            <w:tcW w:w="1422" w:type="dxa"/>
            <w:tcMar>
              <w:top w:w="90" w:type="dxa"/>
              <w:left w:w="100" w:type="dxa"/>
              <w:bottom w:w="90" w:type="dxa"/>
              <w:right w:w="100" w:type="dxa"/>
            </w:tcMar>
            <w:vAlign w:val="center"/>
          </w:tcPr>
          <w:p w14:paraId="37218088" w14:textId="38E44AFE" w:rsidR="004C5B09" w:rsidRPr="001065A1" w:rsidDel="007421D0" w:rsidRDefault="004C5B09" w:rsidP="004C5B09">
            <w:pPr>
              <w:bidi/>
              <w:spacing w:after="0"/>
              <w:rPr>
                <w:ins w:id="926" w:author="Hamdy Rashed" w:date="2026-08-02T12:40:00Z" w16du:dateUtc="2026-08-02T09:40:00Z"/>
                <w:del w:id="927" w:author="MAZEN FAYEZ" w:date="2026-08-10T11:54:00Z" w16du:dateUtc="2026-08-10T08:54:00Z"/>
                <w:rFonts w:asciiTheme="minorBidi" w:eastAsia="Arial" w:hAnsiTheme="minorBidi" w:cstheme="minorBidi"/>
                <w:bCs/>
                <w:color w:val="FF0000"/>
                <w:szCs w:val="20"/>
                <w:rtl/>
                <w:rPrChange w:id="928" w:author="MOHSEN QURAEN" w:date="2026-09-21T11:09:00Z" w16du:dateUtc="2026-09-21T08:09:00Z">
                  <w:rPr>
                    <w:ins w:id="929" w:author="Hamdy Rashed" w:date="2026-08-02T12:40:00Z" w16du:dateUtc="2026-08-02T09:40:00Z"/>
                    <w:del w:id="930" w:author="MAZEN FAYEZ" w:date="2026-08-10T11:54:00Z" w16du:dateUtc="2026-08-10T08:54:00Z"/>
                    <w:rFonts w:asciiTheme="minorBidi" w:eastAsia="Arial" w:hAnsiTheme="minorBidi" w:cstheme="minorBidi"/>
                    <w:sz w:val="18"/>
                    <w:szCs w:val="18"/>
                    <w:rtl/>
                  </w:rPr>
                </w:rPrChange>
              </w:rPr>
            </w:pPr>
            <w:ins w:id="931" w:author="Hamdy Rashed" w:date="2026-08-02T12:40:00Z" w16du:dateUtc="2026-08-02T09:40:00Z">
              <w:del w:id="932" w:author="MAZEN FAYEZ" w:date="2026-08-10T11:54:00Z" w16du:dateUtc="2026-08-10T08:54:00Z">
                <w:r w:rsidRPr="001065A1" w:rsidDel="007421D0">
                  <w:rPr>
                    <w:rFonts w:asciiTheme="minorBidi" w:eastAsia="Arial" w:hAnsiTheme="minorBidi" w:cstheme="minorBidi"/>
                    <w:bCs/>
                    <w:color w:val="FF0000"/>
                    <w:szCs w:val="20"/>
                    <w:rtl/>
                    <w:rPrChange w:id="933" w:author="MOHSEN QURAEN" w:date="2026-09-21T11:09:00Z" w16du:dateUtc="2026-09-21T08:09:00Z">
                      <w:rPr>
                        <w:rFonts w:asciiTheme="minorBidi" w:eastAsia="Arial" w:hAnsiTheme="minorBidi" w:cstheme="minorBidi"/>
                        <w:sz w:val="18"/>
                        <w:szCs w:val="18"/>
                        <w:rtl/>
                      </w:rPr>
                    </w:rPrChange>
                  </w:rPr>
                  <w:delText>نعم</w:delText>
                </w:r>
              </w:del>
            </w:ins>
          </w:p>
        </w:tc>
        <w:tc>
          <w:tcPr>
            <w:tcW w:w="2556" w:type="dxa"/>
            <w:tcMar>
              <w:top w:w="90" w:type="dxa"/>
              <w:left w:w="100" w:type="dxa"/>
              <w:bottom w:w="90" w:type="dxa"/>
              <w:right w:w="100" w:type="dxa"/>
            </w:tcMar>
            <w:vAlign w:val="center"/>
          </w:tcPr>
          <w:p w14:paraId="1B4CBE05" w14:textId="291DC48C" w:rsidR="004C5B09" w:rsidRPr="001065A1" w:rsidDel="007421D0" w:rsidRDefault="004C5B09" w:rsidP="004C5B09">
            <w:pPr>
              <w:bidi/>
              <w:spacing w:after="0"/>
              <w:rPr>
                <w:ins w:id="934" w:author="Hamdy Rashed" w:date="2026-08-02T12:40:00Z" w16du:dateUtc="2026-08-02T09:40:00Z"/>
                <w:del w:id="935" w:author="MAZEN FAYEZ" w:date="2026-08-10T11:54:00Z" w16du:dateUtc="2026-08-10T08:54:00Z"/>
                <w:rFonts w:asciiTheme="minorBidi" w:eastAsia="Arial" w:hAnsiTheme="minorBidi" w:cstheme="minorBidi"/>
                <w:bCs/>
                <w:color w:val="FF0000"/>
                <w:szCs w:val="20"/>
                <w:rtl/>
                <w:rPrChange w:id="936" w:author="MOHSEN QURAEN" w:date="2026-09-21T11:09:00Z" w16du:dateUtc="2026-09-21T08:09:00Z">
                  <w:rPr>
                    <w:ins w:id="937" w:author="Hamdy Rashed" w:date="2026-08-02T12:40:00Z" w16du:dateUtc="2026-08-02T09:40:00Z"/>
                    <w:del w:id="938" w:author="MAZEN FAYEZ" w:date="2026-08-10T11:54:00Z" w16du:dateUtc="2026-08-10T08:54:00Z"/>
                    <w:rFonts w:asciiTheme="minorBidi" w:eastAsia="Arial" w:hAnsiTheme="minorBidi" w:cstheme="minorBidi"/>
                    <w:sz w:val="18"/>
                    <w:szCs w:val="18"/>
                    <w:rtl/>
                  </w:rPr>
                </w:rPrChange>
              </w:rPr>
            </w:pPr>
            <w:ins w:id="939" w:author="Hamdy Rashed" w:date="2026-08-02T12:40:00Z" w16du:dateUtc="2026-08-02T09:40:00Z">
              <w:del w:id="940" w:author="MAZEN FAYEZ" w:date="2026-08-10T11:54:00Z" w16du:dateUtc="2026-08-10T08:54:00Z">
                <w:r w:rsidRPr="001065A1" w:rsidDel="007421D0">
                  <w:rPr>
                    <w:rFonts w:asciiTheme="minorBidi" w:eastAsia="Arial" w:hAnsiTheme="minorBidi" w:cstheme="minorBidi"/>
                    <w:bCs/>
                    <w:color w:val="FF0000"/>
                    <w:szCs w:val="20"/>
                    <w:rtl/>
                    <w:rPrChange w:id="941" w:author="MOHSEN QURAEN" w:date="2026-09-21T11:09:00Z" w16du:dateUtc="2026-09-21T08:09:00Z">
                      <w:rPr>
                        <w:rFonts w:asciiTheme="minorBidi" w:eastAsia="Arial" w:hAnsiTheme="minorBidi" w:cstheme="minorBidi"/>
                        <w:sz w:val="18"/>
                        <w:szCs w:val="18"/>
                        <w:rtl/>
                      </w:rPr>
                    </w:rPrChange>
                  </w:rPr>
                  <w:delText>قائمة اختيار</w:delText>
                </w:r>
              </w:del>
            </w:ins>
          </w:p>
        </w:tc>
        <w:tc>
          <w:tcPr>
            <w:tcW w:w="2556" w:type="dxa"/>
            <w:tcMar>
              <w:top w:w="90" w:type="dxa"/>
              <w:left w:w="100" w:type="dxa"/>
              <w:bottom w:w="90" w:type="dxa"/>
              <w:right w:w="100" w:type="dxa"/>
            </w:tcMar>
            <w:vAlign w:val="center"/>
          </w:tcPr>
          <w:p w14:paraId="6A228CC5" w14:textId="7609F344" w:rsidR="004C5B09" w:rsidRPr="001065A1" w:rsidDel="007421D0" w:rsidRDefault="004C5B09" w:rsidP="004C5B09">
            <w:pPr>
              <w:bidi/>
              <w:spacing w:after="0"/>
              <w:rPr>
                <w:ins w:id="942" w:author="Hamdy Rashed" w:date="2026-08-02T12:40:00Z" w16du:dateUtc="2026-08-02T09:40:00Z"/>
                <w:del w:id="943" w:author="MAZEN FAYEZ" w:date="2026-08-10T11:54:00Z" w16du:dateUtc="2026-08-10T08:54:00Z"/>
                <w:rFonts w:asciiTheme="minorBidi" w:eastAsia="Arial" w:hAnsiTheme="minorBidi" w:cstheme="minorBidi"/>
                <w:bCs/>
                <w:color w:val="FF0000"/>
                <w:szCs w:val="20"/>
                <w:rtl/>
                <w:rPrChange w:id="944" w:author="MOHSEN QURAEN" w:date="2026-09-21T11:09:00Z" w16du:dateUtc="2026-09-21T08:09:00Z">
                  <w:rPr>
                    <w:ins w:id="945" w:author="Hamdy Rashed" w:date="2026-08-02T12:40:00Z" w16du:dateUtc="2026-08-02T09:40:00Z"/>
                    <w:del w:id="946" w:author="MAZEN FAYEZ" w:date="2026-08-10T11:54:00Z" w16du:dateUtc="2026-08-10T08:54:00Z"/>
                    <w:rFonts w:asciiTheme="minorBidi" w:eastAsia="Arial" w:hAnsiTheme="minorBidi" w:cstheme="minorBidi"/>
                    <w:sz w:val="18"/>
                    <w:szCs w:val="18"/>
                    <w:rtl/>
                  </w:rPr>
                </w:rPrChange>
              </w:rPr>
            </w:pPr>
            <w:ins w:id="947" w:author="Hamdy Rashed" w:date="2026-08-02T12:40:00Z" w16du:dateUtc="2026-08-02T09:40:00Z">
              <w:del w:id="948" w:author="MAZEN FAYEZ" w:date="2026-08-10T11:54:00Z" w16du:dateUtc="2026-08-10T08:54:00Z">
                <w:r w:rsidRPr="001065A1" w:rsidDel="007421D0">
                  <w:rPr>
                    <w:rFonts w:asciiTheme="minorBidi" w:eastAsia="Arial" w:hAnsiTheme="minorBidi" w:cstheme="minorBidi"/>
                    <w:bCs/>
                    <w:color w:val="FF0000"/>
                    <w:szCs w:val="20"/>
                    <w:rtl/>
                    <w:rPrChange w:id="949" w:author="MOHSEN QURAEN" w:date="2026-09-21T11:09:00Z" w16du:dateUtc="2026-09-21T08:09:00Z">
                      <w:rPr>
                        <w:rFonts w:asciiTheme="minorBidi" w:eastAsia="Arial" w:hAnsiTheme="minorBidi" w:cstheme="minorBidi"/>
                        <w:sz w:val="18"/>
                        <w:szCs w:val="18"/>
                        <w:rtl/>
                      </w:rPr>
                    </w:rPrChange>
                  </w:rPr>
                  <w:delText>تصنيف مخاطر العميل</w:delText>
                </w:r>
              </w:del>
            </w:ins>
          </w:p>
        </w:tc>
      </w:tr>
      <w:tr w:rsidR="004C5B09" w:rsidRPr="001065A1" w:rsidDel="007421D0" w14:paraId="5B6B02D4" w14:textId="04FBF5C2">
        <w:trPr>
          <w:cantSplit/>
          <w:jc w:val="center"/>
          <w:ins w:id="950" w:author="Hamdy Rashed" w:date="2026-08-02T12:40:00Z"/>
          <w:del w:id="951" w:author="MAZEN FAYEZ" w:date="2026-08-10T11:54:00Z"/>
        </w:trPr>
        <w:tc>
          <w:tcPr>
            <w:tcW w:w="3690" w:type="dxa"/>
            <w:tcMar>
              <w:top w:w="90" w:type="dxa"/>
              <w:left w:w="100" w:type="dxa"/>
              <w:bottom w:w="90" w:type="dxa"/>
              <w:right w:w="100" w:type="dxa"/>
            </w:tcMar>
            <w:vAlign w:val="center"/>
          </w:tcPr>
          <w:p w14:paraId="18ABE080" w14:textId="36043BB0" w:rsidR="004C5B09" w:rsidRPr="001065A1" w:rsidDel="007421D0" w:rsidRDefault="004C5B09" w:rsidP="004C5B09">
            <w:pPr>
              <w:bidi/>
              <w:spacing w:after="0"/>
              <w:rPr>
                <w:ins w:id="952" w:author="Hamdy Rashed" w:date="2026-08-02T12:40:00Z" w16du:dateUtc="2026-08-02T09:40:00Z"/>
                <w:del w:id="953" w:author="MAZEN FAYEZ" w:date="2026-08-10T11:54:00Z" w16du:dateUtc="2026-08-10T08:54:00Z"/>
                <w:rFonts w:asciiTheme="minorBidi" w:eastAsia="Arial" w:hAnsiTheme="minorBidi" w:cstheme="minorBidi"/>
                <w:bCs/>
                <w:color w:val="FF0000"/>
                <w:szCs w:val="20"/>
                <w:rtl/>
                <w:rPrChange w:id="954" w:author="MOHSEN QURAEN" w:date="2026-09-21T11:09:00Z" w16du:dateUtc="2026-09-21T08:09:00Z">
                  <w:rPr>
                    <w:ins w:id="955" w:author="Hamdy Rashed" w:date="2026-08-02T12:40:00Z" w16du:dateUtc="2026-08-02T09:40:00Z"/>
                    <w:del w:id="956" w:author="MAZEN FAYEZ" w:date="2026-08-10T11:54:00Z" w16du:dateUtc="2026-08-10T08:54:00Z"/>
                    <w:rFonts w:asciiTheme="minorBidi" w:eastAsia="Arial" w:hAnsiTheme="minorBidi" w:cstheme="minorBidi"/>
                    <w:sz w:val="18"/>
                    <w:szCs w:val="18"/>
                    <w:rtl/>
                  </w:rPr>
                </w:rPrChange>
              </w:rPr>
            </w:pPr>
            <w:ins w:id="957" w:author="Hamdy Rashed" w:date="2026-08-02T12:40:00Z" w16du:dateUtc="2026-08-02T09:40:00Z">
              <w:del w:id="958" w:author="MAZEN FAYEZ" w:date="2026-08-10T11:54:00Z" w16du:dateUtc="2026-08-10T08:54:00Z">
                <w:r w:rsidRPr="001065A1" w:rsidDel="007421D0">
                  <w:rPr>
                    <w:rFonts w:asciiTheme="minorBidi" w:eastAsia="Arial" w:hAnsiTheme="minorBidi" w:cstheme="minorBidi"/>
                    <w:bCs/>
                    <w:color w:val="FF0000"/>
                    <w:szCs w:val="20"/>
                    <w:rtl/>
                    <w:rPrChange w:id="959" w:author="MOHSEN QURAEN" w:date="2026-09-21T11:09:00Z" w16du:dateUtc="2026-09-21T08:09:00Z">
                      <w:rPr>
                        <w:rFonts w:asciiTheme="minorBidi" w:eastAsia="Arial" w:hAnsiTheme="minorBidi" w:cstheme="minorBidi"/>
                        <w:sz w:val="18"/>
                        <w:szCs w:val="18"/>
                        <w:rtl/>
                      </w:rPr>
                    </w:rPrChange>
                  </w:rPr>
                  <w:delText>يوضح سبب التصنيف أو العوامل المؤثرة عليه.</w:delText>
                </w:r>
              </w:del>
            </w:ins>
          </w:p>
        </w:tc>
        <w:tc>
          <w:tcPr>
            <w:tcW w:w="1422" w:type="dxa"/>
            <w:tcMar>
              <w:top w:w="90" w:type="dxa"/>
              <w:left w:w="100" w:type="dxa"/>
              <w:bottom w:w="90" w:type="dxa"/>
              <w:right w:w="100" w:type="dxa"/>
            </w:tcMar>
            <w:vAlign w:val="center"/>
          </w:tcPr>
          <w:p w14:paraId="14D03B16" w14:textId="5B72A52E" w:rsidR="004C5B09" w:rsidRPr="001065A1" w:rsidDel="007421D0" w:rsidRDefault="004C5B09" w:rsidP="004C5B09">
            <w:pPr>
              <w:bidi/>
              <w:spacing w:after="0"/>
              <w:rPr>
                <w:ins w:id="960" w:author="Hamdy Rashed" w:date="2026-08-02T12:40:00Z" w16du:dateUtc="2026-08-02T09:40:00Z"/>
                <w:del w:id="961" w:author="MAZEN FAYEZ" w:date="2026-08-10T11:54:00Z" w16du:dateUtc="2026-08-10T08:54:00Z"/>
                <w:rFonts w:asciiTheme="minorBidi" w:eastAsia="Arial" w:hAnsiTheme="minorBidi" w:cstheme="minorBidi"/>
                <w:bCs/>
                <w:color w:val="FF0000"/>
                <w:szCs w:val="20"/>
                <w:rtl/>
                <w:rPrChange w:id="962" w:author="MOHSEN QURAEN" w:date="2026-09-21T11:09:00Z" w16du:dateUtc="2026-09-21T08:09:00Z">
                  <w:rPr>
                    <w:ins w:id="963" w:author="Hamdy Rashed" w:date="2026-08-02T12:40:00Z" w16du:dateUtc="2026-08-02T09:40:00Z"/>
                    <w:del w:id="964" w:author="MAZEN FAYEZ" w:date="2026-08-10T11:54:00Z" w16du:dateUtc="2026-08-10T08:54:00Z"/>
                    <w:rFonts w:asciiTheme="minorBidi" w:eastAsia="Arial" w:hAnsiTheme="minorBidi" w:cstheme="minorBidi"/>
                    <w:sz w:val="18"/>
                    <w:szCs w:val="18"/>
                    <w:rtl/>
                  </w:rPr>
                </w:rPrChange>
              </w:rPr>
            </w:pPr>
            <w:ins w:id="965" w:author="Hamdy Rashed" w:date="2026-08-02T12:40:00Z" w16du:dateUtc="2026-08-02T09:40:00Z">
              <w:del w:id="966" w:author="MAZEN FAYEZ" w:date="2026-08-10T11:54:00Z" w16du:dateUtc="2026-08-10T08:54:00Z">
                <w:r w:rsidRPr="001065A1" w:rsidDel="007421D0">
                  <w:rPr>
                    <w:rFonts w:asciiTheme="minorBidi" w:eastAsia="Arial" w:hAnsiTheme="minorBidi" w:cstheme="minorBidi"/>
                    <w:bCs/>
                    <w:color w:val="FF0000"/>
                    <w:szCs w:val="20"/>
                    <w:rtl/>
                    <w:rPrChange w:id="967" w:author="MOHSEN QURAEN" w:date="2026-09-21T11:09:00Z" w16du:dateUtc="2026-09-21T08:09:00Z">
                      <w:rPr>
                        <w:rFonts w:asciiTheme="minorBidi" w:eastAsia="Arial" w:hAnsiTheme="minorBidi" w:cstheme="minorBidi"/>
                        <w:sz w:val="18"/>
                        <w:szCs w:val="18"/>
                        <w:rtl/>
                      </w:rPr>
                    </w:rPrChange>
                  </w:rPr>
                  <w:delText>نعم</w:delText>
                </w:r>
              </w:del>
            </w:ins>
          </w:p>
        </w:tc>
        <w:tc>
          <w:tcPr>
            <w:tcW w:w="2556" w:type="dxa"/>
            <w:tcMar>
              <w:top w:w="90" w:type="dxa"/>
              <w:left w:w="100" w:type="dxa"/>
              <w:bottom w:w="90" w:type="dxa"/>
              <w:right w:w="100" w:type="dxa"/>
            </w:tcMar>
            <w:vAlign w:val="center"/>
          </w:tcPr>
          <w:p w14:paraId="13777165" w14:textId="5837B22C" w:rsidR="004C5B09" w:rsidRPr="001065A1" w:rsidDel="007421D0" w:rsidRDefault="004C5B09" w:rsidP="004C5B09">
            <w:pPr>
              <w:bidi/>
              <w:spacing w:after="0"/>
              <w:rPr>
                <w:ins w:id="968" w:author="Hamdy Rashed" w:date="2026-08-02T12:40:00Z" w16du:dateUtc="2026-08-02T09:40:00Z"/>
                <w:del w:id="969" w:author="MAZEN FAYEZ" w:date="2026-08-10T11:54:00Z" w16du:dateUtc="2026-08-10T08:54:00Z"/>
                <w:rFonts w:asciiTheme="minorBidi" w:eastAsia="Arial" w:hAnsiTheme="minorBidi" w:cstheme="minorBidi"/>
                <w:bCs/>
                <w:color w:val="FF0000"/>
                <w:szCs w:val="20"/>
                <w:rtl/>
                <w:rPrChange w:id="970" w:author="MOHSEN QURAEN" w:date="2026-09-21T11:09:00Z" w16du:dateUtc="2026-09-21T08:09:00Z">
                  <w:rPr>
                    <w:ins w:id="971" w:author="Hamdy Rashed" w:date="2026-08-02T12:40:00Z" w16du:dateUtc="2026-08-02T09:40:00Z"/>
                    <w:del w:id="972" w:author="MAZEN FAYEZ" w:date="2026-08-10T11:54:00Z" w16du:dateUtc="2026-08-10T08:54:00Z"/>
                    <w:rFonts w:asciiTheme="minorBidi" w:eastAsia="Arial" w:hAnsiTheme="minorBidi" w:cstheme="minorBidi"/>
                    <w:sz w:val="18"/>
                    <w:szCs w:val="18"/>
                    <w:rtl/>
                  </w:rPr>
                </w:rPrChange>
              </w:rPr>
            </w:pPr>
            <w:ins w:id="973" w:author="Hamdy Rashed" w:date="2026-08-02T12:40:00Z" w16du:dateUtc="2026-08-02T09:40:00Z">
              <w:del w:id="974" w:author="MAZEN FAYEZ" w:date="2026-08-10T11:54:00Z" w16du:dateUtc="2026-08-10T08:54:00Z">
                <w:r w:rsidRPr="001065A1" w:rsidDel="007421D0">
                  <w:rPr>
                    <w:rFonts w:asciiTheme="minorBidi" w:eastAsia="Arial" w:hAnsiTheme="minorBidi" w:cstheme="minorBidi"/>
                    <w:bCs/>
                    <w:color w:val="FF0000"/>
                    <w:szCs w:val="20"/>
                    <w:rtl/>
                    <w:rPrChange w:id="975" w:author="MOHSEN QURAEN" w:date="2026-09-21T11:09:00Z" w16du:dateUtc="2026-09-21T08:09:00Z">
                      <w:rPr>
                        <w:rFonts w:asciiTheme="minorBidi" w:eastAsia="Arial" w:hAnsiTheme="minorBidi" w:cstheme="minorBidi"/>
                        <w:sz w:val="18"/>
                        <w:szCs w:val="18"/>
                        <w:rtl/>
                      </w:rPr>
                    </w:rPrChange>
                  </w:rPr>
                  <w:delText>نص متعدد الأسطر</w:delText>
                </w:r>
              </w:del>
            </w:ins>
          </w:p>
        </w:tc>
        <w:tc>
          <w:tcPr>
            <w:tcW w:w="2556" w:type="dxa"/>
            <w:tcMar>
              <w:top w:w="90" w:type="dxa"/>
              <w:left w:w="100" w:type="dxa"/>
              <w:bottom w:w="90" w:type="dxa"/>
              <w:right w:w="100" w:type="dxa"/>
            </w:tcMar>
            <w:vAlign w:val="center"/>
          </w:tcPr>
          <w:p w14:paraId="6845DE38" w14:textId="6BBB215E" w:rsidR="004C5B09" w:rsidRPr="001065A1" w:rsidDel="007421D0" w:rsidRDefault="004C5B09" w:rsidP="004C5B09">
            <w:pPr>
              <w:bidi/>
              <w:spacing w:after="0"/>
              <w:rPr>
                <w:ins w:id="976" w:author="Hamdy Rashed" w:date="2026-08-02T12:40:00Z" w16du:dateUtc="2026-08-02T09:40:00Z"/>
                <w:del w:id="977" w:author="MAZEN FAYEZ" w:date="2026-08-10T11:54:00Z" w16du:dateUtc="2026-08-10T08:54:00Z"/>
                <w:rFonts w:asciiTheme="minorBidi" w:eastAsia="Arial" w:hAnsiTheme="minorBidi" w:cstheme="minorBidi"/>
                <w:bCs/>
                <w:color w:val="FF0000"/>
                <w:szCs w:val="20"/>
                <w:rtl/>
                <w:rPrChange w:id="978" w:author="MOHSEN QURAEN" w:date="2026-09-21T11:09:00Z" w16du:dateUtc="2026-09-21T08:09:00Z">
                  <w:rPr>
                    <w:ins w:id="979" w:author="Hamdy Rashed" w:date="2026-08-02T12:40:00Z" w16du:dateUtc="2026-08-02T09:40:00Z"/>
                    <w:del w:id="980" w:author="MAZEN FAYEZ" w:date="2026-08-10T11:54:00Z" w16du:dateUtc="2026-08-10T08:54:00Z"/>
                    <w:rFonts w:asciiTheme="minorBidi" w:eastAsia="Arial" w:hAnsiTheme="minorBidi" w:cstheme="minorBidi"/>
                    <w:sz w:val="18"/>
                    <w:szCs w:val="18"/>
                    <w:rtl/>
                  </w:rPr>
                </w:rPrChange>
              </w:rPr>
            </w:pPr>
            <w:ins w:id="981" w:author="Hamdy Rashed" w:date="2026-08-02T12:40:00Z" w16du:dateUtc="2026-08-02T09:40:00Z">
              <w:del w:id="982" w:author="MAZEN FAYEZ" w:date="2026-08-10T11:54:00Z" w16du:dateUtc="2026-08-10T08:54:00Z">
                <w:r w:rsidRPr="001065A1" w:rsidDel="007421D0">
                  <w:rPr>
                    <w:rFonts w:asciiTheme="minorBidi" w:eastAsia="Arial" w:hAnsiTheme="minorBidi" w:cstheme="minorBidi"/>
                    <w:bCs/>
                    <w:color w:val="FF0000"/>
                    <w:szCs w:val="20"/>
                    <w:rtl/>
                    <w:rPrChange w:id="983" w:author="MOHSEN QURAEN" w:date="2026-09-21T11:09:00Z" w16du:dateUtc="2026-09-21T08:09:00Z">
                      <w:rPr>
                        <w:rFonts w:asciiTheme="minorBidi" w:eastAsia="Arial" w:hAnsiTheme="minorBidi" w:cstheme="minorBidi"/>
                        <w:sz w:val="18"/>
                        <w:szCs w:val="18"/>
                        <w:rtl/>
                      </w:rPr>
                    </w:rPrChange>
                  </w:rPr>
                  <w:delText>سبب تصنيف المخاطر</w:delText>
                </w:r>
              </w:del>
            </w:ins>
          </w:p>
        </w:tc>
      </w:tr>
      <w:tr w:rsidR="004C5B09" w:rsidRPr="001065A1" w14:paraId="7AC199D8" w14:textId="77777777">
        <w:trPr>
          <w:cantSplit/>
          <w:jc w:val="center"/>
          <w:ins w:id="984" w:author="Hamdy Rashed" w:date="2026-08-02T12:40:00Z"/>
        </w:trPr>
        <w:tc>
          <w:tcPr>
            <w:tcW w:w="3690" w:type="dxa"/>
            <w:tcMar>
              <w:top w:w="90" w:type="dxa"/>
              <w:left w:w="100" w:type="dxa"/>
              <w:bottom w:w="90" w:type="dxa"/>
              <w:right w:w="100" w:type="dxa"/>
            </w:tcMar>
            <w:vAlign w:val="center"/>
          </w:tcPr>
          <w:p w14:paraId="6342848C" w14:textId="7C797715" w:rsidR="004C5B09" w:rsidRPr="001065A1" w:rsidRDefault="004C5B09" w:rsidP="004C5B09">
            <w:pPr>
              <w:bidi/>
              <w:spacing w:after="0"/>
              <w:rPr>
                <w:ins w:id="985" w:author="Hamdy Rashed" w:date="2026-08-02T12:40:00Z" w16du:dateUtc="2026-08-02T09:40:00Z"/>
                <w:rFonts w:asciiTheme="minorBidi" w:eastAsia="Arial" w:hAnsiTheme="minorBidi" w:cstheme="minorBidi"/>
                <w:bCs/>
                <w:szCs w:val="20"/>
                <w:rtl/>
                <w:rPrChange w:id="986" w:author="MOHSEN QURAEN" w:date="2026-09-21T11:09:00Z" w16du:dateUtc="2026-09-21T08:09:00Z">
                  <w:rPr>
                    <w:ins w:id="987" w:author="Hamdy Rashed" w:date="2026-08-02T12:40:00Z" w16du:dateUtc="2026-08-02T09:40:00Z"/>
                    <w:rFonts w:asciiTheme="minorBidi" w:eastAsia="Arial" w:hAnsiTheme="minorBidi" w:cstheme="minorBidi"/>
                    <w:sz w:val="18"/>
                    <w:szCs w:val="18"/>
                    <w:rtl/>
                  </w:rPr>
                </w:rPrChange>
              </w:rPr>
            </w:pPr>
            <w:ins w:id="988" w:author="Hamdy Rashed" w:date="2026-08-02T12:40:00Z" w16du:dateUtc="2026-08-02T09:40:00Z">
              <w:r w:rsidRPr="001065A1">
                <w:rPr>
                  <w:rFonts w:asciiTheme="minorBidi" w:eastAsia="Arial" w:hAnsiTheme="minorBidi" w:cstheme="minorBidi"/>
                  <w:bCs/>
                  <w:szCs w:val="20"/>
                  <w:rtl/>
                  <w:rPrChange w:id="989" w:author="MOHSEN QURAEN" w:date="2026-09-21T11:09:00Z" w16du:dateUtc="2026-09-21T08:09:00Z">
                    <w:rPr>
                      <w:rFonts w:asciiTheme="minorBidi" w:eastAsia="Arial" w:hAnsiTheme="minorBidi" w:cstheme="minorBidi"/>
                      <w:sz w:val="18"/>
                      <w:szCs w:val="18"/>
                      <w:rtl/>
                    </w:rPr>
                  </w:rPrChange>
                </w:rPr>
                <w:t>في حال اختيار "نعم" يجب تطبيق إجراءات العناية الواجبة المعززة (</w:t>
              </w:r>
              <w:r w:rsidRPr="001065A1">
                <w:rPr>
                  <w:rFonts w:asciiTheme="minorBidi" w:eastAsia="Arial" w:hAnsiTheme="minorBidi" w:cstheme="minorBidi"/>
                  <w:bCs/>
                  <w:szCs w:val="20"/>
                  <w:rPrChange w:id="990" w:author="MOHSEN QURAEN" w:date="2026-09-21T11:09:00Z" w16du:dateUtc="2026-09-21T08:09:00Z">
                    <w:rPr>
                      <w:rFonts w:asciiTheme="minorBidi" w:eastAsia="Arial" w:hAnsiTheme="minorBidi" w:cstheme="minorBidi"/>
                      <w:sz w:val="18"/>
                      <w:szCs w:val="18"/>
                    </w:rPr>
                  </w:rPrChange>
                </w:rPr>
                <w:t>EDD</w:t>
              </w:r>
              <w:r w:rsidRPr="001065A1">
                <w:rPr>
                  <w:rFonts w:asciiTheme="minorBidi" w:eastAsia="Arial" w:hAnsiTheme="minorBidi" w:cstheme="minorBidi"/>
                  <w:bCs/>
                  <w:szCs w:val="20"/>
                  <w:rtl/>
                  <w:rPrChange w:id="991" w:author="MOHSEN QURAEN" w:date="2026-09-21T11:09:00Z" w16du:dateUtc="2026-09-21T08:09:00Z">
                    <w:rPr>
                      <w:rFonts w:asciiTheme="minorBidi" w:eastAsia="Arial" w:hAnsiTheme="minorBidi" w:cstheme="minorBidi"/>
                      <w:sz w:val="18"/>
                      <w:szCs w:val="18"/>
                      <w:rtl/>
                    </w:rPr>
                  </w:rPrChange>
                </w:rPr>
                <w:t>).</w:t>
              </w:r>
            </w:ins>
          </w:p>
        </w:tc>
        <w:tc>
          <w:tcPr>
            <w:tcW w:w="1422" w:type="dxa"/>
            <w:tcMar>
              <w:top w:w="90" w:type="dxa"/>
              <w:left w:w="100" w:type="dxa"/>
              <w:bottom w:w="90" w:type="dxa"/>
              <w:right w:w="100" w:type="dxa"/>
            </w:tcMar>
            <w:vAlign w:val="center"/>
          </w:tcPr>
          <w:p w14:paraId="09E3CCAC" w14:textId="5ADA68FF" w:rsidR="004C5B09" w:rsidRPr="001065A1" w:rsidRDefault="004C5B09" w:rsidP="004C5B09">
            <w:pPr>
              <w:bidi/>
              <w:spacing w:after="0"/>
              <w:rPr>
                <w:ins w:id="992" w:author="Hamdy Rashed" w:date="2026-08-02T12:40:00Z" w16du:dateUtc="2026-08-02T09:40:00Z"/>
                <w:rFonts w:asciiTheme="minorBidi" w:eastAsia="Arial" w:hAnsiTheme="minorBidi" w:cstheme="minorBidi"/>
                <w:bCs/>
                <w:szCs w:val="20"/>
                <w:rtl/>
                <w:rPrChange w:id="993" w:author="MOHSEN QURAEN" w:date="2026-09-21T11:09:00Z" w16du:dateUtc="2026-09-21T08:09:00Z">
                  <w:rPr>
                    <w:ins w:id="994" w:author="Hamdy Rashed" w:date="2026-08-02T12:40:00Z" w16du:dateUtc="2026-08-02T09:40:00Z"/>
                    <w:rFonts w:asciiTheme="minorBidi" w:eastAsia="Arial" w:hAnsiTheme="minorBidi" w:cstheme="minorBidi"/>
                    <w:sz w:val="18"/>
                    <w:szCs w:val="18"/>
                    <w:rtl/>
                  </w:rPr>
                </w:rPrChange>
              </w:rPr>
            </w:pPr>
            <w:ins w:id="995" w:author="Hamdy Rashed" w:date="2026-08-02T12:40:00Z" w16du:dateUtc="2026-08-02T09:40:00Z">
              <w:r w:rsidRPr="001065A1">
                <w:rPr>
                  <w:rFonts w:asciiTheme="minorBidi" w:eastAsia="Arial" w:hAnsiTheme="minorBidi" w:cstheme="minorBidi"/>
                  <w:bCs/>
                  <w:szCs w:val="20"/>
                  <w:rtl/>
                  <w:rPrChange w:id="996"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032FA5D9" w14:textId="07FAEEF5" w:rsidR="004C5B09" w:rsidRPr="001065A1" w:rsidRDefault="004C5B09" w:rsidP="004C5B09">
            <w:pPr>
              <w:bidi/>
              <w:spacing w:after="0"/>
              <w:rPr>
                <w:ins w:id="997" w:author="Hamdy Rashed" w:date="2026-08-02T12:40:00Z" w16du:dateUtc="2026-08-02T09:40:00Z"/>
                <w:rFonts w:asciiTheme="minorBidi" w:eastAsia="Arial" w:hAnsiTheme="minorBidi" w:cstheme="minorBidi"/>
                <w:bCs/>
                <w:szCs w:val="20"/>
                <w:rtl/>
                <w:rPrChange w:id="998" w:author="MOHSEN QURAEN" w:date="2026-09-21T11:09:00Z" w16du:dateUtc="2026-09-21T08:09:00Z">
                  <w:rPr>
                    <w:ins w:id="999" w:author="Hamdy Rashed" w:date="2026-08-02T12:40:00Z" w16du:dateUtc="2026-08-02T09:40:00Z"/>
                    <w:rFonts w:asciiTheme="minorBidi" w:eastAsia="Arial" w:hAnsiTheme="minorBidi" w:cstheme="minorBidi"/>
                    <w:sz w:val="18"/>
                    <w:szCs w:val="18"/>
                    <w:rtl/>
                  </w:rPr>
                </w:rPrChange>
              </w:rPr>
            </w:pPr>
            <w:ins w:id="1000" w:author="Hamdy Rashed" w:date="2026-08-02T12:40:00Z" w16du:dateUtc="2026-08-02T09:40:00Z">
              <w:r w:rsidRPr="001065A1">
                <w:rPr>
                  <w:rFonts w:asciiTheme="minorBidi" w:eastAsia="Arial" w:hAnsiTheme="minorBidi" w:cstheme="minorBidi"/>
                  <w:bCs/>
                  <w:szCs w:val="20"/>
                  <w:rtl/>
                  <w:rPrChange w:id="1001" w:author="MOHSEN QURAEN" w:date="2026-09-21T11:09:00Z" w16du:dateUtc="2026-09-21T08:09:00Z">
                    <w:rPr>
                      <w:rFonts w:asciiTheme="minorBidi" w:eastAsia="Arial" w:hAnsiTheme="minorBidi" w:cstheme="minorBidi"/>
                      <w:sz w:val="18"/>
                      <w:szCs w:val="18"/>
                      <w:rtl/>
                    </w:rPr>
                  </w:rPrChange>
                </w:rPr>
                <w:t>نعم / لا</w:t>
              </w:r>
            </w:ins>
          </w:p>
        </w:tc>
        <w:tc>
          <w:tcPr>
            <w:tcW w:w="2556" w:type="dxa"/>
            <w:tcMar>
              <w:top w:w="90" w:type="dxa"/>
              <w:left w:w="100" w:type="dxa"/>
              <w:bottom w:w="90" w:type="dxa"/>
              <w:right w:w="100" w:type="dxa"/>
            </w:tcMar>
            <w:vAlign w:val="center"/>
          </w:tcPr>
          <w:p w14:paraId="55FA349F" w14:textId="40ADEB32" w:rsidR="004C5B09" w:rsidRPr="001065A1" w:rsidRDefault="004C5B09" w:rsidP="004C5B09">
            <w:pPr>
              <w:bidi/>
              <w:spacing w:after="0"/>
              <w:rPr>
                <w:ins w:id="1002" w:author="Hamdy Rashed" w:date="2026-08-02T12:40:00Z" w16du:dateUtc="2026-08-02T09:40:00Z"/>
                <w:rFonts w:asciiTheme="minorBidi" w:eastAsia="Arial" w:hAnsiTheme="minorBidi" w:cstheme="minorBidi"/>
                <w:bCs/>
                <w:szCs w:val="20"/>
                <w:rtl/>
                <w:rPrChange w:id="1003" w:author="MOHSEN QURAEN" w:date="2026-09-21T11:09:00Z" w16du:dateUtc="2026-09-21T08:09:00Z">
                  <w:rPr>
                    <w:ins w:id="1004" w:author="Hamdy Rashed" w:date="2026-08-02T12:40:00Z" w16du:dateUtc="2026-08-02T09:40:00Z"/>
                    <w:rFonts w:asciiTheme="minorBidi" w:eastAsia="Arial" w:hAnsiTheme="minorBidi" w:cstheme="minorBidi"/>
                    <w:sz w:val="18"/>
                    <w:szCs w:val="18"/>
                    <w:rtl/>
                  </w:rPr>
                </w:rPrChange>
              </w:rPr>
            </w:pPr>
            <w:ins w:id="1005" w:author="Hamdy Rashed" w:date="2026-08-02T12:40:00Z" w16du:dateUtc="2026-08-02T09:40:00Z">
              <w:r w:rsidRPr="001065A1">
                <w:rPr>
                  <w:rFonts w:asciiTheme="minorBidi" w:eastAsia="Arial" w:hAnsiTheme="minorBidi" w:cstheme="minorBidi"/>
                  <w:bCs/>
                  <w:szCs w:val="20"/>
                  <w:rtl/>
                  <w:rPrChange w:id="1006" w:author="MOHSEN QURAEN" w:date="2026-09-21T11:09:00Z" w16du:dateUtc="2026-09-21T08:09:00Z">
                    <w:rPr>
                      <w:rFonts w:asciiTheme="minorBidi" w:eastAsia="Arial" w:hAnsiTheme="minorBidi" w:cstheme="minorBidi"/>
                      <w:sz w:val="18"/>
                      <w:szCs w:val="18"/>
                      <w:rtl/>
                    </w:rPr>
                  </w:rPrChange>
                </w:rPr>
                <w:t>هل العميل شخص معرض سياسياً (</w:t>
              </w:r>
              <w:r w:rsidRPr="001065A1">
                <w:rPr>
                  <w:rFonts w:asciiTheme="minorBidi" w:eastAsia="Arial" w:hAnsiTheme="minorBidi" w:cstheme="minorBidi"/>
                  <w:bCs/>
                  <w:szCs w:val="20"/>
                  <w:rPrChange w:id="1007" w:author="MOHSEN QURAEN" w:date="2026-09-21T11:09:00Z" w16du:dateUtc="2026-09-21T08:09:00Z">
                    <w:rPr>
                      <w:rFonts w:asciiTheme="minorBidi" w:eastAsia="Arial" w:hAnsiTheme="minorBidi" w:cstheme="minorBidi"/>
                      <w:sz w:val="18"/>
                      <w:szCs w:val="18"/>
                    </w:rPr>
                  </w:rPrChange>
                </w:rPr>
                <w:t>PEP</w:t>
              </w:r>
              <w:r w:rsidRPr="001065A1">
                <w:rPr>
                  <w:rFonts w:asciiTheme="minorBidi" w:eastAsia="Arial" w:hAnsiTheme="minorBidi" w:cstheme="minorBidi"/>
                  <w:bCs/>
                  <w:szCs w:val="20"/>
                  <w:rtl/>
                  <w:rPrChange w:id="1008" w:author="MOHSEN QURAEN" w:date="2026-09-21T11:09:00Z" w16du:dateUtc="2026-09-21T08:09:00Z">
                    <w:rPr>
                      <w:rFonts w:asciiTheme="minorBidi" w:eastAsia="Arial" w:hAnsiTheme="minorBidi" w:cstheme="minorBidi"/>
                      <w:sz w:val="18"/>
                      <w:szCs w:val="18"/>
                      <w:rtl/>
                    </w:rPr>
                  </w:rPrChange>
                </w:rPr>
                <w:t>)؟</w:t>
              </w:r>
            </w:ins>
          </w:p>
        </w:tc>
      </w:tr>
      <w:tr w:rsidR="004C5B09" w:rsidRPr="001065A1" w14:paraId="6E1E4125" w14:textId="77777777">
        <w:trPr>
          <w:cantSplit/>
          <w:jc w:val="center"/>
          <w:ins w:id="1009" w:author="Hamdy Rashed" w:date="2026-08-02T12:42:00Z"/>
        </w:trPr>
        <w:tc>
          <w:tcPr>
            <w:tcW w:w="3690" w:type="dxa"/>
            <w:tcMar>
              <w:top w:w="90" w:type="dxa"/>
              <w:left w:w="100" w:type="dxa"/>
              <w:bottom w:w="90" w:type="dxa"/>
              <w:right w:w="100" w:type="dxa"/>
            </w:tcMar>
            <w:vAlign w:val="center"/>
          </w:tcPr>
          <w:p w14:paraId="7FDD7772" w14:textId="665D2BEB" w:rsidR="004C5B09" w:rsidRPr="001065A1" w:rsidRDefault="004C5B09" w:rsidP="004C5B09">
            <w:pPr>
              <w:bidi/>
              <w:spacing w:after="0"/>
              <w:rPr>
                <w:ins w:id="1010" w:author="Hamdy Rashed" w:date="2026-08-02T12:42:00Z" w16du:dateUtc="2026-08-02T09:42:00Z"/>
                <w:rFonts w:asciiTheme="minorBidi" w:eastAsia="Arial" w:hAnsiTheme="minorBidi" w:cstheme="minorBidi"/>
                <w:bCs/>
                <w:szCs w:val="20"/>
                <w:rtl/>
                <w:rPrChange w:id="1011" w:author="MOHSEN QURAEN" w:date="2026-09-21T11:09:00Z" w16du:dateUtc="2026-09-21T08:09:00Z">
                  <w:rPr>
                    <w:ins w:id="1012" w:author="Hamdy Rashed" w:date="2026-08-02T12:42:00Z" w16du:dateUtc="2026-08-02T09:42:00Z"/>
                    <w:rFonts w:asciiTheme="minorBidi" w:eastAsia="Arial" w:hAnsiTheme="minorBidi" w:cstheme="minorBidi"/>
                    <w:sz w:val="18"/>
                    <w:szCs w:val="18"/>
                    <w:rtl/>
                  </w:rPr>
                </w:rPrChange>
              </w:rPr>
            </w:pPr>
            <w:ins w:id="1013" w:author="Hamdy Rashed" w:date="2026-08-02T12:42:00Z" w16du:dateUtc="2026-08-02T09:42:00Z">
              <w:r w:rsidRPr="001065A1">
                <w:rPr>
                  <w:rFonts w:asciiTheme="minorBidi" w:eastAsia="Arial" w:hAnsiTheme="minorBidi" w:cstheme="minorBidi"/>
                  <w:bCs/>
                  <w:szCs w:val="20"/>
                  <w:rtl/>
                  <w:rPrChange w:id="1014" w:author="MOHSEN QURAEN" w:date="2026-09-21T11:09:00Z" w16du:dateUtc="2026-09-21T08:09:00Z">
                    <w:rPr>
                      <w:rFonts w:asciiTheme="minorBidi" w:eastAsia="Arial" w:hAnsiTheme="minorBidi" w:cstheme="minorBidi"/>
                      <w:sz w:val="18"/>
                      <w:szCs w:val="18"/>
                      <w:rtl/>
                    </w:rPr>
                  </w:rPrChange>
                </w:rPr>
                <w:t xml:space="preserve">يحفظ آخر نتيجة لفحص العقوبات, يقوم عملية الفحص عبر </w:t>
              </w:r>
            </w:ins>
            <w:ins w:id="1015" w:author="Hamdy Rashed" w:date="2026-08-02T12:43:00Z" w16du:dateUtc="2026-08-02T09:43:00Z">
              <w:r w:rsidRPr="001065A1">
                <w:rPr>
                  <w:rFonts w:asciiTheme="minorBidi" w:eastAsia="Arial" w:hAnsiTheme="minorBidi" w:cstheme="minorBidi" w:hint="eastAsia"/>
                  <w:bCs/>
                  <w:szCs w:val="20"/>
                  <w:rtl/>
                  <w:rPrChange w:id="1016" w:author="MOHSEN QURAEN" w:date="2026-09-21T11:09:00Z" w16du:dateUtc="2026-09-21T08:09:00Z">
                    <w:rPr>
                      <w:rFonts w:asciiTheme="minorBidi" w:eastAsia="Arial" w:hAnsiTheme="minorBidi" w:cstheme="minorBidi" w:hint="eastAsia"/>
                      <w:sz w:val="18"/>
                      <w:szCs w:val="18"/>
                      <w:rtl/>
                    </w:rPr>
                  </w:rPrChange>
                </w:rPr>
                <w:t>نظام</w:t>
              </w:r>
              <w:r w:rsidRPr="001065A1">
                <w:rPr>
                  <w:rFonts w:asciiTheme="minorBidi" w:eastAsia="Arial" w:hAnsiTheme="minorBidi" w:cstheme="minorBidi"/>
                  <w:bCs/>
                  <w:szCs w:val="20"/>
                  <w:rtl/>
                  <w:rPrChange w:id="1017" w:author="MOHSEN QURAEN" w:date="2026-09-21T11:09:00Z" w16du:dateUtc="2026-09-21T08:09:00Z">
                    <w:rPr>
                      <w:rFonts w:asciiTheme="minorBidi" w:eastAsia="Arial" w:hAnsiTheme="minorBidi" w:cstheme="minorBidi"/>
                      <w:sz w:val="18"/>
                      <w:szCs w:val="18"/>
                      <w:rtl/>
                    </w:rPr>
                  </w:rPrChange>
                </w:rPr>
                <w:t xml:space="preserve"> </w:t>
              </w:r>
              <w:r w:rsidRPr="001065A1">
                <w:rPr>
                  <w:rFonts w:asciiTheme="minorBidi" w:eastAsia="Arial" w:hAnsiTheme="minorBidi" w:cstheme="minorBidi"/>
                  <w:bCs/>
                  <w:szCs w:val="20"/>
                  <w:rPrChange w:id="1018" w:author="MOHSEN QURAEN" w:date="2026-09-21T11:09:00Z" w16du:dateUtc="2026-09-21T08:09:00Z">
                    <w:rPr>
                      <w:rFonts w:asciiTheme="minorBidi" w:eastAsia="Arial" w:hAnsiTheme="minorBidi" w:cstheme="minorBidi"/>
                      <w:sz w:val="18"/>
                      <w:szCs w:val="18"/>
                    </w:rPr>
                  </w:rPrChange>
                </w:rPr>
                <w:t>AML</w:t>
              </w:r>
              <w:r w:rsidRPr="001065A1">
                <w:rPr>
                  <w:rFonts w:asciiTheme="minorBidi" w:eastAsia="Arial" w:hAnsiTheme="minorBidi" w:cstheme="minorBidi"/>
                  <w:bCs/>
                  <w:szCs w:val="20"/>
                  <w:rtl/>
                  <w:rPrChange w:id="1019" w:author="MOHSEN QURAEN" w:date="2026-09-21T11:09:00Z" w16du:dateUtc="2026-09-21T08:09:00Z">
                    <w:rPr>
                      <w:rFonts w:asciiTheme="minorBidi" w:eastAsia="Arial" w:hAnsiTheme="minorBidi" w:cstheme="minorBidi"/>
                      <w:sz w:val="18"/>
                      <w:szCs w:val="18"/>
                      <w:rtl/>
                    </w:rPr>
                  </w:rPrChange>
                </w:rPr>
                <w:t xml:space="preserve"> من خلال </w:t>
              </w:r>
              <w:r w:rsidRPr="001065A1">
                <w:rPr>
                  <w:rFonts w:asciiTheme="minorBidi" w:eastAsia="Arial" w:hAnsiTheme="minorBidi" w:cstheme="minorBidi"/>
                  <w:bCs/>
                  <w:szCs w:val="20"/>
                  <w:rPrChange w:id="1020" w:author="MOHSEN QURAEN" w:date="2026-09-21T11:09:00Z" w16du:dateUtc="2026-09-21T08:09:00Z">
                    <w:rPr>
                      <w:rFonts w:asciiTheme="minorBidi" w:eastAsia="Arial" w:hAnsiTheme="minorBidi" w:cstheme="minorBidi"/>
                      <w:sz w:val="18"/>
                      <w:szCs w:val="18"/>
                    </w:rPr>
                  </w:rPrChange>
                </w:rPr>
                <w:t xml:space="preserve">Backend Program </w:t>
              </w:r>
            </w:ins>
          </w:p>
        </w:tc>
        <w:tc>
          <w:tcPr>
            <w:tcW w:w="1422" w:type="dxa"/>
            <w:tcMar>
              <w:top w:w="90" w:type="dxa"/>
              <w:left w:w="100" w:type="dxa"/>
              <w:bottom w:w="90" w:type="dxa"/>
              <w:right w:w="100" w:type="dxa"/>
            </w:tcMar>
            <w:vAlign w:val="center"/>
          </w:tcPr>
          <w:p w14:paraId="6E3C4DEB" w14:textId="505073D6" w:rsidR="004C5B09" w:rsidRPr="001065A1" w:rsidRDefault="004C5B09" w:rsidP="004C5B09">
            <w:pPr>
              <w:bidi/>
              <w:spacing w:after="0"/>
              <w:rPr>
                <w:ins w:id="1021" w:author="Hamdy Rashed" w:date="2026-08-02T12:42:00Z" w16du:dateUtc="2026-08-02T09:42:00Z"/>
                <w:rFonts w:asciiTheme="minorBidi" w:eastAsia="Arial" w:hAnsiTheme="minorBidi" w:cstheme="minorBidi"/>
                <w:bCs/>
                <w:szCs w:val="20"/>
                <w:rtl/>
                <w:rPrChange w:id="1022" w:author="MOHSEN QURAEN" w:date="2026-09-21T11:09:00Z" w16du:dateUtc="2026-09-21T08:09:00Z">
                  <w:rPr>
                    <w:ins w:id="1023" w:author="Hamdy Rashed" w:date="2026-08-02T12:42:00Z" w16du:dateUtc="2026-08-02T09:42:00Z"/>
                    <w:rFonts w:asciiTheme="minorBidi" w:eastAsia="Arial" w:hAnsiTheme="minorBidi" w:cstheme="minorBidi"/>
                    <w:sz w:val="18"/>
                    <w:szCs w:val="18"/>
                    <w:rtl/>
                  </w:rPr>
                </w:rPrChange>
              </w:rPr>
            </w:pPr>
            <w:ins w:id="1024" w:author="Hamdy Rashed" w:date="2026-08-02T12:42:00Z" w16du:dateUtc="2026-08-02T09:42:00Z">
              <w:r w:rsidRPr="001065A1">
                <w:rPr>
                  <w:rFonts w:asciiTheme="minorBidi" w:eastAsia="Arial" w:hAnsiTheme="minorBidi" w:cstheme="minorBidi"/>
                  <w:bCs/>
                  <w:szCs w:val="20"/>
                  <w:rtl/>
                  <w:rPrChange w:id="1025"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1A8613CE" w14:textId="0AD4218B" w:rsidR="004C5B09" w:rsidRPr="001065A1" w:rsidRDefault="004C5B09" w:rsidP="004C5B09">
            <w:pPr>
              <w:bidi/>
              <w:spacing w:after="0"/>
              <w:rPr>
                <w:ins w:id="1026" w:author="Hamdy Rashed" w:date="2026-08-02T12:42:00Z" w16du:dateUtc="2026-08-02T09:42:00Z"/>
                <w:rFonts w:asciiTheme="minorBidi" w:eastAsia="Arial" w:hAnsiTheme="minorBidi" w:cstheme="minorBidi"/>
                <w:bCs/>
                <w:szCs w:val="20"/>
                <w:rtl/>
                <w:rPrChange w:id="1027" w:author="MOHSEN QURAEN" w:date="2026-09-21T11:09:00Z" w16du:dateUtc="2026-09-21T08:09:00Z">
                  <w:rPr>
                    <w:ins w:id="1028" w:author="Hamdy Rashed" w:date="2026-08-02T12:42:00Z" w16du:dateUtc="2026-08-02T09:42:00Z"/>
                    <w:rFonts w:asciiTheme="minorBidi" w:eastAsia="Arial" w:hAnsiTheme="minorBidi" w:cstheme="minorBidi"/>
                    <w:sz w:val="18"/>
                    <w:szCs w:val="18"/>
                    <w:rtl/>
                  </w:rPr>
                </w:rPrChange>
              </w:rPr>
            </w:pPr>
            <w:ins w:id="1029" w:author="Hamdy Rashed" w:date="2026-08-02T12:47:00Z" w16du:dateUtc="2026-08-02T09:47:00Z">
              <w:r w:rsidRPr="001065A1">
                <w:rPr>
                  <w:rFonts w:asciiTheme="minorBidi" w:eastAsia="Arial" w:hAnsiTheme="minorBidi" w:cstheme="minorBidi" w:hint="eastAsia"/>
                  <w:bCs/>
                  <w:szCs w:val="20"/>
                  <w:rtl/>
                  <w:rPrChange w:id="1030" w:author="MOHSEN QURAEN" w:date="2026-09-21T11:09:00Z" w16du:dateUtc="2026-09-21T08:09:00Z">
                    <w:rPr>
                      <w:rFonts w:asciiTheme="minorBidi" w:eastAsia="Arial" w:hAnsiTheme="minorBidi" w:cstheme="minorBidi" w:hint="eastAsia"/>
                      <w:sz w:val="18"/>
                      <w:szCs w:val="18"/>
                      <w:rtl/>
                    </w:rPr>
                  </w:rPrChange>
                </w:rPr>
                <w:t>نصي</w:t>
              </w:r>
            </w:ins>
          </w:p>
        </w:tc>
        <w:tc>
          <w:tcPr>
            <w:tcW w:w="2556" w:type="dxa"/>
            <w:tcMar>
              <w:top w:w="90" w:type="dxa"/>
              <w:left w:w="100" w:type="dxa"/>
              <w:bottom w:w="90" w:type="dxa"/>
              <w:right w:w="100" w:type="dxa"/>
            </w:tcMar>
            <w:vAlign w:val="center"/>
          </w:tcPr>
          <w:p w14:paraId="24B27AD0" w14:textId="670E884C" w:rsidR="004C5B09" w:rsidRPr="001065A1" w:rsidRDefault="004C5B09" w:rsidP="004C5B09">
            <w:pPr>
              <w:bidi/>
              <w:spacing w:after="0"/>
              <w:rPr>
                <w:ins w:id="1031" w:author="Hamdy Rashed" w:date="2026-08-02T12:42:00Z" w16du:dateUtc="2026-08-02T09:42:00Z"/>
                <w:rFonts w:asciiTheme="minorBidi" w:eastAsia="Arial" w:hAnsiTheme="minorBidi" w:cstheme="minorBidi"/>
                <w:bCs/>
                <w:szCs w:val="20"/>
                <w:rtl/>
                <w:rPrChange w:id="1032" w:author="MOHSEN QURAEN" w:date="2026-09-21T11:09:00Z" w16du:dateUtc="2026-09-21T08:09:00Z">
                  <w:rPr>
                    <w:ins w:id="1033" w:author="Hamdy Rashed" w:date="2026-08-02T12:42:00Z" w16du:dateUtc="2026-08-02T09:42:00Z"/>
                    <w:rFonts w:asciiTheme="minorBidi" w:eastAsia="Arial" w:hAnsiTheme="minorBidi" w:cstheme="minorBidi"/>
                    <w:sz w:val="18"/>
                    <w:szCs w:val="18"/>
                    <w:rtl/>
                  </w:rPr>
                </w:rPrChange>
              </w:rPr>
            </w:pPr>
            <w:ins w:id="1034" w:author="Hamdy Rashed" w:date="2026-08-02T12:42:00Z" w16du:dateUtc="2026-08-02T09:42:00Z">
              <w:r w:rsidRPr="001065A1">
                <w:rPr>
                  <w:rFonts w:asciiTheme="minorBidi" w:eastAsia="Arial" w:hAnsiTheme="minorBidi" w:cstheme="minorBidi"/>
                  <w:bCs/>
                  <w:szCs w:val="20"/>
                  <w:rtl/>
                  <w:rPrChange w:id="1035" w:author="MOHSEN QURAEN" w:date="2026-09-21T11:09:00Z" w16du:dateUtc="2026-09-21T08:09:00Z">
                    <w:rPr>
                      <w:rFonts w:asciiTheme="minorBidi" w:eastAsia="Arial" w:hAnsiTheme="minorBidi" w:cstheme="minorBidi"/>
                      <w:sz w:val="18"/>
                      <w:szCs w:val="18"/>
                      <w:rtl/>
                    </w:rPr>
                  </w:rPrChange>
                </w:rPr>
                <w:t>نتيجة فحص العقوبات</w:t>
              </w:r>
            </w:ins>
          </w:p>
        </w:tc>
      </w:tr>
      <w:tr w:rsidR="004C5B09" w:rsidRPr="001065A1" w14:paraId="247EDD41" w14:textId="77777777">
        <w:trPr>
          <w:cantSplit/>
          <w:jc w:val="center"/>
          <w:ins w:id="1036" w:author="Hamdy Rashed" w:date="2026-08-02T12:42:00Z"/>
        </w:trPr>
        <w:tc>
          <w:tcPr>
            <w:tcW w:w="3690" w:type="dxa"/>
            <w:tcMar>
              <w:top w:w="90" w:type="dxa"/>
              <w:left w:w="100" w:type="dxa"/>
              <w:bottom w:w="90" w:type="dxa"/>
              <w:right w:w="100" w:type="dxa"/>
            </w:tcMar>
            <w:vAlign w:val="center"/>
          </w:tcPr>
          <w:p w14:paraId="18E629EA" w14:textId="338FC286" w:rsidR="004C5B09" w:rsidRPr="001065A1" w:rsidRDefault="004C5B09" w:rsidP="004C5B09">
            <w:pPr>
              <w:bidi/>
              <w:spacing w:after="0"/>
              <w:rPr>
                <w:ins w:id="1037" w:author="Hamdy Rashed" w:date="2026-08-02T12:42:00Z" w16du:dateUtc="2026-08-02T09:42:00Z"/>
                <w:rFonts w:asciiTheme="minorBidi" w:eastAsia="Arial" w:hAnsiTheme="minorBidi" w:cstheme="minorBidi"/>
                <w:bCs/>
                <w:szCs w:val="20"/>
                <w:rtl/>
                <w:rPrChange w:id="1038" w:author="MOHSEN QURAEN" w:date="2026-09-21T11:09:00Z" w16du:dateUtc="2026-09-21T08:09:00Z">
                  <w:rPr>
                    <w:ins w:id="1039" w:author="Hamdy Rashed" w:date="2026-08-02T12:42:00Z" w16du:dateUtc="2026-08-02T09:42:00Z"/>
                    <w:rFonts w:asciiTheme="minorBidi" w:eastAsia="Arial" w:hAnsiTheme="minorBidi" w:cstheme="minorBidi"/>
                    <w:sz w:val="18"/>
                    <w:szCs w:val="18"/>
                    <w:rtl/>
                  </w:rPr>
                </w:rPrChange>
              </w:rPr>
            </w:pPr>
            <w:ins w:id="1040" w:author="Hamdy Rashed" w:date="2026-08-02T12:42:00Z" w16du:dateUtc="2026-08-02T09:42:00Z">
              <w:r w:rsidRPr="001065A1">
                <w:rPr>
                  <w:rFonts w:asciiTheme="minorBidi" w:eastAsia="Arial" w:hAnsiTheme="minorBidi" w:cstheme="minorBidi"/>
                  <w:bCs/>
                  <w:szCs w:val="20"/>
                  <w:rtl/>
                  <w:rPrChange w:id="1041" w:author="MOHSEN QURAEN" w:date="2026-09-21T11:09:00Z" w16du:dateUtc="2026-09-21T08:09:00Z">
                    <w:rPr>
                      <w:rFonts w:asciiTheme="minorBidi" w:eastAsia="Arial" w:hAnsiTheme="minorBidi" w:cstheme="minorBidi"/>
                      <w:sz w:val="18"/>
                      <w:szCs w:val="18"/>
                      <w:rtl/>
                    </w:rPr>
                  </w:rPrChange>
                </w:rPr>
                <w:t>يحدث تلقائياً عند كل عملية فحص.</w:t>
              </w:r>
            </w:ins>
          </w:p>
        </w:tc>
        <w:tc>
          <w:tcPr>
            <w:tcW w:w="1422" w:type="dxa"/>
            <w:tcMar>
              <w:top w:w="90" w:type="dxa"/>
              <w:left w:w="100" w:type="dxa"/>
              <w:bottom w:w="90" w:type="dxa"/>
              <w:right w:w="100" w:type="dxa"/>
            </w:tcMar>
            <w:vAlign w:val="center"/>
          </w:tcPr>
          <w:p w14:paraId="50E2AA4F" w14:textId="2D264C46" w:rsidR="004C5B09" w:rsidRPr="001065A1" w:rsidRDefault="004C5B09" w:rsidP="004C5B09">
            <w:pPr>
              <w:bidi/>
              <w:spacing w:after="0"/>
              <w:rPr>
                <w:ins w:id="1042" w:author="Hamdy Rashed" w:date="2026-08-02T12:42:00Z" w16du:dateUtc="2026-08-02T09:42:00Z"/>
                <w:rFonts w:asciiTheme="minorBidi" w:eastAsia="Arial" w:hAnsiTheme="minorBidi" w:cstheme="minorBidi"/>
                <w:bCs/>
                <w:szCs w:val="20"/>
                <w:rtl/>
                <w:rPrChange w:id="1043" w:author="MOHSEN QURAEN" w:date="2026-09-21T11:09:00Z" w16du:dateUtc="2026-09-21T08:09:00Z">
                  <w:rPr>
                    <w:ins w:id="1044" w:author="Hamdy Rashed" w:date="2026-08-02T12:42:00Z" w16du:dateUtc="2026-08-02T09:42:00Z"/>
                    <w:rFonts w:asciiTheme="minorBidi" w:eastAsia="Arial" w:hAnsiTheme="minorBidi" w:cstheme="minorBidi"/>
                    <w:sz w:val="18"/>
                    <w:szCs w:val="18"/>
                    <w:rtl/>
                  </w:rPr>
                </w:rPrChange>
              </w:rPr>
            </w:pPr>
            <w:ins w:id="1045" w:author="Hamdy Rashed" w:date="2026-08-02T12:42:00Z" w16du:dateUtc="2026-08-02T09:42:00Z">
              <w:r w:rsidRPr="001065A1">
                <w:rPr>
                  <w:rFonts w:asciiTheme="minorBidi" w:eastAsia="Arial" w:hAnsiTheme="minorBidi" w:cstheme="minorBidi"/>
                  <w:bCs/>
                  <w:szCs w:val="20"/>
                  <w:rtl/>
                  <w:rPrChange w:id="1046"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22AC6A4C" w14:textId="3148D8BF" w:rsidR="004C5B09" w:rsidRPr="001065A1" w:rsidRDefault="004C5B09" w:rsidP="004C5B09">
            <w:pPr>
              <w:bidi/>
              <w:spacing w:after="0"/>
              <w:rPr>
                <w:ins w:id="1047" w:author="Hamdy Rashed" w:date="2026-08-02T12:42:00Z" w16du:dateUtc="2026-08-02T09:42:00Z"/>
                <w:rFonts w:asciiTheme="minorBidi" w:eastAsia="Arial" w:hAnsiTheme="minorBidi" w:cstheme="minorBidi"/>
                <w:bCs/>
                <w:szCs w:val="20"/>
                <w:rtl/>
                <w:rPrChange w:id="1048" w:author="MOHSEN QURAEN" w:date="2026-09-21T11:09:00Z" w16du:dateUtc="2026-09-21T08:09:00Z">
                  <w:rPr>
                    <w:ins w:id="1049" w:author="Hamdy Rashed" w:date="2026-08-02T12:42:00Z" w16du:dateUtc="2026-08-02T09:42:00Z"/>
                    <w:rFonts w:asciiTheme="minorBidi" w:eastAsia="Arial" w:hAnsiTheme="minorBidi" w:cstheme="minorBidi"/>
                    <w:sz w:val="18"/>
                    <w:szCs w:val="18"/>
                    <w:rtl/>
                  </w:rPr>
                </w:rPrChange>
              </w:rPr>
            </w:pPr>
            <w:ins w:id="1050" w:author="Hamdy Rashed" w:date="2026-08-02T12:42:00Z" w16du:dateUtc="2026-08-02T09:42:00Z">
              <w:r w:rsidRPr="001065A1">
                <w:rPr>
                  <w:rFonts w:asciiTheme="minorBidi" w:eastAsia="Arial" w:hAnsiTheme="minorBidi" w:cstheme="minorBidi"/>
                  <w:bCs/>
                  <w:szCs w:val="20"/>
                  <w:rtl/>
                  <w:rPrChange w:id="1051" w:author="MOHSEN QURAEN" w:date="2026-09-21T11:09:00Z" w16du:dateUtc="2026-09-21T08:09:00Z">
                    <w:rPr>
                      <w:rFonts w:asciiTheme="minorBidi" w:eastAsia="Arial" w:hAnsiTheme="minorBidi" w:cstheme="minorBidi"/>
                      <w:sz w:val="18"/>
                      <w:szCs w:val="18"/>
                      <w:rtl/>
                    </w:rPr>
                  </w:rPrChange>
                </w:rPr>
                <w:t>تاريخ ووقت</w:t>
              </w:r>
            </w:ins>
          </w:p>
        </w:tc>
        <w:tc>
          <w:tcPr>
            <w:tcW w:w="2556" w:type="dxa"/>
            <w:tcMar>
              <w:top w:w="90" w:type="dxa"/>
              <w:left w:w="100" w:type="dxa"/>
              <w:bottom w:w="90" w:type="dxa"/>
              <w:right w:w="100" w:type="dxa"/>
            </w:tcMar>
            <w:vAlign w:val="center"/>
          </w:tcPr>
          <w:p w14:paraId="4B76B808" w14:textId="52AFDD85" w:rsidR="004C5B09" w:rsidRPr="001065A1" w:rsidRDefault="004C5B09" w:rsidP="004C5B09">
            <w:pPr>
              <w:bidi/>
              <w:spacing w:after="0"/>
              <w:rPr>
                <w:ins w:id="1052" w:author="Hamdy Rashed" w:date="2026-08-02T12:42:00Z" w16du:dateUtc="2026-08-02T09:42:00Z"/>
                <w:rFonts w:asciiTheme="minorBidi" w:eastAsia="Arial" w:hAnsiTheme="minorBidi" w:cstheme="minorBidi"/>
                <w:bCs/>
                <w:szCs w:val="20"/>
                <w:rtl/>
                <w:rPrChange w:id="1053" w:author="MOHSEN QURAEN" w:date="2026-09-21T11:09:00Z" w16du:dateUtc="2026-09-21T08:09:00Z">
                  <w:rPr>
                    <w:ins w:id="1054" w:author="Hamdy Rashed" w:date="2026-08-02T12:42:00Z" w16du:dateUtc="2026-08-02T09:42:00Z"/>
                    <w:rFonts w:asciiTheme="minorBidi" w:eastAsia="Arial" w:hAnsiTheme="minorBidi" w:cstheme="minorBidi"/>
                    <w:sz w:val="18"/>
                    <w:szCs w:val="18"/>
                    <w:rtl/>
                  </w:rPr>
                </w:rPrChange>
              </w:rPr>
            </w:pPr>
            <w:ins w:id="1055" w:author="Hamdy Rashed" w:date="2026-08-02T12:42:00Z" w16du:dateUtc="2026-08-02T09:42:00Z">
              <w:r w:rsidRPr="001065A1">
                <w:rPr>
                  <w:rFonts w:asciiTheme="minorBidi" w:eastAsia="Arial" w:hAnsiTheme="minorBidi" w:cstheme="minorBidi"/>
                  <w:bCs/>
                  <w:szCs w:val="20"/>
                  <w:rtl/>
                  <w:rPrChange w:id="1056" w:author="MOHSEN QURAEN" w:date="2026-09-21T11:09:00Z" w16du:dateUtc="2026-09-21T08:09:00Z">
                    <w:rPr>
                      <w:rFonts w:asciiTheme="minorBidi" w:eastAsia="Arial" w:hAnsiTheme="minorBidi" w:cstheme="minorBidi"/>
                      <w:sz w:val="18"/>
                      <w:szCs w:val="18"/>
                      <w:rtl/>
                    </w:rPr>
                  </w:rPrChange>
                </w:rPr>
                <w:t>تاريخ آخر فحص</w:t>
              </w:r>
            </w:ins>
          </w:p>
        </w:tc>
      </w:tr>
    </w:tbl>
    <w:p w14:paraId="645866BF" w14:textId="77777777" w:rsidR="006661CC" w:rsidRPr="001065A1" w:rsidRDefault="006661CC" w:rsidP="00D92584">
      <w:pPr>
        <w:bidi/>
        <w:rPr>
          <w:ins w:id="1057" w:author="Hamdy Rashed" w:date="2026-08-02T12:30:00Z" w16du:dateUtc="2026-08-02T09:30:00Z"/>
          <w:bCs/>
          <w:szCs w:val="20"/>
          <w:rtl/>
          <w:rPrChange w:id="1058" w:author="MOHSEN QURAEN" w:date="2026-09-21T11:09:00Z" w16du:dateUtc="2026-09-21T08:09:00Z">
            <w:rPr>
              <w:ins w:id="1059" w:author="Hamdy Rashed" w:date="2026-08-02T12:30:00Z" w16du:dateUtc="2026-08-02T09:30:00Z"/>
              <w:rtl/>
            </w:rPr>
          </w:rPrChange>
        </w:rPr>
      </w:pPr>
    </w:p>
    <w:p w14:paraId="6C9AC8A3" w14:textId="238261EA" w:rsidR="002939E8" w:rsidRPr="001065A1" w:rsidRDefault="006661CC" w:rsidP="00D92584">
      <w:pPr>
        <w:pStyle w:val="Heading2"/>
        <w:bidi/>
        <w:rPr>
          <w:rFonts w:asciiTheme="minorBidi" w:hAnsiTheme="minorBidi" w:cstheme="minorBidi"/>
          <w:b w:val="0"/>
          <w:sz w:val="20"/>
          <w:szCs w:val="20"/>
          <w:rPrChange w:id="1060" w:author="MOHSEN QURAEN" w:date="2026-09-21T11:09:00Z" w16du:dateUtc="2026-09-21T08:09:00Z">
            <w:rPr>
              <w:rFonts w:asciiTheme="minorBidi" w:hAnsiTheme="minorBidi" w:cstheme="minorBidi"/>
            </w:rPr>
          </w:rPrChange>
        </w:rPr>
      </w:pPr>
      <w:ins w:id="1061" w:author="Hamdy Rashed" w:date="2026-08-02T12:30:00Z" w16du:dateUtc="2026-08-02T09:30:00Z">
        <w:r w:rsidRPr="001065A1">
          <w:rPr>
            <w:rFonts w:asciiTheme="minorBidi" w:hAnsiTheme="minorBidi" w:cstheme="minorBidi"/>
            <w:b w:val="0"/>
            <w:color w:val="007E39"/>
            <w:sz w:val="20"/>
            <w:szCs w:val="20"/>
            <w:rtl/>
            <w:rPrChange w:id="1062" w:author="MOHSEN QURAEN" w:date="2026-09-21T11:09:00Z" w16du:dateUtc="2026-09-21T08:09:00Z">
              <w:rPr>
                <w:rFonts w:asciiTheme="minorBidi" w:hAnsiTheme="minorBidi" w:cstheme="minorBidi"/>
                <w:color w:val="007E39"/>
                <w:sz w:val="30"/>
                <w:rtl/>
              </w:rPr>
            </w:rPrChange>
          </w:rPr>
          <w:t>4.</w:t>
        </w:r>
      </w:ins>
      <w:ins w:id="1063" w:author="Hamdy Rashed" w:date="2026-08-02T12:56:00Z" w16du:dateUtc="2026-08-02T09:56:00Z">
        <w:r w:rsidR="00D92584" w:rsidRPr="001065A1">
          <w:rPr>
            <w:rFonts w:asciiTheme="minorBidi" w:hAnsiTheme="minorBidi" w:cstheme="minorBidi"/>
            <w:b w:val="0"/>
            <w:color w:val="007E39"/>
            <w:sz w:val="20"/>
            <w:szCs w:val="20"/>
            <w:rtl/>
            <w:rPrChange w:id="1064" w:author="MOHSEN QURAEN" w:date="2026-09-21T11:09:00Z" w16du:dateUtc="2026-09-21T08:09:00Z">
              <w:rPr>
                <w:rFonts w:asciiTheme="minorBidi" w:hAnsiTheme="minorBidi" w:cstheme="minorBidi"/>
                <w:color w:val="007E39"/>
                <w:sz w:val="30"/>
                <w:rtl/>
              </w:rPr>
            </w:rPrChange>
          </w:rPr>
          <w:t>2</w:t>
        </w:r>
      </w:ins>
      <w:ins w:id="1065" w:author="Hamdy Rashed" w:date="2026-08-02T12:30:00Z" w16du:dateUtc="2026-08-02T09:30:00Z">
        <w:r w:rsidRPr="001065A1">
          <w:rPr>
            <w:rStyle w:val="Heading2Char"/>
            <w:bCs/>
            <w:sz w:val="20"/>
            <w:szCs w:val="20"/>
            <w:rtl/>
            <w:rPrChange w:id="1066" w:author="MOHSEN QURAEN" w:date="2026-09-21T11:09:00Z" w16du:dateUtc="2026-09-21T08:09:00Z">
              <w:rPr>
                <w:rStyle w:val="Heading2Char"/>
                <w:rtl/>
              </w:rPr>
            </w:rPrChange>
          </w:rPr>
          <w:t xml:space="preserve">. </w:t>
        </w:r>
      </w:ins>
      <w:r w:rsidR="005503B0" w:rsidRPr="001065A1">
        <w:rPr>
          <w:rStyle w:val="Heading2Char"/>
          <w:bCs/>
          <w:sz w:val="20"/>
          <w:szCs w:val="20"/>
          <w:rtl/>
          <w:rPrChange w:id="1067" w:author="MOHSEN QURAEN" w:date="2026-09-21T11:09:00Z" w16du:dateUtc="2026-09-21T08:09:00Z">
            <w:rPr>
              <w:rStyle w:val="Heading2Char"/>
              <w:rtl/>
            </w:rPr>
          </w:rPrChange>
        </w:rPr>
        <w:t>لبيانات الملاك والشركاء</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690"/>
        <w:gridCol w:w="1422"/>
        <w:gridCol w:w="2556"/>
        <w:gridCol w:w="2556"/>
      </w:tblGrid>
      <w:tr w:rsidR="002939E8" w:rsidRPr="001065A1" w14:paraId="46469CDB" w14:textId="77777777" w:rsidTr="001456F6">
        <w:trPr>
          <w:cantSplit/>
          <w:tblHeader/>
          <w:jc w:val="center"/>
        </w:trPr>
        <w:tc>
          <w:tcPr>
            <w:tcW w:w="3690" w:type="dxa"/>
            <w:shd w:val="clear" w:color="auto" w:fill="007E39"/>
            <w:tcMar>
              <w:top w:w="90" w:type="dxa"/>
              <w:left w:w="100" w:type="dxa"/>
              <w:bottom w:w="90" w:type="dxa"/>
              <w:right w:w="100" w:type="dxa"/>
            </w:tcMar>
            <w:vAlign w:val="center"/>
          </w:tcPr>
          <w:p w14:paraId="0910120D" w14:textId="77777777" w:rsidR="002939E8" w:rsidRPr="001065A1" w:rsidRDefault="00CE64DE" w:rsidP="00AB43AF">
            <w:pPr>
              <w:bidi/>
              <w:spacing w:after="0"/>
              <w:rPr>
                <w:rFonts w:asciiTheme="minorBidi" w:hAnsiTheme="minorBidi" w:cstheme="minorBidi"/>
                <w:bCs/>
                <w:szCs w:val="20"/>
                <w:rPrChange w:id="1068"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069" w:author="MOHSEN QURAEN" w:date="2026-09-21T11:09:00Z" w16du:dateUtc="2026-09-21T08:09:00Z">
                  <w:rPr>
                    <w:rFonts w:asciiTheme="minorBidi" w:eastAsia="Arial" w:hAnsiTheme="minorBidi" w:cstheme="minorBidi"/>
                    <w:b/>
                    <w:color w:val="FFFFFF"/>
                    <w:szCs w:val="32"/>
                    <w:rtl/>
                  </w:rPr>
                </w:rPrChange>
              </w:rPr>
              <w:t>ملاحظات / قواعد تحقق</w:t>
            </w:r>
          </w:p>
        </w:tc>
        <w:tc>
          <w:tcPr>
            <w:tcW w:w="1422" w:type="dxa"/>
            <w:shd w:val="clear" w:color="auto" w:fill="007E39"/>
            <w:tcMar>
              <w:top w:w="90" w:type="dxa"/>
              <w:left w:w="100" w:type="dxa"/>
              <w:bottom w:w="90" w:type="dxa"/>
              <w:right w:w="100" w:type="dxa"/>
            </w:tcMar>
            <w:vAlign w:val="center"/>
          </w:tcPr>
          <w:p w14:paraId="48912183" w14:textId="77777777" w:rsidR="002939E8" w:rsidRPr="001065A1" w:rsidRDefault="00CE64DE" w:rsidP="00AB43AF">
            <w:pPr>
              <w:bidi/>
              <w:spacing w:after="0"/>
              <w:rPr>
                <w:rFonts w:asciiTheme="minorBidi" w:hAnsiTheme="minorBidi" w:cstheme="minorBidi"/>
                <w:bCs/>
                <w:szCs w:val="20"/>
                <w:rPrChange w:id="1070"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071" w:author="MOHSEN QURAEN" w:date="2026-09-21T11:09:00Z" w16du:dateUtc="2026-09-21T08:09:00Z">
                  <w:rPr>
                    <w:rFonts w:asciiTheme="minorBidi" w:eastAsia="Arial" w:hAnsiTheme="minorBidi" w:cstheme="minorBidi"/>
                    <w:b/>
                    <w:color w:val="FFFFFF"/>
                    <w:szCs w:val="32"/>
                    <w:rtl/>
                  </w:rPr>
                </w:rPrChange>
              </w:rPr>
              <w:t>إلزامي؟</w:t>
            </w:r>
          </w:p>
        </w:tc>
        <w:tc>
          <w:tcPr>
            <w:tcW w:w="2556" w:type="dxa"/>
            <w:shd w:val="clear" w:color="auto" w:fill="007E39"/>
            <w:tcMar>
              <w:top w:w="90" w:type="dxa"/>
              <w:left w:w="100" w:type="dxa"/>
              <w:bottom w:w="90" w:type="dxa"/>
              <w:right w:w="100" w:type="dxa"/>
            </w:tcMar>
            <w:vAlign w:val="center"/>
          </w:tcPr>
          <w:p w14:paraId="02BF7F8D" w14:textId="77777777" w:rsidR="002939E8" w:rsidRPr="001065A1" w:rsidRDefault="00CE64DE" w:rsidP="00AB43AF">
            <w:pPr>
              <w:bidi/>
              <w:spacing w:after="0"/>
              <w:rPr>
                <w:rFonts w:asciiTheme="minorBidi" w:hAnsiTheme="minorBidi" w:cstheme="minorBidi"/>
                <w:bCs/>
                <w:szCs w:val="20"/>
                <w:rPrChange w:id="1072"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073" w:author="MOHSEN QURAEN" w:date="2026-09-21T11:09:00Z" w16du:dateUtc="2026-09-21T08:09:00Z">
                  <w:rPr>
                    <w:rFonts w:asciiTheme="minorBidi" w:eastAsia="Arial" w:hAnsiTheme="minorBidi" w:cstheme="minorBidi"/>
                    <w:b/>
                    <w:color w:val="FFFFFF"/>
                    <w:szCs w:val="32"/>
                    <w:rtl/>
                  </w:rPr>
                </w:rPrChange>
              </w:rPr>
              <w:t>نوع الحقل</w:t>
            </w:r>
          </w:p>
        </w:tc>
        <w:tc>
          <w:tcPr>
            <w:tcW w:w="2556" w:type="dxa"/>
            <w:shd w:val="clear" w:color="auto" w:fill="007E39"/>
            <w:tcMar>
              <w:top w:w="90" w:type="dxa"/>
              <w:left w:w="100" w:type="dxa"/>
              <w:bottom w:w="90" w:type="dxa"/>
              <w:right w:w="100" w:type="dxa"/>
            </w:tcMar>
            <w:vAlign w:val="center"/>
          </w:tcPr>
          <w:p w14:paraId="078CF95A" w14:textId="77777777" w:rsidR="002939E8" w:rsidRPr="001065A1" w:rsidRDefault="00CE64DE" w:rsidP="00AB43AF">
            <w:pPr>
              <w:bidi/>
              <w:spacing w:after="0"/>
              <w:rPr>
                <w:rFonts w:asciiTheme="minorBidi" w:hAnsiTheme="minorBidi" w:cstheme="minorBidi"/>
                <w:bCs/>
                <w:szCs w:val="20"/>
                <w:rPrChange w:id="1074"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075" w:author="MOHSEN QURAEN" w:date="2026-09-21T11:09:00Z" w16du:dateUtc="2026-09-21T08:09:00Z">
                  <w:rPr>
                    <w:rFonts w:asciiTheme="minorBidi" w:eastAsia="Arial" w:hAnsiTheme="minorBidi" w:cstheme="minorBidi"/>
                    <w:b/>
                    <w:color w:val="FFFFFF"/>
                    <w:szCs w:val="32"/>
                    <w:rtl/>
                  </w:rPr>
                </w:rPrChange>
              </w:rPr>
              <w:t>اسم الحقل</w:t>
            </w:r>
          </w:p>
        </w:tc>
      </w:tr>
      <w:tr w:rsidR="002939E8" w:rsidRPr="001065A1" w14:paraId="7A71B968" w14:textId="77777777" w:rsidTr="001456F6">
        <w:trPr>
          <w:cantSplit/>
          <w:jc w:val="center"/>
        </w:trPr>
        <w:tc>
          <w:tcPr>
            <w:tcW w:w="3690" w:type="dxa"/>
            <w:tcMar>
              <w:top w:w="90" w:type="dxa"/>
              <w:left w:w="100" w:type="dxa"/>
              <w:bottom w:w="90" w:type="dxa"/>
              <w:right w:w="100" w:type="dxa"/>
            </w:tcMar>
            <w:vAlign w:val="center"/>
          </w:tcPr>
          <w:p w14:paraId="1DFC6002" w14:textId="59B3016D" w:rsidR="002939E8" w:rsidRPr="001065A1" w:rsidRDefault="00CE64DE" w:rsidP="00AB43AF">
            <w:pPr>
              <w:bidi/>
              <w:spacing w:after="0"/>
              <w:rPr>
                <w:rFonts w:asciiTheme="minorBidi" w:hAnsiTheme="minorBidi" w:cstheme="minorBidi"/>
                <w:bCs/>
                <w:szCs w:val="20"/>
                <w:rPrChange w:id="107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077" w:author="MOHSEN QURAEN" w:date="2026-09-21T11:09:00Z" w16du:dateUtc="2026-09-21T08:09:00Z">
                  <w:rPr>
                    <w:rFonts w:asciiTheme="minorBidi" w:eastAsia="Arial" w:hAnsiTheme="minorBidi" w:cstheme="minorBidi"/>
                    <w:sz w:val="18"/>
                    <w:szCs w:val="18"/>
                    <w:rtl/>
                  </w:rPr>
                </w:rPrChange>
              </w:rPr>
              <w:t>إدخال الاسم كما هو موضح في الوثيقة التعريفية أو السجل الرسمي</w:t>
            </w:r>
            <w:r w:rsidR="00AB43AF" w:rsidRPr="001065A1">
              <w:rPr>
                <w:rFonts w:asciiTheme="minorBidi" w:eastAsia="Arial" w:hAnsiTheme="minorBidi" w:cstheme="minorBidi"/>
                <w:bCs/>
                <w:szCs w:val="20"/>
                <w:rtl/>
                <w:rPrChange w:id="1078"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75FBEAD7" w14:textId="77777777" w:rsidR="002939E8" w:rsidRPr="001065A1" w:rsidRDefault="00CE64DE" w:rsidP="00AB43AF">
            <w:pPr>
              <w:bidi/>
              <w:spacing w:after="0"/>
              <w:rPr>
                <w:rFonts w:asciiTheme="minorBidi" w:hAnsiTheme="minorBidi" w:cstheme="minorBidi"/>
                <w:bCs/>
                <w:szCs w:val="20"/>
                <w:rPrChange w:id="107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080" w:author="MOHSEN QURAEN" w:date="2026-09-21T11:09:00Z" w16du:dateUtc="2026-09-21T08:09:00Z">
                  <w:rPr>
                    <w:rFonts w:asciiTheme="minorBidi" w:eastAsia="Arial" w:hAnsiTheme="minorBidi" w:cstheme="minorBidi"/>
                    <w:sz w:val="18"/>
                    <w:szCs w:val="18"/>
                    <w:rtl/>
                  </w:rPr>
                </w:rPrChange>
              </w:rPr>
              <w:t>نعم</w:t>
            </w:r>
          </w:p>
        </w:tc>
        <w:tc>
          <w:tcPr>
            <w:tcW w:w="2556" w:type="dxa"/>
            <w:tcMar>
              <w:top w:w="90" w:type="dxa"/>
              <w:left w:w="100" w:type="dxa"/>
              <w:bottom w:w="90" w:type="dxa"/>
              <w:right w:w="100" w:type="dxa"/>
            </w:tcMar>
            <w:vAlign w:val="center"/>
          </w:tcPr>
          <w:p w14:paraId="5C6D2A32" w14:textId="77777777" w:rsidR="002939E8" w:rsidRPr="001065A1" w:rsidRDefault="00CE64DE" w:rsidP="00AB43AF">
            <w:pPr>
              <w:bidi/>
              <w:spacing w:after="0"/>
              <w:rPr>
                <w:rFonts w:asciiTheme="minorBidi" w:hAnsiTheme="minorBidi" w:cstheme="minorBidi"/>
                <w:bCs/>
                <w:szCs w:val="20"/>
                <w:rPrChange w:id="108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082" w:author="MOHSEN QURAEN" w:date="2026-09-21T11:09:00Z" w16du:dateUtc="2026-09-21T08:09:00Z">
                  <w:rPr>
                    <w:rFonts w:asciiTheme="minorBidi" w:eastAsia="Arial" w:hAnsiTheme="minorBidi" w:cstheme="minorBidi"/>
                    <w:sz w:val="18"/>
                    <w:szCs w:val="18"/>
                    <w:rtl/>
                  </w:rPr>
                </w:rPrChange>
              </w:rPr>
              <w:t>نصي</w:t>
            </w:r>
          </w:p>
        </w:tc>
        <w:tc>
          <w:tcPr>
            <w:tcW w:w="2556" w:type="dxa"/>
            <w:tcMar>
              <w:top w:w="90" w:type="dxa"/>
              <w:left w:w="100" w:type="dxa"/>
              <w:bottom w:w="90" w:type="dxa"/>
              <w:right w:w="100" w:type="dxa"/>
            </w:tcMar>
            <w:vAlign w:val="center"/>
          </w:tcPr>
          <w:p w14:paraId="62F8B62D" w14:textId="79C5E680" w:rsidR="002939E8" w:rsidRPr="001065A1" w:rsidRDefault="00CE64DE" w:rsidP="00AB43AF">
            <w:pPr>
              <w:bidi/>
              <w:spacing w:after="0"/>
              <w:rPr>
                <w:rFonts w:asciiTheme="minorBidi" w:hAnsiTheme="minorBidi" w:cstheme="minorBidi"/>
                <w:bCs/>
                <w:szCs w:val="20"/>
                <w:rPrChange w:id="108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084" w:author="MOHSEN QURAEN" w:date="2026-09-21T11:09:00Z" w16du:dateUtc="2026-09-21T08:09:00Z">
                  <w:rPr>
                    <w:rFonts w:asciiTheme="minorBidi" w:eastAsia="Arial" w:hAnsiTheme="minorBidi" w:cstheme="minorBidi"/>
                    <w:sz w:val="18"/>
                    <w:szCs w:val="18"/>
                    <w:rtl/>
                  </w:rPr>
                </w:rPrChange>
              </w:rPr>
              <w:t>الاسم الكامل</w:t>
            </w:r>
            <w:ins w:id="1085" w:author="Hamdy Rashed" w:date="2026-08-02T10:35:00Z" w16du:dateUtc="2026-08-02T07:35:00Z">
              <w:r w:rsidR="00A459A1" w:rsidRPr="001065A1">
                <w:rPr>
                  <w:rFonts w:asciiTheme="minorBidi" w:eastAsia="Arial" w:hAnsiTheme="minorBidi" w:cstheme="minorBidi"/>
                  <w:bCs/>
                  <w:szCs w:val="20"/>
                  <w:rtl/>
                  <w:rPrChange w:id="1086" w:author="MOHSEN QURAEN" w:date="2026-09-21T11:09:00Z" w16du:dateUtc="2026-09-21T08:09:00Z">
                    <w:rPr>
                      <w:rFonts w:asciiTheme="minorBidi" w:eastAsia="Arial" w:hAnsiTheme="minorBidi" w:cstheme="minorBidi"/>
                      <w:sz w:val="18"/>
                      <w:szCs w:val="18"/>
                      <w:rtl/>
                    </w:rPr>
                  </w:rPrChange>
                </w:rPr>
                <w:t xml:space="preserve"> بالعربي</w:t>
              </w:r>
            </w:ins>
          </w:p>
        </w:tc>
      </w:tr>
      <w:tr w:rsidR="00A459A1" w:rsidRPr="001065A1" w14:paraId="3CCEB928" w14:textId="77777777" w:rsidTr="001456F6">
        <w:trPr>
          <w:cantSplit/>
          <w:jc w:val="center"/>
          <w:ins w:id="1087" w:author="Hamdy Rashed" w:date="2026-08-02T10:35:00Z"/>
        </w:trPr>
        <w:tc>
          <w:tcPr>
            <w:tcW w:w="3690" w:type="dxa"/>
            <w:tcMar>
              <w:top w:w="90" w:type="dxa"/>
              <w:left w:w="100" w:type="dxa"/>
              <w:bottom w:w="90" w:type="dxa"/>
              <w:right w:w="100" w:type="dxa"/>
            </w:tcMar>
            <w:vAlign w:val="center"/>
          </w:tcPr>
          <w:p w14:paraId="275F4F54" w14:textId="5CC15E95" w:rsidR="00A459A1" w:rsidRPr="001065A1" w:rsidRDefault="00A459A1" w:rsidP="00A459A1">
            <w:pPr>
              <w:bidi/>
              <w:spacing w:after="0"/>
              <w:rPr>
                <w:ins w:id="1088" w:author="Hamdy Rashed" w:date="2026-08-02T10:35:00Z" w16du:dateUtc="2026-08-02T07:35:00Z"/>
                <w:rFonts w:asciiTheme="minorBidi" w:eastAsia="Arial" w:hAnsiTheme="minorBidi" w:cstheme="minorBidi"/>
                <w:bCs/>
                <w:szCs w:val="20"/>
                <w:rPrChange w:id="1089" w:author="MOHSEN QURAEN" w:date="2026-09-21T11:09:00Z" w16du:dateUtc="2026-09-21T08:09:00Z">
                  <w:rPr>
                    <w:ins w:id="1090" w:author="Hamdy Rashed" w:date="2026-08-02T10:35:00Z" w16du:dateUtc="2026-08-02T07:35:00Z"/>
                    <w:rFonts w:asciiTheme="minorBidi" w:eastAsia="Arial" w:hAnsiTheme="minorBidi" w:cstheme="minorBidi"/>
                    <w:sz w:val="18"/>
                    <w:szCs w:val="18"/>
                  </w:rPr>
                </w:rPrChange>
              </w:rPr>
            </w:pPr>
            <w:ins w:id="1091" w:author="Hamdy Rashed" w:date="2026-08-02T10:35:00Z" w16du:dateUtc="2026-08-02T07:35:00Z">
              <w:r w:rsidRPr="001065A1">
                <w:rPr>
                  <w:rFonts w:asciiTheme="minorBidi" w:eastAsia="Arial" w:hAnsiTheme="minorBidi" w:cstheme="minorBidi"/>
                  <w:bCs/>
                  <w:szCs w:val="20"/>
                  <w:rtl/>
                  <w:rPrChange w:id="1092" w:author="MOHSEN QURAEN" w:date="2026-09-21T11:09:00Z" w16du:dateUtc="2026-09-21T08:09:00Z">
                    <w:rPr>
                      <w:rFonts w:asciiTheme="minorBidi" w:eastAsia="Arial" w:hAnsiTheme="minorBidi" w:cstheme="minorBidi"/>
                      <w:sz w:val="18"/>
                      <w:szCs w:val="18"/>
                      <w:rtl/>
                    </w:rPr>
                  </w:rPrChange>
                </w:rPr>
                <w:t>إدخال الاسم كما هو موضح في الوثيقة التعريفية أو السجل الرسمي.</w:t>
              </w:r>
            </w:ins>
          </w:p>
        </w:tc>
        <w:tc>
          <w:tcPr>
            <w:tcW w:w="1422" w:type="dxa"/>
            <w:tcMar>
              <w:top w:w="90" w:type="dxa"/>
              <w:left w:w="100" w:type="dxa"/>
              <w:bottom w:w="90" w:type="dxa"/>
              <w:right w:w="100" w:type="dxa"/>
            </w:tcMar>
            <w:vAlign w:val="center"/>
          </w:tcPr>
          <w:p w14:paraId="0E73193E" w14:textId="01565CF7" w:rsidR="00A459A1" w:rsidRPr="001065A1" w:rsidRDefault="00A459A1" w:rsidP="00A459A1">
            <w:pPr>
              <w:bidi/>
              <w:spacing w:after="0"/>
              <w:rPr>
                <w:ins w:id="1093" w:author="Hamdy Rashed" w:date="2026-08-02T10:35:00Z" w16du:dateUtc="2026-08-02T07:35:00Z"/>
                <w:rFonts w:asciiTheme="minorBidi" w:eastAsia="Arial" w:hAnsiTheme="minorBidi" w:cstheme="minorBidi"/>
                <w:bCs/>
                <w:szCs w:val="20"/>
                <w:rPrChange w:id="1094" w:author="MOHSEN QURAEN" w:date="2026-09-21T11:09:00Z" w16du:dateUtc="2026-09-21T08:09:00Z">
                  <w:rPr>
                    <w:ins w:id="1095" w:author="Hamdy Rashed" w:date="2026-08-02T10:35:00Z" w16du:dateUtc="2026-08-02T07:35:00Z"/>
                    <w:rFonts w:asciiTheme="minorBidi" w:eastAsia="Arial" w:hAnsiTheme="minorBidi" w:cstheme="minorBidi"/>
                    <w:sz w:val="18"/>
                    <w:szCs w:val="18"/>
                  </w:rPr>
                </w:rPrChange>
              </w:rPr>
            </w:pPr>
            <w:ins w:id="1096" w:author="Hamdy Rashed" w:date="2026-08-02T10:35:00Z" w16du:dateUtc="2026-08-02T07:35:00Z">
              <w:r w:rsidRPr="001065A1">
                <w:rPr>
                  <w:rFonts w:asciiTheme="minorBidi" w:eastAsia="Arial" w:hAnsiTheme="minorBidi" w:cstheme="minorBidi"/>
                  <w:bCs/>
                  <w:szCs w:val="20"/>
                  <w:rtl/>
                  <w:rPrChange w:id="1097" w:author="MOHSEN QURAEN" w:date="2026-09-21T11:09:00Z" w16du:dateUtc="2026-09-21T08:09:00Z">
                    <w:rPr>
                      <w:rFonts w:asciiTheme="minorBidi" w:eastAsia="Arial" w:hAnsiTheme="minorBidi" w:cstheme="minorBidi"/>
                      <w:sz w:val="18"/>
                      <w:szCs w:val="18"/>
                      <w:rtl/>
                    </w:rPr>
                  </w:rPrChange>
                </w:rPr>
                <w:t>نعم</w:t>
              </w:r>
            </w:ins>
          </w:p>
        </w:tc>
        <w:tc>
          <w:tcPr>
            <w:tcW w:w="2556" w:type="dxa"/>
            <w:tcMar>
              <w:top w:w="90" w:type="dxa"/>
              <w:left w:w="100" w:type="dxa"/>
              <w:bottom w:w="90" w:type="dxa"/>
              <w:right w:w="100" w:type="dxa"/>
            </w:tcMar>
            <w:vAlign w:val="center"/>
          </w:tcPr>
          <w:p w14:paraId="709C1D30" w14:textId="6939133F" w:rsidR="00A459A1" w:rsidRPr="001065A1" w:rsidRDefault="00A459A1" w:rsidP="00A459A1">
            <w:pPr>
              <w:bidi/>
              <w:spacing w:after="0"/>
              <w:rPr>
                <w:ins w:id="1098" w:author="Hamdy Rashed" w:date="2026-08-02T10:35:00Z" w16du:dateUtc="2026-08-02T07:35:00Z"/>
                <w:rFonts w:asciiTheme="minorBidi" w:eastAsia="Arial" w:hAnsiTheme="minorBidi" w:cstheme="minorBidi"/>
                <w:bCs/>
                <w:szCs w:val="20"/>
                <w:rPrChange w:id="1099" w:author="MOHSEN QURAEN" w:date="2026-09-21T11:09:00Z" w16du:dateUtc="2026-09-21T08:09:00Z">
                  <w:rPr>
                    <w:ins w:id="1100" w:author="Hamdy Rashed" w:date="2026-08-02T10:35:00Z" w16du:dateUtc="2026-08-02T07:35:00Z"/>
                    <w:rFonts w:asciiTheme="minorBidi" w:eastAsia="Arial" w:hAnsiTheme="minorBidi" w:cstheme="minorBidi"/>
                    <w:sz w:val="18"/>
                    <w:szCs w:val="18"/>
                  </w:rPr>
                </w:rPrChange>
              </w:rPr>
            </w:pPr>
            <w:ins w:id="1101" w:author="Hamdy Rashed" w:date="2026-08-02T10:35:00Z" w16du:dateUtc="2026-08-02T07:35:00Z">
              <w:r w:rsidRPr="001065A1">
                <w:rPr>
                  <w:rFonts w:asciiTheme="minorBidi" w:eastAsia="Arial" w:hAnsiTheme="minorBidi" w:cstheme="minorBidi"/>
                  <w:bCs/>
                  <w:szCs w:val="20"/>
                  <w:rtl/>
                  <w:rPrChange w:id="1102" w:author="MOHSEN QURAEN" w:date="2026-09-21T11:09:00Z" w16du:dateUtc="2026-09-21T08:09:00Z">
                    <w:rPr>
                      <w:rFonts w:asciiTheme="minorBidi" w:eastAsia="Arial" w:hAnsiTheme="minorBidi" w:cstheme="minorBidi"/>
                      <w:sz w:val="18"/>
                      <w:szCs w:val="18"/>
                      <w:rtl/>
                    </w:rPr>
                  </w:rPrChange>
                </w:rPr>
                <w:t>نصي</w:t>
              </w:r>
            </w:ins>
          </w:p>
        </w:tc>
        <w:tc>
          <w:tcPr>
            <w:tcW w:w="2556" w:type="dxa"/>
            <w:tcMar>
              <w:top w:w="90" w:type="dxa"/>
              <w:left w:w="100" w:type="dxa"/>
              <w:bottom w:w="90" w:type="dxa"/>
              <w:right w:w="100" w:type="dxa"/>
            </w:tcMar>
            <w:vAlign w:val="center"/>
          </w:tcPr>
          <w:p w14:paraId="3018A716" w14:textId="4DA43579" w:rsidR="00A459A1" w:rsidRPr="001065A1" w:rsidRDefault="00A459A1" w:rsidP="00A459A1">
            <w:pPr>
              <w:bidi/>
              <w:spacing w:after="0"/>
              <w:rPr>
                <w:ins w:id="1103" w:author="Hamdy Rashed" w:date="2026-08-02T10:35:00Z" w16du:dateUtc="2026-08-02T07:35:00Z"/>
                <w:rFonts w:asciiTheme="minorBidi" w:eastAsia="Arial" w:hAnsiTheme="minorBidi" w:cstheme="minorBidi"/>
                <w:bCs/>
                <w:szCs w:val="20"/>
                <w:rPrChange w:id="1104" w:author="MOHSEN QURAEN" w:date="2026-09-21T11:09:00Z" w16du:dateUtc="2026-09-21T08:09:00Z">
                  <w:rPr>
                    <w:ins w:id="1105" w:author="Hamdy Rashed" w:date="2026-08-02T10:35:00Z" w16du:dateUtc="2026-08-02T07:35:00Z"/>
                    <w:rFonts w:asciiTheme="minorBidi" w:eastAsia="Arial" w:hAnsiTheme="minorBidi" w:cstheme="minorBidi"/>
                    <w:sz w:val="18"/>
                    <w:szCs w:val="18"/>
                  </w:rPr>
                </w:rPrChange>
              </w:rPr>
            </w:pPr>
            <w:ins w:id="1106" w:author="Hamdy Rashed" w:date="2026-08-02T10:35:00Z" w16du:dateUtc="2026-08-02T07:35:00Z">
              <w:r w:rsidRPr="001065A1">
                <w:rPr>
                  <w:rFonts w:asciiTheme="minorBidi" w:eastAsia="Arial" w:hAnsiTheme="minorBidi" w:cstheme="minorBidi"/>
                  <w:bCs/>
                  <w:szCs w:val="20"/>
                  <w:rtl/>
                  <w:rPrChange w:id="1107" w:author="MOHSEN QURAEN" w:date="2026-09-21T11:09:00Z" w16du:dateUtc="2026-09-21T08:09:00Z">
                    <w:rPr>
                      <w:rFonts w:asciiTheme="minorBidi" w:eastAsia="Arial" w:hAnsiTheme="minorBidi" w:cstheme="minorBidi"/>
                      <w:sz w:val="18"/>
                      <w:szCs w:val="18"/>
                      <w:rtl/>
                    </w:rPr>
                  </w:rPrChange>
                </w:rPr>
                <w:t>الاسم الكامل بالانجليزي</w:t>
              </w:r>
            </w:ins>
          </w:p>
        </w:tc>
      </w:tr>
      <w:tr w:rsidR="002939E8" w:rsidRPr="001065A1" w14:paraId="59CCD683" w14:textId="77777777" w:rsidTr="001456F6">
        <w:trPr>
          <w:cantSplit/>
          <w:jc w:val="center"/>
        </w:trPr>
        <w:tc>
          <w:tcPr>
            <w:tcW w:w="3690" w:type="dxa"/>
            <w:tcMar>
              <w:top w:w="90" w:type="dxa"/>
              <w:left w:w="100" w:type="dxa"/>
              <w:bottom w:w="90" w:type="dxa"/>
              <w:right w:w="100" w:type="dxa"/>
            </w:tcMar>
            <w:vAlign w:val="center"/>
          </w:tcPr>
          <w:p w14:paraId="77E2BB8C" w14:textId="21A38C34" w:rsidR="002939E8" w:rsidRPr="001065A1" w:rsidRDefault="00CE64DE" w:rsidP="00AB43AF">
            <w:pPr>
              <w:bidi/>
              <w:spacing w:after="0"/>
              <w:rPr>
                <w:rFonts w:asciiTheme="minorBidi" w:hAnsiTheme="minorBidi" w:cstheme="minorBidi"/>
                <w:bCs/>
                <w:szCs w:val="20"/>
                <w:rPrChange w:id="110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09" w:author="MOHSEN QURAEN" w:date="2026-09-21T11:09:00Z" w16du:dateUtc="2026-09-21T08:09:00Z">
                  <w:rPr>
                    <w:rFonts w:asciiTheme="minorBidi" w:eastAsia="Arial" w:hAnsiTheme="minorBidi" w:cstheme="minorBidi"/>
                    <w:sz w:val="18"/>
                    <w:szCs w:val="18"/>
                    <w:rtl/>
                  </w:rPr>
                </w:rPrChange>
              </w:rPr>
              <w:t>العنوان الحالي أو العنوان الوطني/المسجل حسب متطلبات الأعمال</w:t>
            </w:r>
            <w:r w:rsidR="00AB43AF" w:rsidRPr="001065A1">
              <w:rPr>
                <w:rFonts w:asciiTheme="minorBidi" w:eastAsia="Arial" w:hAnsiTheme="minorBidi" w:cstheme="minorBidi"/>
                <w:bCs/>
                <w:szCs w:val="20"/>
                <w:rtl/>
                <w:rPrChange w:id="1110"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5041D1EF" w14:textId="77777777" w:rsidR="002939E8" w:rsidRPr="001065A1" w:rsidRDefault="00CE64DE" w:rsidP="00AB43AF">
            <w:pPr>
              <w:bidi/>
              <w:spacing w:after="0"/>
              <w:rPr>
                <w:rFonts w:asciiTheme="minorBidi" w:hAnsiTheme="minorBidi" w:cstheme="minorBidi"/>
                <w:bCs/>
                <w:szCs w:val="20"/>
                <w:rPrChange w:id="111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12" w:author="MOHSEN QURAEN" w:date="2026-09-21T11:09:00Z" w16du:dateUtc="2026-09-21T08:09:00Z">
                  <w:rPr>
                    <w:rFonts w:asciiTheme="minorBidi" w:eastAsia="Arial" w:hAnsiTheme="minorBidi" w:cstheme="minorBidi"/>
                    <w:sz w:val="18"/>
                    <w:szCs w:val="18"/>
                    <w:rtl/>
                  </w:rPr>
                </w:rPrChange>
              </w:rPr>
              <w:t>نعم</w:t>
            </w:r>
          </w:p>
        </w:tc>
        <w:tc>
          <w:tcPr>
            <w:tcW w:w="2556" w:type="dxa"/>
            <w:tcMar>
              <w:top w:w="90" w:type="dxa"/>
              <w:left w:w="100" w:type="dxa"/>
              <w:bottom w:w="90" w:type="dxa"/>
              <w:right w:w="100" w:type="dxa"/>
            </w:tcMar>
            <w:vAlign w:val="center"/>
          </w:tcPr>
          <w:p w14:paraId="081FA335" w14:textId="77777777" w:rsidR="002939E8" w:rsidRPr="001065A1" w:rsidRDefault="00CE64DE" w:rsidP="00AB43AF">
            <w:pPr>
              <w:bidi/>
              <w:spacing w:after="0"/>
              <w:rPr>
                <w:rFonts w:asciiTheme="minorBidi" w:hAnsiTheme="minorBidi" w:cstheme="minorBidi"/>
                <w:bCs/>
                <w:szCs w:val="20"/>
                <w:rPrChange w:id="111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14" w:author="MOHSEN QURAEN" w:date="2026-09-21T11:09:00Z" w16du:dateUtc="2026-09-21T08:09:00Z">
                  <w:rPr>
                    <w:rFonts w:asciiTheme="minorBidi" w:eastAsia="Arial" w:hAnsiTheme="minorBidi" w:cstheme="minorBidi"/>
                    <w:sz w:val="18"/>
                    <w:szCs w:val="18"/>
                    <w:rtl/>
                  </w:rPr>
                </w:rPrChange>
              </w:rPr>
              <w:t>نصي متعدد الأسطر</w:t>
            </w:r>
          </w:p>
        </w:tc>
        <w:tc>
          <w:tcPr>
            <w:tcW w:w="2556" w:type="dxa"/>
            <w:tcMar>
              <w:top w:w="90" w:type="dxa"/>
              <w:left w:w="100" w:type="dxa"/>
              <w:bottom w:w="90" w:type="dxa"/>
              <w:right w:w="100" w:type="dxa"/>
            </w:tcMar>
            <w:vAlign w:val="center"/>
          </w:tcPr>
          <w:p w14:paraId="40C4D284" w14:textId="77777777" w:rsidR="002939E8" w:rsidRPr="001065A1" w:rsidRDefault="00CE64DE" w:rsidP="00AB43AF">
            <w:pPr>
              <w:bidi/>
              <w:spacing w:after="0"/>
              <w:rPr>
                <w:rFonts w:asciiTheme="minorBidi" w:hAnsiTheme="minorBidi" w:cstheme="minorBidi"/>
                <w:bCs/>
                <w:szCs w:val="20"/>
                <w:rPrChange w:id="111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16" w:author="MOHSEN QURAEN" w:date="2026-09-21T11:09:00Z" w16du:dateUtc="2026-09-21T08:09:00Z">
                  <w:rPr>
                    <w:rFonts w:asciiTheme="minorBidi" w:eastAsia="Arial" w:hAnsiTheme="minorBidi" w:cstheme="minorBidi"/>
                    <w:sz w:val="18"/>
                    <w:szCs w:val="18"/>
                    <w:rtl/>
                  </w:rPr>
                </w:rPrChange>
              </w:rPr>
              <w:t>العنوان</w:t>
            </w:r>
          </w:p>
        </w:tc>
      </w:tr>
      <w:tr w:rsidR="002939E8" w:rsidRPr="001065A1" w14:paraId="7AC31A81" w14:textId="77777777" w:rsidTr="001456F6">
        <w:trPr>
          <w:cantSplit/>
          <w:jc w:val="center"/>
        </w:trPr>
        <w:tc>
          <w:tcPr>
            <w:tcW w:w="3690" w:type="dxa"/>
            <w:tcMar>
              <w:top w:w="90" w:type="dxa"/>
              <w:left w:w="100" w:type="dxa"/>
              <w:bottom w:w="90" w:type="dxa"/>
              <w:right w:w="100" w:type="dxa"/>
            </w:tcMar>
            <w:vAlign w:val="center"/>
          </w:tcPr>
          <w:p w14:paraId="224E4126" w14:textId="024DC1CA" w:rsidR="002939E8" w:rsidRPr="001065A1" w:rsidRDefault="00CE64DE" w:rsidP="002122CB">
            <w:pPr>
              <w:bidi/>
              <w:spacing w:after="0"/>
              <w:rPr>
                <w:rFonts w:asciiTheme="minorBidi" w:hAnsiTheme="minorBidi" w:cstheme="minorBidi"/>
                <w:bCs/>
                <w:szCs w:val="20"/>
                <w:rPrChange w:id="111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18" w:author="MOHSEN QURAEN" w:date="2026-09-21T11:09:00Z" w16du:dateUtc="2026-09-21T08:09:00Z">
                  <w:rPr>
                    <w:rFonts w:asciiTheme="minorBidi" w:eastAsia="Arial" w:hAnsiTheme="minorBidi" w:cstheme="minorBidi"/>
                    <w:sz w:val="18"/>
                    <w:szCs w:val="18"/>
                    <w:rtl/>
                  </w:rPr>
                </w:rPrChange>
              </w:rPr>
              <w:t>قائمة اختيار مثل: هوية وطنية، إقامة، جواز سفر، سجل تجاري، رقم ضريبي، أخرى</w:t>
            </w:r>
            <w:ins w:id="1119" w:author="MOHSEN QURAEN" w:date="2026-09-21T11:27:00Z" w16du:dateUtc="2026-09-21T08:27:00Z">
              <w:r w:rsidR="002122CB">
                <w:rPr>
                  <w:rFonts w:asciiTheme="minorBidi" w:eastAsia="Arial" w:hAnsiTheme="minorBidi" w:cstheme="minorBidi" w:hint="cs"/>
                  <w:bCs/>
                  <w:szCs w:val="20"/>
                  <w:rtl/>
                </w:rPr>
                <w:t xml:space="preserve"> </w:t>
              </w:r>
            </w:ins>
            <w:ins w:id="1120" w:author="MOHSEN QURAEN" w:date="2026-09-21T11:32:00Z" w16du:dateUtc="2026-09-21T08:32:00Z">
              <w:r w:rsidR="003B1BBB">
                <w:rPr>
                  <w:rFonts w:asciiTheme="minorBidi" w:eastAsia="Arial" w:hAnsiTheme="minorBidi" w:cstheme="minorBidi" w:hint="cs"/>
                  <w:bCs/>
                  <w:szCs w:val="20"/>
                  <w:rtl/>
                </w:rPr>
                <w:t>.</w:t>
              </w:r>
            </w:ins>
            <w:del w:id="1121" w:author="MOHSEN QURAEN" w:date="2026-09-21T11:27:00Z" w16du:dateUtc="2026-09-21T08:27:00Z">
              <w:r w:rsidR="00AB43AF" w:rsidRPr="001065A1" w:rsidDel="002122CB">
                <w:rPr>
                  <w:rFonts w:asciiTheme="minorBidi" w:eastAsia="Arial" w:hAnsiTheme="minorBidi" w:cstheme="minorBidi"/>
                  <w:bCs/>
                  <w:szCs w:val="20"/>
                  <w:rtl/>
                  <w:rPrChange w:id="1122" w:author="MOHSEN QURAEN" w:date="2026-09-21T11:09:00Z" w16du:dateUtc="2026-09-21T08:09:00Z">
                    <w:rPr>
                      <w:rFonts w:asciiTheme="minorBidi" w:eastAsia="Arial" w:hAnsiTheme="minorBidi" w:cstheme="minorBidi"/>
                      <w:sz w:val="18"/>
                      <w:szCs w:val="18"/>
                      <w:rtl/>
                    </w:rPr>
                  </w:rPrChange>
                </w:rPr>
                <w:delText>.</w:delText>
              </w:r>
            </w:del>
          </w:p>
        </w:tc>
        <w:tc>
          <w:tcPr>
            <w:tcW w:w="1422" w:type="dxa"/>
            <w:tcMar>
              <w:top w:w="90" w:type="dxa"/>
              <w:left w:w="100" w:type="dxa"/>
              <w:bottom w:w="90" w:type="dxa"/>
              <w:right w:w="100" w:type="dxa"/>
            </w:tcMar>
            <w:vAlign w:val="center"/>
          </w:tcPr>
          <w:p w14:paraId="2F261550" w14:textId="77777777" w:rsidR="002939E8" w:rsidRPr="001065A1" w:rsidRDefault="00CE64DE" w:rsidP="00AB43AF">
            <w:pPr>
              <w:bidi/>
              <w:spacing w:after="0"/>
              <w:rPr>
                <w:rFonts w:asciiTheme="minorBidi" w:hAnsiTheme="minorBidi" w:cstheme="minorBidi"/>
                <w:bCs/>
                <w:szCs w:val="20"/>
                <w:rPrChange w:id="112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24" w:author="MOHSEN QURAEN" w:date="2026-09-21T11:09:00Z" w16du:dateUtc="2026-09-21T08:09:00Z">
                  <w:rPr>
                    <w:rFonts w:asciiTheme="minorBidi" w:eastAsia="Arial" w:hAnsiTheme="minorBidi" w:cstheme="minorBidi"/>
                    <w:sz w:val="18"/>
                    <w:szCs w:val="18"/>
                    <w:rtl/>
                  </w:rPr>
                </w:rPrChange>
              </w:rPr>
              <w:t>نعم</w:t>
            </w:r>
          </w:p>
        </w:tc>
        <w:tc>
          <w:tcPr>
            <w:tcW w:w="2556" w:type="dxa"/>
            <w:tcMar>
              <w:top w:w="90" w:type="dxa"/>
              <w:left w:w="100" w:type="dxa"/>
              <w:bottom w:w="90" w:type="dxa"/>
              <w:right w:w="100" w:type="dxa"/>
            </w:tcMar>
            <w:vAlign w:val="center"/>
          </w:tcPr>
          <w:p w14:paraId="630C74FA" w14:textId="77777777" w:rsidR="002939E8" w:rsidRPr="001065A1" w:rsidRDefault="00CE64DE" w:rsidP="00AB43AF">
            <w:pPr>
              <w:bidi/>
              <w:spacing w:after="0"/>
              <w:rPr>
                <w:rFonts w:asciiTheme="minorBidi" w:hAnsiTheme="minorBidi" w:cstheme="minorBidi"/>
                <w:bCs/>
                <w:szCs w:val="20"/>
                <w:rPrChange w:id="112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26" w:author="MOHSEN QURAEN" w:date="2026-09-21T11:09:00Z" w16du:dateUtc="2026-09-21T08:09:00Z">
                  <w:rPr>
                    <w:rFonts w:asciiTheme="minorBidi" w:eastAsia="Arial" w:hAnsiTheme="minorBidi" w:cstheme="minorBidi"/>
                    <w:sz w:val="18"/>
                    <w:szCs w:val="18"/>
                    <w:rtl/>
                  </w:rPr>
                </w:rPrChange>
              </w:rPr>
              <w:t>قائمة اختيار</w:t>
            </w:r>
          </w:p>
        </w:tc>
        <w:tc>
          <w:tcPr>
            <w:tcW w:w="2556" w:type="dxa"/>
            <w:tcMar>
              <w:top w:w="90" w:type="dxa"/>
              <w:left w:w="100" w:type="dxa"/>
              <w:bottom w:w="90" w:type="dxa"/>
              <w:right w:w="100" w:type="dxa"/>
            </w:tcMar>
            <w:vAlign w:val="center"/>
          </w:tcPr>
          <w:p w14:paraId="6FF08FA2" w14:textId="77777777" w:rsidR="002939E8" w:rsidRPr="001065A1" w:rsidRDefault="00CE64DE" w:rsidP="00AB43AF">
            <w:pPr>
              <w:bidi/>
              <w:spacing w:after="0"/>
              <w:rPr>
                <w:rFonts w:asciiTheme="minorBidi" w:hAnsiTheme="minorBidi" w:cstheme="minorBidi"/>
                <w:bCs/>
                <w:szCs w:val="20"/>
                <w:rPrChange w:id="112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28" w:author="MOHSEN QURAEN" w:date="2026-09-21T11:09:00Z" w16du:dateUtc="2026-09-21T08:09:00Z">
                  <w:rPr>
                    <w:rFonts w:asciiTheme="minorBidi" w:eastAsia="Arial" w:hAnsiTheme="minorBidi" w:cstheme="minorBidi"/>
                    <w:sz w:val="18"/>
                    <w:szCs w:val="18"/>
                    <w:rtl/>
                  </w:rPr>
                </w:rPrChange>
              </w:rPr>
              <w:t>نوع البطاقة التعريفية</w:t>
            </w:r>
          </w:p>
        </w:tc>
      </w:tr>
      <w:tr w:rsidR="002939E8" w:rsidRPr="001065A1" w14:paraId="66A0F34B" w14:textId="77777777" w:rsidTr="001456F6">
        <w:trPr>
          <w:cantSplit/>
          <w:jc w:val="center"/>
        </w:trPr>
        <w:tc>
          <w:tcPr>
            <w:tcW w:w="3690" w:type="dxa"/>
            <w:tcMar>
              <w:top w:w="90" w:type="dxa"/>
              <w:left w:w="100" w:type="dxa"/>
              <w:bottom w:w="90" w:type="dxa"/>
              <w:right w:w="100" w:type="dxa"/>
            </w:tcMar>
            <w:vAlign w:val="center"/>
          </w:tcPr>
          <w:p w14:paraId="29DCD35B" w14:textId="7EDB6C30" w:rsidR="002939E8" w:rsidRPr="001065A1" w:rsidRDefault="00CE64DE" w:rsidP="00AB43AF">
            <w:pPr>
              <w:bidi/>
              <w:spacing w:after="0"/>
              <w:rPr>
                <w:rFonts w:asciiTheme="minorBidi" w:hAnsiTheme="minorBidi" w:cstheme="minorBidi"/>
                <w:bCs/>
                <w:szCs w:val="20"/>
                <w:rPrChange w:id="112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30" w:author="MOHSEN QURAEN" w:date="2026-09-21T11:09:00Z" w16du:dateUtc="2026-09-21T08:09:00Z">
                  <w:rPr>
                    <w:rFonts w:asciiTheme="minorBidi" w:eastAsia="Arial" w:hAnsiTheme="minorBidi" w:cstheme="minorBidi"/>
                    <w:sz w:val="18"/>
                    <w:szCs w:val="18"/>
                    <w:rtl/>
                  </w:rPr>
                </w:rPrChange>
              </w:rPr>
              <w:t>يجب أن يكون الرقم فريداً داخل سجل المفوتر لنفس نوع البطاقة</w:t>
            </w:r>
            <w:r w:rsidR="00AB43AF" w:rsidRPr="001065A1">
              <w:rPr>
                <w:rFonts w:asciiTheme="minorBidi" w:eastAsia="Arial" w:hAnsiTheme="minorBidi" w:cstheme="minorBidi"/>
                <w:bCs/>
                <w:szCs w:val="20"/>
                <w:rtl/>
                <w:rPrChange w:id="1131"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17A513B7" w14:textId="77777777" w:rsidR="002939E8" w:rsidRPr="001065A1" w:rsidRDefault="00CE64DE" w:rsidP="00AB43AF">
            <w:pPr>
              <w:bidi/>
              <w:spacing w:after="0"/>
              <w:rPr>
                <w:rFonts w:asciiTheme="minorBidi" w:hAnsiTheme="minorBidi" w:cstheme="minorBidi"/>
                <w:bCs/>
                <w:szCs w:val="20"/>
                <w:rPrChange w:id="113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33" w:author="MOHSEN QURAEN" w:date="2026-09-21T11:09:00Z" w16du:dateUtc="2026-09-21T08:09:00Z">
                  <w:rPr>
                    <w:rFonts w:asciiTheme="minorBidi" w:eastAsia="Arial" w:hAnsiTheme="minorBidi" w:cstheme="minorBidi"/>
                    <w:sz w:val="18"/>
                    <w:szCs w:val="18"/>
                    <w:rtl/>
                  </w:rPr>
                </w:rPrChange>
              </w:rPr>
              <w:t>نعم</w:t>
            </w:r>
          </w:p>
        </w:tc>
        <w:tc>
          <w:tcPr>
            <w:tcW w:w="2556" w:type="dxa"/>
            <w:tcMar>
              <w:top w:w="90" w:type="dxa"/>
              <w:left w:w="100" w:type="dxa"/>
              <w:bottom w:w="90" w:type="dxa"/>
              <w:right w:w="100" w:type="dxa"/>
            </w:tcMar>
            <w:vAlign w:val="center"/>
          </w:tcPr>
          <w:p w14:paraId="32F21C29" w14:textId="77777777" w:rsidR="002939E8" w:rsidRPr="001065A1" w:rsidRDefault="00CE64DE" w:rsidP="00AB43AF">
            <w:pPr>
              <w:bidi/>
              <w:spacing w:after="0"/>
              <w:rPr>
                <w:rFonts w:asciiTheme="minorBidi" w:hAnsiTheme="minorBidi" w:cstheme="minorBidi"/>
                <w:bCs/>
                <w:szCs w:val="20"/>
                <w:rPrChange w:id="113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35" w:author="MOHSEN QURAEN" w:date="2026-09-21T11:09:00Z" w16du:dateUtc="2026-09-21T08:09:00Z">
                  <w:rPr>
                    <w:rFonts w:asciiTheme="minorBidi" w:eastAsia="Arial" w:hAnsiTheme="minorBidi" w:cstheme="minorBidi"/>
                    <w:sz w:val="18"/>
                    <w:szCs w:val="18"/>
                    <w:rtl/>
                  </w:rPr>
                </w:rPrChange>
              </w:rPr>
              <w:t>نصي/رقمي</w:t>
            </w:r>
          </w:p>
        </w:tc>
        <w:tc>
          <w:tcPr>
            <w:tcW w:w="2556" w:type="dxa"/>
            <w:tcMar>
              <w:top w:w="90" w:type="dxa"/>
              <w:left w:w="100" w:type="dxa"/>
              <w:bottom w:w="90" w:type="dxa"/>
              <w:right w:w="100" w:type="dxa"/>
            </w:tcMar>
            <w:vAlign w:val="center"/>
          </w:tcPr>
          <w:p w14:paraId="0D2F3214" w14:textId="77777777" w:rsidR="002939E8" w:rsidRPr="001065A1" w:rsidRDefault="00CE64DE" w:rsidP="00AB43AF">
            <w:pPr>
              <w:bidi/>
              <w:spacing w:after="0"/>
              <w:rPr>
                <w:rFonts w:asciiTheme="minorBidi" w:hAnsiTheme="minorBidi" w:cstheme="minorBidi"/>
                <w:bCs/>
                <w:szCs w:val="20"/>
                <w:rPrChange w:id="113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37" w:author="MOHSEN QURAEN" w:date="2026-09-21T11:09:00Z" w16du:dateUtc="2026-09-21T08:09:00Z">
                  <w:rPr>
                    <w:rFonts w:asciiTheme="minorBidi" w:eastAsia="Arial" w:hAnsiTheme="minorBidi" w:cstheme="minorBidi"/>
                    <w:sz w:val="18"/>
                    <w:szCs w:val="18"/>
                    <w:rtl/>
                  </w:rPr>
                </w:rPrChange>
              </w:rPr>
              <w:t>رقم البطاقة التعريفية</w:t>
            </w:r>
          </w:p>
        </w:tc>
      </w:tr>
      <w:tr w:rsidR="003B1BBB" w:rsidRPr="001065A1" w14:paraId="7DCAFBE8" w14:textId="77777777" w:rsidTr="001456F6">
        <w:trPr>
          <w:cantSplit/>
          <w:jc w:val="center"/>
          <w:ins w:id="1138" w:author="MOHSEN QURAEN" w:date="2026-09-21T11:32:00Z" w16du:dateUtc="2026-09-21T08:32:00Z"/>
        </w:trPr>
        <w:tc>
          <w:tcPr>
            <w:tcW w:w="3690" w:type="dxa"/>
            <w:tcMar>
              <w:top w:w="90" w:type="dxa"/>
              <w:left w:w="100" w:type="dxa"/>
              <w:bottom w:w="90" w:type="dxa"/>
              <w:right w:w="100" w:type="dxa"/>
            </w:tcMar>
            <w:vAlign w:val="center"/>
          </w:tcPr>
          <w:p w14:paraId="3300E2E8" w14:textId="09B3CD79" w:rsidR="003B1BBB" w:rsidRPr="002F21A7" w:rsidRDefault="002F21A7" w:rsidP="002F21A7">
            <w:pPr>
              <w:bidi/>
              <w:spacing w:after="0"/>
              <w:rPr>
                <w:ins w:id="1139" w:author="MOHSEN QURAEN" w:date="2026-09-21T11:32:00Z" w16du:dateUtc="2026-09-21T08:32:00Z"/>
                <w:rFonts w:asciiTheme="minorBidi" w:eastAsia="Arial" w:hAnsiTheme="minorBidi" w:cstheme="minorBidi"/>
                <w:bCs/>
                <w:szCs w:val="20"/>
                <w:rtl/>
              </w:rPr>
            </w:pPr>
            <w:ins w:id="1140" w:author="MOHSEN QURAEN" w:date="2026-09-21T11:33:00Z">
              <w:r w:rsidRPr="002F21A7">
                <w:rPr>
                  <w:rFonts w:asciiTheme="minorBidi" w:eastAsia="Arial" w:hAnsiTheme="minorBidi" w:cstheme="minorBidi"/>
                  <w:bCs/>
                  <w:szCs w:val="20"/>
                  <w:rtl/>
                  <w:rPrChange w:id="1141" w:author="MOHSEN QURAEN" w:date="2026-09-21T11:33:00Z" w16du:dateUtc="2026-09-21T08:33:00Z">
                    <w:rPr>
                      <w:rFonts w:asciiTheme="minorBidi" w:eastAsia="Arial" w:hAnsiTheme="minorBidi" w:cstheme="minorBidi"/>
                      <w:b/>
                      <w:szCs w:val="20"/>
                      <w:rtl/>
                    </w:rPr>
                  </w:rPrChange>
                </w:rPr>
                <w:t>يجب ألا يسمح النظام بإدخال أو حفظ تاريخ منتهي الصلاحية، كما يجب ألا يسمح بإدخال تاريخ إنشاء مستقبلي</w:t>
              </w:r>
            </w:ins>
          </w:p>
        </w:tc>
        <w:tc>
          <w:tcPr>
            <w:tcW w:w="1422" w:type="dxa"/>
            <w:tcMar>
              <w:top w:w="90" w:type="dxa"/>
              <w:left w:w="100" w:type="dxa"/>
              <w:bottom w:w="90" w:type="dxa"/>
              <w:right w:w="100" w:type="dxa"/>
            </w:tcMar>
            <w:vAlign w:val="center"/>
          </w:tcPr>
          <w:p w14:paraId="440D9A73" w14:textId="706EC13A" w:rsidR="003B1BBB" w:rsidRPr="003B1BBB" w:rsidRDefault="0021626E" w:rsidP="00AB43AF">
            <w:pPr>
              <w:bidi/>
              <w:spacing w:after="0"/>
              <w:rPr>
                <w:ins w:id="1142" w:author="MOHSEN QURAEN" w:date="2026-09-21T11:32:00Z" w16du:dateUtc="2026-09-21T08:32:00Z"/>
                <w:rFonts w:asciiTheme="minorBidi" w:eastAsia="Arial" w:hAnsiTheme="minorBidi" w:cstheme="minorBidi"/>
                <w:bCs/>
                <w:szCs w:val="20"/>
                <w:rtl/>
              </w:rPr>
            </w:pPr>
            <w:ins w:id="1143" w:author="MOHSEN QURAEN" w:date="2026-09-21T11:32:00Z" w16du:dateUtc="2026-09-21T08:32:00Z">
              <w:r>
                <w:rPr>
                  <w:rFonts w:asciiTheme="minorBidi" w:eastAsia="Arial" w:hAnsiTheme="minorBidi" w:cstheme="minorBidi" w:hint="cs"/>
                  <w:bCs/>
                  <w:szCs w:val="20"/>
                  <w:rtl/>
                </w:rPr>
                <w:t>نعم</w:t>
              </w:r>
            </w:ins>
          </w:p>
        </w:tc>
        <w:tc>
          <w:tcPr>
            <w:tcW w:w="2556" w:type="dxa"/>
            <w:tcMar>
              <w:top w:w="90" w:type="dxa"/>
              <w:left w:w="100" w:type="dxa"/>
              <w:bottom w:w="90" w:type="dxa"/>
              <w:right w:w="100" w:type="dxa"/>
            </w:tcMar>
            <w:vAlign w:val="center"/>
          </w:tcPr>
          <w:p w14:paraId="58EB0225" w14:textId="142BF6AA" w:rsidR="003B1BBB" w:rsidRPr="003B1BBB" w:rsidRDefault="0021626E" w:rsidP="00AB43AF">
            <w:pPr>
              <w:bidi/>
              <w:spacing w:after="0"/>
              <w:rPr>
                <w:ins w:id="1144" w:author="MOHSEN QURAEN" w:date="2026-09-21T11:32:00Z" w16du:dateUtc="2026-09-21T08:32:00Z"/>
                <w:rFonts w:asciiTheme="minorBidi" w:eastAsia="Arial" w:hAnsiTheme="minorBidi" w:cstheme="minorBidi"/>
                <w:bCs/>
                <w:szCs w:val="20"/>
                <w:rtl/>
              </w:rPr>
            </w:pPr>
            <w:ins w:id="1145" w:author="MOHSEN QURAEN" w:date="2026-09-21T11:32:00Z" w16du:dateUtc="2026-09-21T08:32:00Z">
              <w:r>
                <w:rPr>
                  <w:rFonts w:asciiTheme="minorBidi" w:eastAsia="Arial" w:hAnsiTheme="minorBidi" w:cstheme="minorBidi" w:hint="cs"/>
                  <w:bCs/>
                  <w:szCs w:val="20"/>
                  <w:rtl/>
                </w:rPr>
                <w:t>رقمي</w:t>
              </w:r>
            </w:ins>
          </w:p>
        </w:tc>
        <w:tc>
          <w:tcPr>
            <w:tcW w:w="2556" w:type="dxa"/>
            <w:tcMar>
              <w:top w:w="90" w:type="dxa"/>
              <w:left w:w="100" w:type="dxa"/>
              <w:bottom w:w="90" w:type="dxa"/>
              <w:right w:w="100" w:type="dxa"/>
            </w:tcMar>
            <w:vAlign w:val="center"/>
          </w:tcPr>
          <w:p w14:paraId="4ABE3383" w14:textId="1A91173E" w:rsidR="003B1BBB" w:rsidRPr="003B1BBB" w:rsidRDefault="0021626E" w:rsidP="00AB43AF">
            <w:pPr>
              <w:bidi/>
              <w:spacing w:after="0"/>
              <w:rPr>
                <w:ins w:id="1146" w:author="MOHSEN QURAEN" w:date="2026-09-21T11:32:00Z" w16du:dateUtc="2026-09-21T08:32:00Z"/>
                <w:rFonts w:asciiTheme="minorBidi" w:eastAsia="Arial" w:hAnsiTheme="minorBidi" w:cstheme="minorBidi"/>
                <w:bCs/>
                <w:szCs w:val="20"/>
                <w:rtl/>
              </w:rPr>
            </w:pPr>
            <w:ins w:id="1147" w:author="MOHSEN QURAEN" w:date="2026-09-21T11:32:00Z" w16du:dateUtc="2026-09-21T08:32:00Z">
              <w:r>
                <w:rPr>
                  <w:rFonts w:asciiTheme="minorBidi" w:eastAsia="Arial" w:hAnsiTheme="minorBidi" w:cstheme="minorBidi" w:hint="cs"/>
                  <w:bCs/>
                  <w:szCs w:val="20"/>
                  <w:rtl/>
                </w:rPr>
                <w:t>تاريخ اصدار البطاقة التعريفية</w:t>
              </w:r>
            </w:ins>
          </w:p>
        </w:tc>
      </w:tr>
      <w:tr w:rsidR="002939E8" w:rsidRPr="001065A1" w14:paraId="69C483BD" w14:textId="77777777" w:rsidTr="001456F6">
        <w:trPr>
          <w:cantSplit/>
          <w:jc w:val="center"/>
        </w:trPr>
        <w:tc>
          <w:tcPr>
            <w:tcW w:w="3690" w:type="dxa"/>
            <w:tcMar>
              <w:top w:w="90" w:type="dxa"/>
              <w:left w:w="100" w:type="dxa"/>
              <w:bottom w:w="90" w:type="dxa"/>
              <w:right w:w="100" w:type="dxa"/>
            </w:tcMar>
            <w:vAlign w:val="center"/>
          </w:tcPr>
          <w:p w14:paraId="47A26FC5" w14:textId="1E5A779A" w:rsidR="002939E8" w:rsidRPr="001065A1" w:rsidRDefault="00CE64DE" w:rsidP="00AB43AF">
            <w:pPr>
              <w:bidi/>
              <w:spacing w:after="0"/>
              <w:rPr>
                <w:rFonts w:asciiTheme="minorBidi" w:hAnsiTheme="minorBidi" w:cstheme="minorBidi"/>
                <w:bCs/>
                <w:szCs w:val="20"/>
                <w:rPrChange w:id="114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49" w:author="MOHSEN QURAEN" w:date="2026-09-21T11:09:00Z" w16du:dateUtc="2026-09-21T08:09:00Z">
                  <w:rPr>
                    <w:rFonts w:asciiTheme="minorBidi" w:eastAsia="Arial" w:hAnsiTheme="minorBidi" w:cstheme="minorBidi"/>
                    <w:sz w:val="18"/>
                    <w:szCs w:val="18"/>
                    <w:rtl/>
                  </w:rPr>
                </w:rPrChange>
              </w:rPr>
              <w:t>لا يسمح بتاريخ مستقبلي، ويجب أن يدعم التقويم المعتمد في المنصة</w:t>
            </w:r>
            <w:r w:rsidR="00AB43AF" w:rsidRPr="001065A1">
              <w:rPr>
                <w:rFonts w:asciiTheme="minorBidi" w:eastAsia="Arial" w:hAnsiTheme="minorBidi" w:cstheme="minorBidi"/>
                <w:bCs/>
                <w:szCs w:val="20"/>
                <w:rtl/>
                <w:rPrChange w:id="1150"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3DA6A525" w14:textId="77777777" w:rsidR="002939E8" w:rsidRPr="001065A1" w:rsidRDefault="00CE64DE" w:rsidP="00AB43AF">
            <w:pPr>
              <w:bidi/>
              <w:spacing w:after="0"/>
              <w:rPr>
                <w:rFonts w:asciiTheme="minorBidi" w:hAnsiTheme="minorBidi" w:cstheme="minorBidi"/>
                <w:bCs/>
                <w:szCs w:val="20"/>
                <w:rPrChange w:id="115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52" w:author="MOHSEN QURAEN" w:date="2026-09-21T11:09:00Z" w16du:dateUtc="2026-09-21T08:09:00Z">
                  <w:rPr>
                    <w:rFonts w:asciiTheme="minorBidi" w:eastAsia="Arial" w:hAnsiTheme="minorBidi" w:cstheme="minorBidi"/>
                    <w:sz w:val="18"/>
                    <w:szCs w:val="18"/>
                    <w:rtl/>
                  </w:rPr>
                </w:rPrChange>
              </w:rPr>
              <w:t>نعم</w:t>
            </w:r>
          </w:p>
        </w:tc>
        <w:tc>
          <w:tcPr>
            <w:tcW w:w="2556" w:type="dxa"/>
            <w:tcMar>
              <w:top w:w="90" w:type="dxa"/>
              <w:left w:w="100" w:type="dxa"/>
              <w:bottom w:w="90" w:type="dxa"/>
              <w:right w:w="100" w:type="dxa"/>
            </w:tcMar>
            <w:vAlign w:val="center"/>
          </w:tcPr>
          <w:p w14:paraId="3D1A4858" w14:textId="77777777" w:rsidR="002939E8" w:rsidRPr="001065A1" w:rsidRDefault="00CE64DE" w:rsidP="00AB43AF">
            <w:pPr>
              <w:bidi/>
              <w:spacing w:after="0"/>
              <w:rPr>
                <w:rFonts w:asciiTheme="minorBidi" w:hAnsiTheme="minorBidi" w:cstheme="minorBidi"/>
                <w:bCs/>
                <w:szCs w:val="20"/>
                <w:rPrChange w:id="115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54" w:author="MOHSEN QURAEN" w:date="2026-09-21T11:09:00Z" w16du:dateUtc="2026-09-21T08:09:00Z">
                  <w:rPr>
                    <w:rFonts w:asciiTheme="minorBidi" w:eastAsia="Arial" w:hAnsiTheme="minorBidi" w:cstheme="minorBidi"/>
                    <w:sz w:val="18"/>
                    <w:szCs w:val="18"/>
                    <w:rtl/>
                  </w:rPr>
                </w:rPrChange>
              </w:rPr>
              <w:t>تاريخ</w:t>
            </w:r>
          </w:p>
        </w:tc>
        <w:tc>
          <w:tcPr>
            <w:tcW w:w="2556" w:type="dxa"/>
            <w:tcMar>
              <w:top w:w="90" w:type="dxa"/>
              <w:left w:w="100" w:type="dxa"/>
              <w:bottom w:w="90" w:type="dxa"/>
              <w:right w:w="100" w:type="dxa"/>
            </w:tcMar>
            <w:vAlign w:val="center"/>
          </w:tcPr>
          <w:p w14:paraId="345631E2" w14:textId="77777777" w:rsidR="002939E8" w:rsidRPr="001065A1" w:rsidRDefault="00CE64DE" w:rsidP="00AB43AF">
            <w:pPr>
              <w:bidi/>
              <w:spacing w:after="0"/>
              <w:rPr>
                <w:rFonts w:asciiTheme="minorBidi" w:hAnsiTheme="minorBidi" w:cstheme="minorBidi"/>
                <w:bCs/>
                <w:szCs w:val="20"/>
                <w:rPrChange w:id="115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56" w:author="MOHSEN QURAEN" w:date="2026-09-21T11:09:00Z" w16du:dateUtc="2026-09-21T08:09:00Z">
                  <w:rPr>
                    <w:rFonts w:asciiTheme="minorBidi" w:eastAsia="Arial" w:hAnsiTheme="minorBidi" w:cstheme="minorBidi"/>
                    <w:sz w:val="18"/>
                    <w:szCs w:val="18"/>
                    <w:rtl/>
                  </w:rPr>
                </w:rPrChange>
              </w:rPr>
              <w:t>تاريخ الميلاد</w:t>
            </w:r>
          </w:p>
        </w:tc>
      </w:tr>
      <w:tr w:rsidR="002939E8" w:rsidRPr="001065A1" w14:paraId="2055D59E" w14:textId="77777777" w:rsidTr="001456F6">
        <w:trPr>
          <w:cantSplit/>
          <w:jc w:val="center"/>
        </w:trPr>
        <w:tc>
          <w:tcPr>
            <w:tcW w:w="3690" w:type="dxa"/>
            <w:tcMar>
              <w:top w:w="90" w:type="dxa"/>
              <w:left w:w="100" w:type="dxa"/>
              <w:bottom w:w="90" w:type="dxa"/>
              <w:right w:w="100" w:type="dxa"/>
            </w:tcMar>
            <w:vAlign w:val="center"/>
          </w:tcPr>
          <w:p w14:paraId="32FEE54B" w14:textId="0684516C" w:rsidR="002939E8" w:rsidRPr="001065A1" w:rsidRDefault="00CE64DE" w:rsidP="00AB43AF">
            <w:pPr>
              <w:bidi/>
              <w:spacing w:after="0"/>
              <w:rPr>
                <w:rFonts w:asciiTheme="minorBidi" w:hAnsiTheme="minorBidi" w:cstheme="minorBidi"/>
                <w:bCs/>
                <w:szCs w:val="20"/>
                <w:rPrChange w:id="115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58" w:author="MOHSEN QURAEN" w:date="2026-09-21T11:09:00Z" w16du:dateUtc="2026-09-21T08:09:00Z">
                  <w:rPr>
                    <w:rFonts w:asciiTheme="minorBidi" w:eastAsia="Arial" w:hAnsiTheme="minorBidi" w:cstheme="minorBidi"/>
                    <w:sz w:val="18"/>
                    <w:szCs w:val="18"/>
                    <w:rtl/>
                  </w:rPr>
                </w:rPrChange>
              </w:rPr>
              <w:t>قائمة اختيار قابلة للإعداد الدول المدعومة</w:t>
            </w:r>
            <w:r w:rsidR="00AB43AF" w:rsidRPr="001065A1">
              <w:rPr>
                <w:rFonts w:asciiTheme="minorBidi" w:eastAsia="Arial" w:hAnsiTheme="minorBidi" w:cstheme="minorBidi"/>
                <w:bCs/>
                <w:szCs w:val="20"/>
                <w:rtl/>
                <w:rPrChange w:id="1159"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77AF3CD8" w14:textId="33BF1D16" w:rsidR="002939E8" w:rsidRPr="001065A1" w:rsidRDefault="00CE64DE" w:rsidP="00AB43AF">
            <w:pPr>
              <w:bidi/>
              <w:spacing w:after="0"/>
              <w:rPr>
                <w:rFonts w:asciiTheme="minorBidi" w:hAnsiTheme="minorBidi" w:cstheme="minorBidi"/>
                <w:bCs/>
                <w:szCs w:val="20"/>
                <w:rPrChange w:id="1160" w:author="MOHSEN QURAEN" w:date="2026-09-21T11:09:00Z" w16du:dateUtc="2026-09-21T08:09:00Z">
                  <w:rPr>
                    <w:rFonts w:asciiTheme="minorBidi" w:hAnsiTheme="minorBidi" w:cstheme="minorBidi"/>
                    <w:sz w:val="18"/>
                    <w:szCs w:val="18"/>
                  </w:rPr>
                </w:rPrChange>
              </w:rPr>
            </w:pPr>
            <w:del w:id="1161" w:author="Anas Alkuraimi" w:date="2026-08-09T16:30:00Z" w16du:dateUtc="2026-08-09T12:30:00Z">
              <w:r w:rsidRPr="001065A1" w:rsidDel="00D93B3C">
                <w:rPr>
                  <w:rFonts w:asciiTheme="minorBidi" w:eastAsia="Arial" w:hAnsiTheme="minorBidi" w:cstheme="minorBidi"/>
                  <w:bCs/>
                  <w:szCs w:val="20"/>
                  <w:rtl/>
                  <w:rPrChange w:id="1162" w:author="MOHSEN QURAEN" w:date="2026-09-21T11:09:00Z" w16du:dateUtc="2026-09-21T08:09:00Z">
                    <w:rPr>
                      <w:rFonts w:asciiTheme="minorBidi" w:eastAsia="Arial" w:hAnsiTheme="minorBidi" w:cstheme="minorBidi"/>
                      <w:sz w:val="18"/>
                      <w:szCs w:val="18"/>
                      <w:rtl/>
                    </w:rPr>
                  </w:rPrChange>
                </w:rPr>
                <w:delText>يفضل</w:delText>
              </w:r>
              <w:r w:rsidR="001456F6" w:rsidRPr="001065A1" w:rsidDel="00D93B3C">
                <w:rPr>
                  <w:rFonts w:asciiTheme="minorBidi" w:eastAsia="Arial" w:hAnsiTheme="minorBidi" w:cstheme="minorBidi"/>
                  <w:bCs/>
                  <w:szCs w:val="20"/>
                  <w:rPrChange w:id="1163" w:author="MOHSEN QURAEN" w:date="2026-09-21T11:09:00Z" w16du:dateUtc="2026-09-21T08:09:00Z">
                    <w:rPr>
                      <w:rFonts w:asciiTheme="minorBidi" w:eastAsia="Arial" w:hAnsiTheme="minorBidi" w:cstheme="minorBidi"/>
                      <w:sz w:val="18"/>
                      <w:szCs w:val="18"/>
                    </w:rPr>
                  </w:rPrChange>
                </w:rPr>
                <w:delText xml:space="preserve"> </w:delText>
              </w:r>
              <w:r w:rsidR="001456F6" w:rsidRPr="001065A1" w:rsidDel="00D93B3C">
                <w:rPr>
                  <w:rFonts w:asciiTheme="minorBidi" w:eastAsia="Arial" w:hAnsiTheme="minorBidi" w:cstheme="minorBidi"/>
                  <w:bCs/>
                  <w:szCs w:val="20"/>
                  <w:rtl/>
                  <w:rPrChange w:id="1164" w:author="MOHSEN QURAEN" w:date="2026-09-21T11:09:00Z" w16du:dateUtc="2026-09-21T08:09:00Z">
                    <w:rPr>
                      <w:rFonts w:asciiTheme="minorBidi" w:eastAsia="Arial" w:hAnsiTheme="minorBidi" w:cstheme="minorBidi"/>
                      <w:sz w:val="18"/>
                      <w:szCs w:val="18"/>
                      <w:rtl/>
                    </w:rPr>
                  </w:rPrChange>
                </w:rPr>
                <w:delText>حسب</w:delText>
              </w:r>
            </w:del>
            <w:ins w:id="1165" w:author="Anas Alkuraimi" w:date="2026-08-09T16:30:00Z" w16du:dateUtc="2026-08-09T12:30:00Z">
              <w:r w:rsidR="00D93B3C" w:rsidRPr="001065A1">
                <w:rPr>
                  <w:rFonts w:asciiTheme="minorBidi" w:eastAsia="Arial" w:hAnsiTheme="minorBidi" w:cstheme="minorBidi" w:hint="eastAsia"/>
                  <w:bCs/>
                  <w:szCs w:val="20"/>
                  <w:rtl/>
                  <w:rPrChange w:id="1166" w:author="MOHSEN QURAEN" w:date="2026-09-21T11:09:00Z" w16du:dateUtc="2026-09-21T08:09:00Z">
                    <w:rPr>
                      <w:rFonts w:asciiTheme="minorBidi" w:eastAsia="Arial" w:hAnsiTheme="minorBidi" w:cstheme="minorBidi" w:hint="eastAsia"/>
                      <w:sz w:val="18"/>
                      <w:szCs w:val="18"/>
                      <w:rtl/>
                    </w:rPr>
                  </w:rPrChange>
                </w:rPr>
                <w:t>نعم</w:t>
              </w:r>
            </w:ins>
          </w:p>
        </w:tc>
        <w:tc>
          <w:tcPr>
            <w:tcW w:w="2556" w:type="dxa"/>
            <w:tcMar>
              <w:top w:w="90" w:type="dxa"/>
              <w:left w:w="100" w:type="dxa"/>
              <w:bottom w:w="90" w:type="dxa"/>
              <w:right w:w="100" w:type="dxa"/>
            </w:tcMar>
            <w:vAlign w:val="center"/>
          </w:tcPr>
          <w:p w14:paraId="18BE1911" w14:textId="585DDF22" w:rsidR="002939E8" w:rsidRPr="001065A1" w:rsidRDefault="00CE64DE" w:rsidP="00AB43AF">
            <w:pPr>
              <w:bidi/>
              <w:spacing w:after="0"/>
              <w:rPr>
                <w:rFonts w:asciiTheme="minorBidi" w:hAnsiTheme="minorBidi" w:cstheme="minorBidi"/>
                <w:bCs/>
                <w:szCs w:val="20"/>
                <w:rtl/>
                <w:lang w:bidi="ar-YE"/>
                <w:rPrChange w:id="1167" w:author="MOHSEN QURAEN" w:date="2026-09-21T11:09:00Z" w16du:dateUtc="2026-09-21T08:09:00Z">
                  <w:rPr>
                    <w:rFonts w:asciiTheme="minorBidi" w:hAnsiTheme="minorBidi" w:cstheme="minorBidi"/>
                    <w:sz w:val="18"/>
                    <w:szCs w:val="18"/>
                    <w:rtl/>
                    <w:lang w:bidi="ar-YE"/>
                  </w:rPr>
                </w:rPrChange>
              </w:rPr>
            </w:pPr>
            <w:r w:rsidRPr="001065A1">
              <w:rPr>
                <w:rFonts w:asciiTheme="minorBidi" w:eastAsia="Arial" w:hAnsiTheme="minorBidi" w:cstheme="minorBidi"/>
                <w:bCs/>
                <w:szCs w:val="20"/>
                <w:rtl/>
                <w:rPrChange w:id="1168" w:author="MOHSEN QURAEN" w:date="2026-09-21T11:09:00Z" w16du:dateUtc="2026-09-21T08:09:00Z">
                  <w:rPr>
                    <w:rFonts w:asciiTheme="minorBidi" w:eastAsia="Arial" w:hAnsiTheme="minorBidi" w:cstheme="minorBidi"/>
                    <w:sz w:val="18"/>
                    <w:szCs w:val="18"/>
                    <w:rtl/>
                  </w:rPr>
                </w:rPrChange>
              </w:rPr>
              <w:t>قائمة اختيار</w:t>
            </w:r>
            <w:r w:rsidR="00AB43AF" w:rsidRPr="001065A1">
              <w:rPr>
                <w:rFonts w:asciiTheme="minorBidi" w:eastAsia="Arial" w:hAnsiTheme="minorBidi" w:cstheme="minorBidi"/>
                <w:bCs/>
                <w:szCs w:val="20"/>
                <w:rtl/>
                <w:rPrChange w:id="1169" w:author="MOHSEN QURAEN" w:date="2026-09-21T11:09:00Z" w16du:dateUtc="2026-09-21T08:09:00Z">
                  <w:rPr>
                    <w:rFonts w:asciiTheme="minorBidi" w:eastAsia="Arial" w:hAnsiTheme="minorBidi" w:cstheme="minorBidi"/>
                    <w:sz w:val="18"/>
                    <w:szCs w:val="18"/>
                    <w:rtl/>
                  </w:rPr>
                </w:rPrChange>
              </w:rPr>
              <w:t xml:space="preserve"> ونصي</w:t>
            </w:r>
          </w:p>
        </w:tc>
        <w:tc>
          <w:tcPr>
            <w:tcW w:w="2556" w:type="dxa"/>
            <w:tcMar>
              <w:top w:w="90" w:type="dxa"/>
              <w:left w:w="100" w:type="dxa"/>
              <w:bottom w:w="90" w:type="dxa"/>
              <w:right w:w="100" w:type="dxa"/>
            </w:tcMar>
            <w:vAlign w:val="center"/>
          </w:tcPr>
          <w:p w14:paraId="4FD4588C" w14:textId="77777777" w:rsidR="002939E8" w:rsidRPr="001065A1" w:rsidRDefault="00CE64DE" w:rsidP="00AB43AF">
            <w:pPr>
              <w:bidi/>
              <w:spacing w:after="0"/>
              <w:rPr>
                <w:rFonts w:asciiTheme="minorBidi" w:hAnsiTheme="minorBidi" w:cstheme="minorBidi"/>
                <w:bCs/>
                <w:szCs w:val="20"/>
                <w:rPrChange w:id="1170"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71" w:author="MOHSEN QURAEN" w:date="2026-09-21T11:09:00Z" w16du:dateUtc="2026-09-21T08:09:00Z">
                  <w:rPr>
                    <w:rFonts w:asciiTheme="minorBidi" w:eastAsia="Arial" w:hAnsiTheme="minorBidi" w:cstheme="minorBidi"/>
                    <w:sz w:val="18"/>
                    <w:szCs w:val="18"/>
                    <w:rtl/>
                  </w:rPr>
                </w:rPrChange>
              </w:rPr>
              <w:t>الجنسية</w:t>
            </w:r>
          </w:p>
        </w:tc>
      </w:tr>
      <w:tr w:rsidR="002939E8" w:rsidRPr="001065A1" w14:paraId="0B510497" w14:textId="77777777" w:rsidTr="001456F6">
        <w:trPr>
          <w:cantSplit/>
          <w:jc w:val="center"/>
        </w:trPr>
        <w:tc>
          <w:tcPr>
            <w:tcW w:w="3690" w:type="dxa"/>
            <w:tcMar>
              <w:top w:w="90" w:type="dxa"/>
              <w:left w:w="100" w:type="dxa"/>
              <w:bottom w:w="90" w:type="dxa"/>
              <w:right w:w="100" w:type="dxa"/>
            </w:tcMar>
            <w:vAlign w:val="center"/>
          </w:tcPr>
          <w:p w14:paraId="17F0D150" w14:textId="2BF5DDCD" w:rsidR="002939E8" w:rsidRPr="001065A1" w:rsidRDefault="00CE64DE" w:rsidP="00AB43AF">
            <w:pPr>
              <w:bidi/>
              <w:spacing w:after="0"/>
              <w:rPr>
                <w:rFonts w:asciiTheme="minorBidi" w:hAnsiTheme="minorBidi" w:cstheme="minorBidi"/>
                <w:bCs/>
                <w:szCs w:val="20"/>
                <w:rPrChange w:id="117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73" w:author="MOHSEN QURAEN" w:date="2026-09-21T11:09:00Z" w16du:dateUtc="2026-09-21T08:09:00Z">
                  <w:rPr>
                    <w:rFonts w:asciiTheme="minorBidi" w:eastAsia="Arial" w:hAnsiTheme="minorBidi" w:cstheme="minorBidi"/>
                    <w:sz w:val="18"/>
                    <w:szCs w:val="18"/>
                    <w:rtl/>
                  </w:rPr>
                </w:rPrChange>
              </w:rPr>
              <w:t>مثل مالك، شريك، مفوض، مدير، مستفيد فعلي، أو غيره</w:t>
            </w:r>
            <w:r w:rsidR="00AB43AF" w:rsidRPr="001065A1">
              <w:rPr>
                <w:rFonts w:asciiTheme="minorBidi" w:eastAsia="Arial" w:hAnsiTheme="minorBidi" w:cstheme="minorBidi"/>
                <w:bCs/>
                <w:szCs w:val="20"/>
                <w:rtl/>
                <w:rPrChange w:id="1174"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0C9AA569" w14:textId="77777777" w:rsidR="002939E8" w:rsidRPr="001065A1" w:rsidRDefault="00CE64DE" w:rsidP="00AB43AF">
            <w:pPr>
              <w:bidi/>
              <w:spacing w:after="0"/>
              <w:rPr>
                <w:rFonts w:asciiTheme="minorBidi" w:hAnsiTheme="minorBidi" w:cstheme="minorBidi"/>
                <w:bCs/>
                <w:szCs w:val="20"/>
                <w:rPrChange w:id="117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76" w:author="MOHSEN QURAEN" w:date="2026-09-21T11:09:00Z" w16du:dateUtc="2026-09-21T08:09:00Z">
                  <w:rPr>
                    <w:rFonts w:asciiTheme="minorBidi" w:eastAsia="Arial" w:hAnsiTheme="minorBidi" w:cstheme="minorBidi"/>
                    <w:sz w:val="18"/>
                    <w:szCs w:val="18"/>
                    <w:rtl/>
                  </w:rPr>
                </w:rPrChange>
              </w:rPr>
              <w:t>نعم</w:t>
            </w:r>
          </w:p>
        </w:tc>
        <w:tc>
          <w:tcPr>
            <w:tcW w:w="2556" w:type="dxa"/>
            <w:tcMar>
              <w:top w:w="90" w:type="dxa"/>
              <w:left w:w="100" w:type="dxa"/>
              <w:bottom w:w="90" w:type="dxa"/>
              <w:right w:w="100" w:type="dxa"/>
            </w:tcMar>
            <w:vAlign w:val="center"/>
          </w:tcPr>
          <w:p w14:paraId="23C85B3A" w14:textId="77777777" w:rsidR="002939E8" w:rsidRPr="001065A1" w:rsidRDefault="00CE64DE" w:rsidP="00AB43AF">
            <w:pPr>
              <w:bidi/>
              <w:spacing w:after="0"/>
              <w:rPr>
                <w:rFonts w:asciiTheme="minorBidi" w:hAnsiTheme="minorBidi" w:cstheme="minorBidi"/>
                <w:bCs/>
                <w:szCs w:val="20"/>
                <w:rPrChange w:id="117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78" w:author="MOHSEN QURAEN" w:date="2026-09-21T11:09:00Z" w16du:dateUtc="2026-09-21T08:09:00Z">
                  <w:rPr>
                    <w:rFonts w:asciiTheme="minorBidi" w:eastAsia="Arial" w:hAnsiTheme="minorBidi" w:cstheme="minorBidi"/>
                    <w:sz w:val="18"/>
                    <w:szCs w:val="18"/>
                    <w:rtl/>
                  </w:rPr>
                </w:rPrChange>
              </w:rPr>
              <w:t>قائمة اختيار</w:t>
            </w:r>
          </w:p>
        </w:tc>
        <w:tc>
          <w:tcPr>
            <w:tcW w:w="2556" w:type="dxa"/>
            <w:tcMar>
              <w:top w:w="90" w:type="dxa"/>
              <w:left w:w="100" w:type="dxa"/>
              <w:bottom w:w="90" w:type="dxa"/>
              <w:right w:w="100" w:type="dxa"/>
            </w:tcMar>
            <w:vAlign w:val="center"/>
          </w:tcPr>
          <w:p w14:paraId="58608EBE" w14:textId="77777777" w:rsidR="002939E8" w:rsidRPr="001065A1" w:rsidRDefault="00CE64DE" w:rsidP="00AB43AF">
            <w:pPr>
              <w:bidi/>
              <w:spacing w:after="0"/>
              <w:rPr>
                <w:rFonts w:asciiTheme="minorBidi" w:hAnsiTheme="minorBidi" w:cstheme="minorBidi"/>
                <w:bCs/>
                <w:szCs w:val="20"/>
                <w:rPrChange w:id="117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80" w:author="MOHSEN QURAEN" w:date="2026-09-21T11:09:00Z" w16du:dateUtc="2026-09-21T08:09:00Z">
                  <w:rPr>
                    <w:rFonts w:asciiTheme="minorBidi" w:eastAsia="Arial" w:hAnsiTheme="minorBidi" w:cstheme="minorBidi"/>
                    <w:sz w:val="18"/>
                    <w:szCs w:val="18"/>
                    <w:rtl/>
                  </w:rPr>
                </w:rPrChange>
              </w:rPr>
              <w:t>الدور / الصفة</w:t>
            </w:r>
          </w:p>
        </w:tc>
      </w:tr>
      <w:tr w:rsidR="002939E8" w:rsidRPr="001065A1" w14:paraId="494888FC" w14:textId="77777777" w:rsidTr="001456F6">
        <w:trPr>
          <w:cantSplit/>
          <w:jc w:val="center"/>
        </w:trPr>
        <w:tc>
          <w:tcPr>
            <w:tcW w:w="3690" w:type="dxa"/>
            <w:tcMar>
              <w:top w:w="90" w:type="dxa"/>
              <w:left w:w="100" w:type="dxa"/>
              <w:bottom w:w="90" w:type="dxa"/>
              <w:right w:w="100" w:type="dxa"/>
            </w:tcMar>
            <w:vAlign w:val="center"/>
          </w:tcPr>
          <w:p w14:paraId="3E29C81B" w14:textId="278E5457" w:rsidR="002939E8" w:rsidRPr="001065A1" w:rsidRDefault="00CE64DE" w:rsidP="00AB43AF">
            <w:pPr>
              <w:bidi/>
              <w:spacing w:after="0"/>
              <w:rPr>
                <w:rFonts w:asciiTheme="minorBidi" w:hAnsiTheme="minorBidi" w:cstheme="minorBidi"/>
                <w:bCs/>
                <w:szCs w:val="20"/>
                <w:rPrChange w:id="118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82" w:author="MOHSEN QURAEN" w:date="2026-09-21T11:09:00Z" w16du:dateUtc="2026-09-21T08:09:00Z">
                  <w:rPr>
                    <w:rFonts w:asciiTheme="minorBidi" w:eastAsia="Arial" w:hAnsiTheme="minorBidi" w:cstheme="minorBidi"/>
                    <w:sz w:val="18"/>
                    <w:szCs w:val="18"/>
                    <w:rtl/>
                  </w:rPr>
                </w:rPrChange>
              </w:rPr>
              <w:t>يقبل أرقاماً من 0 إلى 100، ومجموع النسب يمكن التحقق منه عند الحاجة</w:t>
            </w:r>
            <w:r w:rsidR="00AB43AF" w:rsidRPr="001065A1">
              <w:rPr>
                <w:rFonts w:asciiTheme="minorBidi" w:eastAsia="Arial" w:hAnsiTheme="minorBidi" w:cstheme="minorBidi"/>
                <w:bCs/>
                <w:szCs w:val="20"/>
                <w:rtl/>
                <w:rPrChange w:id="1183"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63EE96F0" w14:textId="77777777" w:rsidR="002939E8" w:rsidRPr="001065A1" w:rsidRDefault="00CE64DE" w:rsidP="00AB43AF">
            <w:pPr>
              <w:bidi/>
              <w:spacing w:after="0"/>
              <w:rPr>
                <w:rFonts w:asciiTheme="minorBidi" w:hAnsiTheme="minorBidi" w:cstheme="minorBidi"/>
                <w:bCs/>
                <w:szCs w:val="20"/>
                <w:rPrChange w:id="118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85" w:author="MOHSEN QURAEN" w:date="2026-09-21T11:09:00Z" w16du:dateUtc="2026-09-21T08:09:00Z">
                  <w:rPr>
                    <w:rFonts w:asciiTheme="minorBidi" w:eastAsia="Arial" w:hAnsiTheme="minorBidi" w:cstheme="minorBidi"/>
                    <w:sz w:val="18"/>
                    <w:szCs w:val="18"/>
                    <w:rtl/>
                  </w:rPr>
                </w:rPrChange>
              </w:rPr>
              <w:t>حسب الحالة</w:t>
            </w:r>
          </w:p>
        </w:tc>
        <w:tc>
          <w:tcPr>
            <w:tcW w:w="2556" w:type="dxa"/>
            <w:tcMar>
              <w:top w:w="90" w:type="dxa"/>
              <w:left w:w="100" w:type="dxa"/>
              <w:bottom w:w="90" w:type="dxa"/>
              <w:right w:w="100" w:type="dxa"/>
            </w:tcMar>
            <w:vAlign w:val="center"/>
          </w:tcPr>
          <w:p w14:paraId="53215AF0" w14:textId="77777777" w:rsidR="002939E8" w:rsidRPr="001065A1" w:rsidRDefault="00CE64DE" w:rsidP="00AB43AF">
            <w:pPr>
              <w:bidi/>
              <w:spacing w:after="0"/>
              <w:rPr>
                <w:rFonts w:asciiTheme="minorBidi" w:hAnsiTheme="minorBidi" w:cstheme="minorBidi"/>
                <w:bCs/>
                <w:szCs w:val="20"/>
                <w:rPrChange w:id="118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87" w:author="MOHSEN QURAEN" w:date="2026-09-21T11:09:00Z" w16du:dateUtc="2026-09-21T08:09:00Z">
                  <w:rPr>
                    <w:rFonts w:asciiTheme="minorBidi" w:eastAsia="Arial" w:hAnsiTheme="minorBidi" w:cstheme="minorBidi"/>
                    <w:sz w:val="18"/>
                    <w:szCs w:val="18"/>
                    <w:rtl/>
                  </w:rPr>
                </w:rPrChange>
              </w:rPr>
              <w:t>رقمي نسبة مئوية</w:t>
            </w:r>
          </w:p>
        </w:tc>
        <w:tc>
          <w:tcPr>
            <w:tcW w:w="2556" w:type="dxa"/>
            <w:tcMar>
              <w:top w:w="90" w:type="dxa"/>
              <w:left w:w="100" w:type="dxa"/>
              <w:bottom w:w="90" w:type="dxa"/>
              <w:right w:w="100" w:type="dxa"/>
            </w:tcMar>
            <w:vAlign w:val="center"/>
          </w:tcPr>
          <w:p w14:paraId="41AA9CA7" w14:textId="77777777" w:rsidR="002939E8" w:rsidRPr="001065A1" w:rsidRDefault="00CE64DE" w:rsidP="00AB43AF">
            <w:pPr>
              <w:bidi/>
              <w:spacing w:after="0"/>
              <w:rPr>
                <w:rFonts w:asciiTheme="minorBidi" w:hAnsiTheme="minorBidi" w:cstheme="minorBidi"/>
                <w:bCs/>
                <w:szCs w:val="20"/>
                <w:rPrChange w:id="118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89" w:author="MOHSEN QURAEN" w:date="2026-09-21T11:09:00Z" w16du:dateUtc="2026-09-21T08:09:00Z">
                  <w:rPr>
                    <w:rFonts w:asciiTheme="minorBidi" w:eastAsia="Arial" w:hAnsiTheme="minorBidi" w:cstheme="minorBidi"/>
                    <w:sz w:val="18"/>
                    <w:szCs w:val="18"/>
                    <w:rtl/>
                  </w:rPr>
                </w:rPrChange>
              </w:rPr>
              <w:t>نسبة الملكية</w:t>
            </w:r>
          </w:p>
        </w:tc>
      </w:tr>
      <w:tr w:rsidR="002939E8" w:rsidRPr="001065A1" w14:paraId="10D80C8A" w14:textId="77777777" w:rsidTr="001456F6">
        <w:trPr>
          <w:cantSplit/>
          <w:jc w:val="center"/>
        </w:trPr>
        <w:tc>
          <w:tcPr>
            <w:tcW w:w="3690" w:type="dxa"/>
            <w:tcMar>
              <w:top w:w="90" w:type="dxa"/>
              <w:left w:w="100" w:type="dxa"/>
              <w:bottom w:w="90" w:type="dxa"/>
              <w:right w:w="100" w:type="dxa"/>
            </w:tcMar>
            <w:vAlign w:val="center"/>
          </w:tcPr>
          <w:p w14:paraId="7EBC0EF9" w14:textId="154CA805" w:rsidR="002939E8" w:rsidRPr="001065A1" w:rsidRDefault="00CE64DE" w:rsidP="00AB43AF">
            <w:pPr>
              <w:bidi/>
              <w:spacing w:after="0"/>
              <w:rPr>
                <w:rFonts w:asciiTheme="minorBidi" w:hAnsiTheme="minorBidi" w:cstheme="minorBidi"/>
                <w:bCs/>
                <w:szCs w:val="20"/>
                <w:rPrChange w:id="1190"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91" w:author="MOHSEN QURAEN" w:date="2026-09-21T11:09:00Z" w16du:dateUtc="2026-09-21T08:09:00Z">
                  <w:rPr>
                    <w:rFonts w:asciiTheme="minorBidi" w:eastAsia="Arial" w:hAnsiTheme="minorBidi" w:cstheme="minorBidi"/>
                    <w:sz w:val="18"/>
                    <w:szCs w:val="18"/>
                    <w:rtl/>
                  </w:rPr>
                </w:rPrChange>
              </w:rPr>
              <w:t>اختياري لدعم التواصل أو التحقق الداخلي عند الحاجة</w:t>
            </w:r>
            <w:r w:rsidR="00AB43AF" w:rsidRPr="001065A1">
              <w:rPr>
                <w:rFonts w:asciiTheme="minorBidi" w:eastAsia="Arial" w:hAnsiTheme="minorBidi" w:cstheme="minorBidi"/>
                <w:bCs/>
                <w:szCs w:val="20"/>
                <w:rtl/>
                <w:rPrChange w:id="1192"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0F976816" w14:textId="77777777" w:rsidR="002939E8" w:rsidRPr="001065A1" w:rsidRDefault="00CE64DE" w:rsidP="00AB43AF">
            <w:pPr>
              <w:bidi/>
              <w:spacing w:after="0"/>
              <w:rPr>
                <w:rFonts w:asciiTheme="minorBidi" w:hAnsiTheme="minorBidi" w:cstheme="minorBidi"/>
                <w:bCs/>
                <w:szCs w:val="20"/>
                <w:rPrChange w:id="119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94" w:author="MOHSEN QURAEN" w:date="2026-09-21T11:09:00Z" w16du:dateUtc="2026-09-21T08:09:00Z">
                  <w:rPr>
                    <w:rFonts w:asciiTheme="minorBidi" w:eastAsia="Arial" w:hAnsiTheme="minorBidi" w:cstheme="minorBidi"/>
                    <w:sz w:val="18"/>
                    <w:szCs w:val="18"/>
                    <w:rtl/>
                  </w:rPr>
                </w:rPrChange>
              </w:rPr>
              <w:t>اختياري</w:t>
            </w:r>
          </w:p>
        </w:tc>
        <w:tc>
          <w:tcPr>
            <w:tcW w:w="2556" w:type="dxa"/>
            <w:tcMar>
              <w:top w:w="90" w:type="dxa"/>
              <w:left w:w="100" w:type="dxa"/>
              <w:bottom w:w="90" w:type="dxa"/>
              <w:right w:w="100" w:type="dxa"/>
            </w:tcMar>
            <w:vAlign w:val="center"/>
          </w:tcPr>
          <w:p w14:paraId="3E80D0C2" w14:textId="77777777" w:rsidR="002939E8" w:rsidRPr="001065A1" w:rsidRDefault="00CE64DE" w:rsidP="00AB43AF">
            <w:pPr>
              <w:bidi/>
              <w:spacing w:after="0"/>
              <w:rPr>
                <w:rFonts w:asciiTheme="minorBidi" w:hAnsiTheme="minorBidi" w:cstheme="minorBidi"/>
                <w:bCs/>
                <w:szCs w:val="20"/>
                <w:rPrChange w:id="119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96" w:author="MOHSEN QURAEN" w:date="2026-09-21T11:09:00Z" w16du:dateUtc="2026-09-21T08:09:00Z">
                  <w:rPr>
                    <w:rFonts w:asciiTheme="minorBidi" w:eastAsia="Arial" w:hAnsiTheme="minorBidi" w:cstheme="minorBidi"/>
                    <w:sz w:val="18"/>
                    <w:szCs w:val="18"/>
                    <w:rtl/>
                  </w:rPr>
                </w:rPrChange>
              </w:rPr>
              <w:t>رقم هاتف</w:t>
            </w:r>
          </w:p>
        </w:tc>
        <w:tc>
          <w:tcPr>
            <w:tcW w:w="2556" w:type="dxa"/>
            <w:tcMar>
              <w:top w:w="90" w:type="dxa"/>
              <w:left w:w="100" w:type="dxa"/>
              <w:bottom w:w="90" w:type="dxa"/>
              <w:right w:w="100" w:type="dxa"/>
            </w:tcMar>
            <w:vAlign w:val="center"/>
          </w:tcPr>
          <w:p w14:paraId="6ED5883A" w14:textId="77777777" w:rsidR="002939E8" w:rsidRPr="001065A1" w:rsidRDefault="00CE64DE" w:rsidP="00AB43AF">
            <w:pPr>
              <w:bidi/>
              <w:spacing w:after="0"/>
              <w:rPr>
                <w:rFonts w:asciiTheme="minorBidi" w:hAnsiTheme="minorBidi" w:cstheme="minorBidi"/>
                <w:bCs/>
                <w:szCs w:val="20"/>
                <w:rPrChange w:id="119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198" w:author="MOHSEN QURAEN" w:date="2026-09-21T11:09:00Z" w16du:dateUtc="2026-09-21T08:09:00Z">
                  <w:rPr>
                    <w:rFonts w:asciiTheme="minorBidi" w:eastAsia="Arial" w:hAnsiTheme="minorBidi" w:cstheme="minorBidi"/>
                    <w:sz w:val="18"/>
                    <w:szCs w:val="18"/>
                    <w:rtl/>
                  </w:rPr>
                </w:rPrChange>
              </w:rPr>
              <w:t>رقم الجوال</w:t>
            </w:r>
          </w:p>
        </w:tc>
      </w:tr>
      <w:tr w:rsidR="002939E8" w:rsidRPr="001065A1" w14:paraId="0E472C16" w14:textId="77777777" w:rsidTr="001456F6">
        <w:trPr>
          <w:cantSplit/>
          <w:jc w:val="center"/>
        </w:trPr>
        <w:tc>
          <w:tcPr>
            <w:tcW w:w="3690" w:type="dxa"/>
            <w:tcMar>
              <w:top w:w="90" w:type="dxa"/>
              <w:left w:w="100" w:type="dxa"/>
              <w:bottom w:w="90" w:type="dxa"/>
              <w:right w:w="100" w:type="dxa"/>
            </w:tcMar>
            <w:vAlign w:val="center"/>
          </w:tcPr>
          <w:p w14:paraId="4B65BA29" w14:textId="1605AC47" w:rsidR="002939E8" w:rsidRPr="001065A1" w:rsidRDefault="00CE64DE" w:rsidP="00AB43AF">
            <w:pPr>
              <w:bidi/>
              <w:spacing w:after="0"/>
              <w:rPr>
                <w:rFonts w:asciiTheme="minorBidi" w:hAnsiTheme="minorBidi" w:cstheme="minorBidi"/>
                <w:bCs/>
                <w:szCs w:val="20"/>
                <w:rPrChange w:id="119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00" w:author="MOHSEN QURAEN" w:date="2026-09-21T11:09:00Z" w16du:dateUtc="2026-09-21T08:09:00Z">
                  <w:rPr>
                    <w:rFonts w:asciiTheme="minorBidi" w:eastAsia="Arial" w:hAnsiTheme="minorBidi" w:cstheme="minorBidi"/>
                    <w:sz w:val="18"/>
                    <w:szCs w:val="18"/>
                    <w:rtl/>
                  </w:rPr>
                </w:rPrChange>
              </w:rPr>
              <w:t>يجب تطبيق تحقق صيغة البريد إذا تم إدخاله</w:t>
            </w:r>
            <w:r w:rsidR="00AB43AF" w:rsidRPr="001065A1">
              <w:rPr>
                <w:rFonts w:asciiTheme="minorBidi" w:eastAsia="Arial" w:hAnsiTheme="minorBidi" w:cstheme="minorBidi"/>
                <w:bCs/>
                <w:szCs w:val="20"/>
                <w:rtl/>
                <w:rPrChange w:id="1201"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18A3A14C" w14:textId="77777777" w:rsidR="002939E8" w:rsidRPr="001065A1" w:rsidRDefault="00CE64DE" w:rsidP="00AB43AF">
            <w:pPr>
              <w:bidi/>
              <w:spacing w:after="0"/>
              <w:rPr>
                <w:rFonts w:asciiTheme="minorBidi" w:hAnsiTheme="minorBidi" w:cstheme="minorBidi"/>
                <w:bCs/>
                <w:szCs w:val="20"/>
                <w:rPrChange w:id="120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03" w:author="MOHSEN QURAEN" w:date="2026-09-21T11:09:00Z" w16du:dateUtc="2026-09-21T08:09:00Z">
                  <w:rPr>
                    <w:rFonts w:asciiTheme="minorBidi" w:eastAsia="Arial" w:hAnsiTheme="minorBidi" w:cstheme="minorBidi"/>
                    <w:sz w:val="18"/>
                    <w:szCs w:val="18"/>
                    <w:rtl/>
                  </w:rPr>
                </w:rPrChange>
              </w:rPr>
              <w:t>اختياري</w:t>
            </w:r>
          </w:p>
        </w:tc>
        <w:tc>
          <w:tcPr>
            <w:tcW w:w="2556" w:type="dxa"/>
            <w:tcMar>
              <w:top w:w="90" w:type="dxa"/>
              <w:left w:w="100" w:type="dxa"/>
              <w:bottom w:w="90" w:type="dxa"/>
              <w:right w:w="100" w:type="dxa"/>
            </w:tcMar>
            <w:vAlign w:val="center"/>
          </w:tcPr>
          <w:p w14:paraId="586F9163" w14:textId="77777777" w:rsidR="002939E8" w:rsidRPr="001065A1" w:rsidRDefault="00CE64DE" w:rsidP="00AB43AF">
            <w:pPr>
              <w:bidi/>
              <w:spacing w:after="0"/>
              <w:rPr>
                <w:rFonts w:asciiTheme="minorBidi" w:hAnsiTheme="minorBidi" w:cstheme="minorBidi"/>
                <w:bCs/>
                <w:szCs w:val="20"/>
                <w:rPrChange w:id="120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05" w:author="MOHSEN QURAEN" w:date="2026-09-21T11:09:00Z" w16du:dateUtc="2026-09-21T08:09:00Z">
                  <w:rPr>
                    <w:rFonts w:asciiTheme="minorBidi" w:eastAsia="Arial" w:hAnsiTheme="minorBidi" w:cstheme="minorBidi"/>
                    <w:sz w:val="18"/>
                    <w:szCs w:val="18"/>
                    <w:rtl/>
                  </w:rPr>
                </w:rPrChange>
              </w:rPr>
              <w:t>بريد إلكتروني</w:t>
            </w:r>
          </w:p>
        </w:tc>
        <w:tc>
          <w:tcPr>
            <w:tcW w:w="2556" w:type="dxa"/>
            <w:tcMar>
              <w:top w:w="90" w:type="dxa"/>
              <w:left w:w="100" w:type="dxa"/>
              <w:bottom w:w="90" w:type="dxa"/>
              <w:right w:w="100" w:type="dxa"/>
            </w:tcMar>
            <w:vAlign w:val="center"/>
          </w:tcPr>
          <w:p w14:paraId="4B296652" w14:textId="77777777" w:rsidR="002939E8" w:rsidRPr="001065A1" w:rsidRDefault="00CE64DE" w:rsidP="00AB43AF">
            <w:pPr>
              <w:bidi/>
              <w:spacing w:after="0"/>
              <w:rPr>
                <w:rFonts w:asciiTheme="minorBidi" w:hAnsiTheme="minorBidi" w:cstheme="minorBidi"/>
                <w:bCs/>
                <w:szCs w:val="20"/>
                <w:rPrChange w:id="120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07" w:author="MOHSEN QURAEN" w:date="2026-09-21T11:09:00Z" w16du:dateUtc="2026-09-21T08:09:00Z">
                  <w:rPr>
                    <w:rFonts w:asciiTheme="minorBidi" w:eastAsia="Arial" w:hAnsiTheme="minorBidi" w:cstheme="minorBidi"/>
                    <w:sz w:val="18"/>
                    <w:szCs w:val="18"/>
                    <w:rtl/>
                  </w:rPr>
                </w:rPrChange>
              </w:rPr>
              <w:t>البريد الإلكتروني</w:t>
            </w:r>
          </w:p>
        </w:tc>
      </w:tr>
      <w:tr w:rsidR="002939E8" w:rsidRPr="001065A1" w14:paraId="0C95CBFB" w14:textId="77777777" w:rsidTr="001456F6">
        <w:trPr>
          <w:cantSplit/>
          <w:jc w:val="center"/>
        </w:trPr>
        <w:tc>
          <w:tcPr>
            <w:tcW w:w="3690" w:type="dxa"/>
            <w:tcMar>
              <w:top w:w="90" w:type="dxa"/>
              <w:left w:w="100" w:type="dxa"/>
              <w:bottom w:w="90" w:type="dxa"/>
              <w:right w:w="100" w:type="dxa"/>
            </w:tcMar>
            <w:vAlign w:val="center"/>
          </w:tcPr>
          <w:p w14:paraId="5B7308BB" w14:textId="376A758F" w:rsidR="002939E8" w:rsidRPr="001065A1" w:rsidRDefault="00CE64DE" w:rsidP="00AB43AF">
            <w:pPr>
              <w:bidi/>
              <w:spacing w:after="0"/>
              <w:rPr>
                <w:rFonts w:asciiTheme="minorBidi" w:hAnsiTheme="minorBidi" w:cstheme="minorBidi"/>
                <w:bCs/>
                <w:szCs w:val="20"/>
                <w:rPrChange w:id="120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09" w:author="MOHSEN QURAEN" w:date="2026-09-21T11:09:00Z" w16du:dateUtc="2026-09-21T08:09:00Z">
                  <w:rPr>
                    <w:rFonts w:asciiTheme="minorBidi" w:eastAsia="Arial" w:hAnsiTheme="minorBidi" w:cstheme="minorBidi"/>
                    <w:sz w:val="18"/>
                    <w:szCs w:val="18"/>
                    <w:rtl/>
                  </w:rPr>
                </w:rPrChange>
              </w:rPr>
              <w:t>مثل رقم قرار الشراكة أو ملاحظات امتثال داخلية</w:t>
            </w:r>
            <w:r w:rsidR="00AB43AF" w:rsidRPr="001065A1">
              <w:rPr>
                <w:rFonts w:asciiTheme="minorBidi" w:eastAsia="Arial" w:hAnsiTheme="minorBidi" w:cstheme="minorBidi"/>
                <w:bCs/>
                <w:szCs w:val="20"/>
                <w:rtl/>
                <w:rPrChange w:id="1210" w:author="MOHSEN QURAEN" w:date="2026-09-21T11:09:00Z" w16du:dateUtc="2026-09-21T08:09:00Z">
                  <w:rPr>
                    <w:rFonts w:asciiTheme="minorBidi" w:eastAsia="Arial" w:hAnsiTheme="minorBidi" w:cstheme="minorBidi"/>
                    <w:sz w:val="18"/>
                    <w:szCs w:val="18"/>
                    <w:rtl/>
                  </w:rPr>
                </w:rPrChange>
              </w:rPr>
              <w:t>.</w:t>
            </w:r>
          </w:p>
        </w:tc>
        <w:tc>
          <w:tcPr>
            <w:tcW w:w="1422" w:type="dxa"/>
            <w:tcMar>
              <w:top w:w="90" w:type="dxa"/>
              <w:left w:w="100" w:type="dxa"/>
              <w:bottom w:w="90" w:type="dxa"/>
              <w:right w:w="100" w:type="dxa"/>
            </w:tcMar>
            <w:vAlign w:val="center"/>
          </w:tcPr>
          <w:p w14:paraId="6722C55F" w14:textId="77777777" w:rsidR="002939E8" w:rsidRPr="001065A1" w:rsidRDefault="00CE64DE" w:rsidP="00AB43AF">
            <w:pPr>
              <w:bidi/>
              <w:spacing w:after="0"/>
              <w:rPr>
                <w:rFonts w:asciiTheme="minorBidi" w:hAnsiTheme="minorBidi" w:cstheme="minorBidi"/>
                <w:bCs/>
                <w:szCs w:val="20"/>
                <w:rPrChange w:id="121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12" w:author="MOHSEN QURAEN" w:date="2026-09-21T11:09:00Z" w16du:dateUtc="2026-09-21T08:09:00Z">
                  <w:rPr>
                    <w:rFonts w:asciiTheme="minorBidi" w:eastAsia="Arial" w:hAnsiTheme="minorBidi" w:cstheme="minorBidi"/>
                    <w:sz w:val="18"/>
                    <w:szCs w:val="18"/>
                    <w:rtl/>
                  </w:rPr>
                </w:rPrChange>
              </w:rPr>
              <w:t>اختياري</w:t>
            </w:r>
          </w:p>
        </w:tc>
        <w:tc>
          <w:tcPr>
            <w:tcW w:w="2556" w:type="dxa"/>
            <w:tcMar>
              <w:top w:w="90" w:type="dxa"/>
              <w:left w:w="100" w:type="dxa"/>
              <w:bottom w:w="90" w:type="dxa"/>
              <w:right w:w="100" w:type="dxa"/>
            </w:tcMar>
            <w:vAlign w:val="center"/>
          </w:tcPr>
          <w:p w14:paraId="3BFACCBE" w14:textId="77777777" w:rsidR="002939E8" w:rsidRPr="001065A1" w:rsidRDefault="00CE64DE" w:rsidP="00AB43AF">
            <w:pPr>
              <w:bidi/>
              <w:spacing w:after="0"/>
              <w:rPr>
                <w:rFonts w:asciiTheme="minorBidi" w:hAnsiTheme="minorBidi" w:cstheme="minorBidi"/>
                <w:bCs/>
                <w:szCs w:val="20"/>
                <w:rPrChange w:id="121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14" w:author="MOHSEN QURAEN" w:date="2026-09-21T11:09:00Z" w16du:dateUtc="2026-09-21T08:09:00Z">
                  <w:rPr>
                    <w:rFonts w:asciiTheme="minorBidi" w:eastAsia="Arial" w:hAnsiTheme="minorBidi" w:cstheme="minorBidi"/>
                    <w:sz w:val="18"/>
                    <w:szCs w:val="18"/>
                    <w:rtl/>
                  </w:rPr>
                </w:rPrChange>
              </w:rPr>
              <w:t>نصي متعدد الأسطر</w:t>
            </w:r>
          </w:p>
        </w:tc>
        <w:tc>
          <w:tcPr>
            <w:tcW w:w="2556" w:type="dxa"/>
            <w:tcMar>
              <w:top w:w="90" w:type="dxa"/>
              <w:left w:w="100" w:type="dxa"/>
              <w:bottom w:w="90" w:type="dxa"/>
              <w:right w:w="100" w:type="dxa"/>
            </w:tcMar>
            <w:vAlign w:val="center"/>
          </w:tcPr>
          <w:p w14:paraId="1F8D58D6" w14:textId="77777777" w:rsidR="002939E8" w:rsidRPr="001065A1" w:rsidRDefault="00CE64DE" w:rsidP="00AB43AF">
            <w:pPr>
              <w:bidi/>
              <w:spacing w:after="0"/>
              <w:rPr>
                <w:rFonts w:asciiTheme="minorBidi" w:hAnsiTheme="minorBidi" w:cstheme="minorBidi"/>
                <w:bCs/>
                <w:szCs w:val="20"/>
                <w:rPrChange w:id="121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216" w:author="MOHSEN QURAEN" w:date="2026-09-21T11:09:00Z" w16du:dateUtc="2026-09-21T08:09:00Z">
                  <w:rPr>
                    <w:rFonts w:asciiTheme="minorBidi" w:eastAsia="Arial" w:hAnsiTheme="minorBidi" w:cstheme="minorBidi"/>
                    <w:sz w:val="18"/>
                    <w:szCs w:val="18"/>
                    <w:rtl/>
                  </w:rPr>
                </w:rPrChange>
              </w:rPr>
              <w:t>ملاحظات إضافية</w:t>
            </w:r>
          </w:p>
        </w:tc>
      </w:tr>
      <w:tr w:rsidR="00CA18FC" w:rsidRPr="001065A1" w14:paraId="5EEA01E3" w14:textId="77777777" w:rsidTr="001456F6">
        <w:trPr>
          <w:cantSplit/>
          <w:jc w:val="center"/>
          <w:ins w:id="1217" w:author="Hamdy Rashed" w:date="2026-08-06T14:46:00Z"/>
        </w:trPr>
        <w:tc>
          <w:tcPr>
            <w:tcW w:w="3690" w:type="dxa"/>
            <w:tcMar>
              <w:top w:w="90" w:type="dxa"/>
              <w:left w:w="100" w:type="dxa"/>
              <w:bottom w:w="90" w:type="dxa"/>
              <w:right w:w="100" w:type="dxa"/>
            </w:tcMar>
            <w:vAlign w:val="center"/>
          </w:tcPr>
          <w:p w14:paraId="1891463E" w14:textId="6B113687" w:rsidR="00CA18FC" w:rsidRPr="001065A1" w:rsidRDefault="00CA18FC" w:rsidP="00AB43AF">
            <w:pPr>
              <w:bidi/>
              <w:spacing w:after="0"/>
              <w:rPr>
                <w:ins w:id="1218" w:author="Hamdy Rashed" w:date="2026-08-06T14:46:00Z" w16du:dateUtc="2026-08-06T11:46:00Z"/>
                <w:rFonts w:asciiTheme="minorBidi" w:eastAsia="Arial" w:hAnsiTheme="minorBidi" w:cstheme="minorBidi"/>
                <w:bCs/>
                <w:szCs w:val="20"/>
                <w:rPrChange w:id="1219" w:author="MOHSEN QURAEN" w:date="2026-09-21T11:09:00Z" w16du:dateUtc="2026-09-21T08:09:00Z">
                  <w:rPr>
                    <w:ins w:id="1220" w:author="Hamdy Rashed" w:date="2026-08-06T14:46:00Z" w16du:dateUtc="2026-08-06T11:46:00Z"/>
                    <w:rFonts w:asciiTheme="minorBidi" w:eastAsia="Arial" w:hAnsiTheme="minorBidi" w:cstheme="minorBidi"/>
                    <w:sz w:val="18"/>
                    <w:szCs w:val="18"/>
                  </w:rPr>
                </w:rPrChange>
              </w:rPr>
            </w:pPr>
            <w:ins w:id="1221" w:author="Hamdy Rashed" w:date="2026-08-06T14:48:00Z" w16du:dateUtc="2026-08-06T11:48:00Z">
              <w:r w:rsidRPr="001065A1">
                <w:rPr>
                  <w:rFonts w:asciiTheme="minorBidi" w:eastAsia="Arial" w:hAnsiTheme="minorBidi" w:cstheme="minorBidi" w:hint="eastAsia"/>
                  <w:bCs/>
                  <w:szCs w:val="20"/>
                  <w:rtl/>
                  <w:rPrChange w:id="1222" w:author="MOHSEN QURAEN" w:date="2026-09-21T11:09:00Z" w16du:dateUtc="2026-09-21T08:09:00Z">
                    <w:rPr>
                      <w:rFonts w:asciiTheme="minorBidi" w:eastAsia="Arial" w:hAnsiTheme="minorBidi" w:cstheme="minorBidi" w:hint="eastAsia"/>
                      <w:sz w:val="18"/>
                      <w:szCs w:val="18"/>
                      <w:rtl/>
                    </w:rPr>
                  </w:rPrChange>
                </w:rPr>
                <w:t>قائمة</w:t>
              </w:r>
              <w:r w:rsidRPr="001065A1">
                <w:rPr>
                  <w:rFonts w:asciiTheme="minorBidi" w:eastAsia="Arial" w:hAnsiTheme="minorBidi" w:cstheme="minorBidi"/>
                  <w:bCs/>
                  <w:szCs w:val="20"/>
                  <w:rtl/>
                  <w:rPrChange w:id="1223" w:author="MOHSEN QURAEN" w:date="2026-09-21T11:09:00Z" w16du:dateUtc="2026-09-21T08:09:00Z">
                    <w:rPr>
                      <w:rFonts w:asciiTheme="minorBidi" w:eastAsia="Arial" w:hAnsiTheme="minorBidi" w:cstheme="minorBidi"/>
                      <w:sz w:val="18"/>
                      <w:szCs w:val="18"/>
                      <w:rtl/>
                    </w:rPr>
                  </w:rPrChange>
                </w:rPr>
                <w:t xml:space="preserve"> منسدلة (نعم يوجد جواز, نعم يوجد اقامة دائمة, لا يوجد)</w:t>
              </w:r>
            </w:ins>
          </w:p>
        </w:tc>
        <w:tc>
          <w:tcPr>
            <w:tcW w:w="1422" w:type="dxa"/>
            <w:tcMar>
              <w:top w:w="90" w:type="dxa"/>
              <w:left w:w="100" w:type="dxa"/>
              <w:bottom w:w="90" w:type="dxa"/>
              <w:right w:w="100" w:type="dxa"/>
            </w:tcMar>
            <w:vAlign w:val="center"/>
          </w:tcPr>
          <w:p w14:paraId="1840876D" w14:textId="180D2EC3" w:rsidR="00CA18FC" w:rsidRPr="001065A1" w:rsidRDefault="00CA18FC" w:rsidP="00AB43AF">
            <w:pPr>
              <w:bidi/>
              <w:spacing w:after="0"/>
              <w:rPr>
                <w:ins w:id="1224" w:author="Hamdy Rashed" w:date="2026-08-06T14:46:00Z" w16du:dateUtc="2026-08-06T11:46:00Z"/>
                <w:rFonts w:asciiTheme="minorBidi" w:eastAsia="Arial" w:hAnsiTheme="minorBidi" w:cstheme="minorBidi"/>
                <w:bCs/>
                <w:szCs w:val="20"/>
                <w:rPrChange w:id="1225" w:author="MOHSEN QURAEN" w:date="2026-09-21T11:09:00Z" w16du:dateUtc="2026-09-21T08:09:00Z">
                  <w:rPr>
                    <w:ins w:id="1226" w:author="Hamdy Rashed" w:date="2026-08-06T14:46:00Z" w16du:dateUtc="2026-08-06T11:46:00Z"/>
                    <w:rFonts w:asciiTheme="minorBidi" w:eastAsia="Arial" w:hAnsiTheme="minorBidi" w:cstheme="minorBidi"/>
                    <w:sz w:val="18"/>
                    <w:szCs w:val="18"/>
                  </w:rPr>
                </w:rPrChange>
              </w:rPr>
            </w:pPr>
            <w:ins w:id="1227" w:author="Hamdy Rashed" w:date="2026-08-06T14:48:00Z" w16du:dateUtc="2026-08-06T11:48:00Z">
              <w:del w:id="1228" w:author="Anas Alkuraimi" w:date="2026-08-09T16:32:00Z" w16du:dateUtc="2026-08-09T12:32:00Z">
                <w:r w:rsidRPr="001065A1" w:rsidDel="00D93B3C">
                  <w:rPr>
                    <w:rFonts w:asciiTheme="minorBidi" w:eastAsia="Arial" w:hAnsiTheme="minorBidi" w:cstheme="minorBidi" w:hint="eastAsia"/>
                    <w:bCs/>
                    <w:szCs w:val="20"/>
                    <w:rtl/>
                    <w:rPrChange w:id="1229" w:author="MOHSEN QURAEN" w:date="2026-09-21T11:09:00Z" w16du:dateUtc="2026-09-21T08:09:00Z">
                      <w:rPr>
                        <w:rFonts w:asciiTheme="minorBidi" w:eastAsia="Arial" w:hAnsiTheme="minorBidi" w:cstheme="minorBidi" w:hint="eastAsia"/>
                        <w:sz w:val="18"/>
                        <w:szCs w:val="18"/>
                        <w:rtl/>
                      </w:rPr>
                    </w:rPrChange>
                  </w:rPr>
                  <w:delText>اختياري</w:delText>
                </w:r>
              </w:del>
            </w:ins>
            <w:ins w:id="1230" w:author="Anas Alkuraimi" w:date="2026-08-09T16:32:00Z" w16du:dateUtc="2026-08-09T12:32:00Z">
              <w:r w:rsidR="00D93B3C" w:rsidRPr="001065A1">
                <w:rPr>
                  <w:rFonts w:asciiTheme="minorBidi" w:eastAsia="Arial" w:hAnsiTheme="minorBidi" w:cstheme="minorBidi" w:hint="eastAsia"/>
                  <w:bCs/>
                  <w:szCs w:val="20"/>
                  <w:rtl/>
                  <w:rPrChange w:id="1231" w:author="MOHSEN QURAEN" w:date="2026-09-21T11:09:00Z" w16du:dateUtc="2026-09-21T08:09:00Z">
                    <w:rPr>
                      <w:rFonts w:asciiTheme="minorBidi" w:eastAsia="Arial" w:hAnsiTheme="minorBidi" w:cstheme="minorBidi" w:hint="eastAsia"/>
                      <w:sz w:val="18"/>
                      <w:szCs w:val="18"/>
                      <w:rtl/>
                    </w:rPr>
                  </w:rPrChange>
                </w:rPr>
                <w:t>اجباري</w:t>
              </w:r>
            </w:ins>
          </w:p>
        </w:tc>
        <w:tc>
          <w:tcPr>
            <w:tcW w:w="2556" w:type="dxa"/>
            <w:tcMar>
              <w:top w:w="90" w:type="dxa"/>
              <w:left w:w="100" w:type="dxa"/>
              <w:bottom w:w="90" w:type="dxa"/>
              <w:right w:w="100" w:type="dxa"/>
            </w:tcMar>
            <w:vAlign w:val="center"/>
          </w:tcPr>
          <w:p w14:paraId="7E981E56" w14:textId="3444ACBA" w:rsidR="00CA18FC" w:rsidRPr="001065A1" w:rsidRDefault="00CA18FC" w:rsidP="00AB43AF">
            <w:pPr>
              <w:bidi/>
              <w:spacing w:after="0"/>
              <w:rPr>
                <w:ins w:id="1232" w:author="Hamdy Rashed" w:date="2026-08-06T14:46:00Z" w16du:dateUtc="2026-08-06T11:46:00Z"/>
                <w:rFonts w:asciiTheme="minorBidi" w:eastAsia="Arial" w:hAnsiTheme="minorBidi" w:cstheme="minorBidi"/>
                <w:bCs/>
                <w:szCs w:val="20"/>
                <w:rPrChange w:id="1233" w:author="MOHSEN QURAEN" w:date="2026-09-21T11:09:00Z" w16du:dateUtc="2026-09-21T08:09:00Z">
                  <w:rPr>
                    <w:ins w:id="1234" w:author="Hamdy Rashed" w:date="2026-08-06T14:46:00Z" w16du:dateUtc="2026-08-06T11:46:00Z"/>
                    <w:rFonts w:asciiTheme="minorBidi" w:eastAsia="Arial" w:hAnsiTheme="minorBidi" w:cstheme="minorBidi"/>
                    <w:sz w:val="18"/>
                    <w:szCs w:val="18"/>
                  </w:rPr>
                </w:rPrChange>
              </w:rPr>
            </w:pPr>
            <w:ins w:id="1235" w:author="Hamdy Rashed" w:date="2026-08-06T14:47:00Z" w16du:dateUtc="2026-08-06T11:47:00Z">
              <w:r w:rsidRPr="001065A1">
                <w:rPr>
                  <w:rFonts w:asciiTheme="minorBidi" w:eastAsia="Arial" w:hAnsiTheme="minorBidi" w:cstheme="minorBidi" w:hint="eastAsia"/>
                  <w:bCs/>
                  <w:szCs w:val="20"/>
                  <w:rtl/>
                  <w:rPrChange w:id="1236" w:author="MOHSEN QURAEN" w:date="2026-09-21T11:09:00Z" w16du:dateUtc="2026-09-21T08:09:00Z">
                    <w:rPr>
                      <w:rFonts w:asciiTheme="minorBidi" w:eastAsia="Arial" w:hAnsiTheme="minorBidi" w:cstheme="minorBidi" w:hint="eastAsia"/>
                      <w:sz w:val="18"/>
                      <w:szCs w:val="18"/>
                      <w:rtl/>
                    </w:rPr>
                  </w:rPrChange>
                </w:rPr>
                <w:t>قائمة</w:t>
              </w:r>
              <w:r w:rsidRPr="001065A1">
                <w:rPr>
                  <w:rFonts w:asciiTheme="minorBidi" w:eastAsia="Arial" w:hAnsiTheme="minorBidi" w:cstheme="minorBidi"/>
                  <w:bCs/>
                  <w:szCs w:val="20"/>
                  <w:rtl/>
                  <w:rPrChange w:id="1237" w:author="MOHSEN QURAEN" w:date="2026-09-21T11:09:00Z" w16du:dateUtc="2026-09-21T08:09:00Z">
                    <w:rPr>
                      <w:rFonts w:asciiTheme="minorBidi" w:eastAsia="Arial" w:hAnsiTheme="minorBidi" w:cstheme="minorBidi"/>
                      <w:sz w:val="18"/>
                      <w:szCs w:val="18"/>
                      <w:rtl/>
                    </w:rPr>
                  </w:rPrChange>
                </w:rPr>
                <w:t xml:space="preserve"> منسدلة </w:t>
              </w:r>
            </w:ins>
          </w:p>
        </w:tc>
        <w:tc>
          <w:tcPr>
            <w:tcW w:w="2556" w:type="dxa"/>
            <w:tcMar>
              <w:top w:w="90" w:type="dxa"/>
              <w:left w:w="100" w:type="dxa"/>
              <w:bottom w:w="90" w:type="dxa"/>
              <w:right w:w="100" w:type="dxa"/>
            </w:tcMar>
            <w:vAlign w:val="center"/>
          </w:tcPr>
          <w:p w14:paraId="2CD0BCDC" w14:textId="69D2E6B8" w:rsidR="00CA18FC" w:rsidRPr="001065A1" w:rsidRDefault="00CA18FC" w:rsidP="00AB43AF">
            <w:pPr>
              <w:bidi/>
              <w:spacing w:after="0"/>
              <w:rPr>
                <w:ins w:id="1238" w:author="Hamdy Rashed" w:date="2026-08-06T14:46:00Z" w16du:dateUtc="2026-08-06T11:46:00Z"/>
                <w:rFonts w:asciiTheme="minorBidi" w:eastAsia="Arial" w:hAnsiTheme="minorBidi" w:cstheme="minorBidi"/>
                <w:bCs/>
                <w:szCs w:val="20"/>
                <w:rPrChange w:id="1239" w:author="MOHSEN QURAEN" w:date="2026-09-21T11:09:00Z" w16du:dateUtc="2026-09-21T08:09:00Z">
                  <w:rPr>
                    <w:ins w:id="1240" w:author="Hamdy Rashed" w:date="2026-08-06T14:46:00Z" w16du:dateUtc="2026-08-06T11:46:00Z"/>
                    <w:rFonts w:asciiTheme="minorBidi" w:eastAsia="Arial" w:hAnsiTheme="minorBidi" w:cstheme="minorBidi"/>
                    <w:sz w:val="18"/>
                    <w:szCs w:val="18"/>
                  </w:rPr>
                </w:rPrChange>
              </w:rPr>
            </w:pPr>
            <w:ins w:id="1241" w:author="Hamdy Rashed" w:date="2026-08-06T14:46:00Z" w16du:dateUtc="2026-08-06T11:46:00Z">
              <w:r w:rsidRPr="001065A1">
                <w:rPr>
                  <w:rFonts w:asciiTheme="minorBidi" w:eastAsia="Arial" w:hAnsiTheme="minorBidi" w:cstheme="minorBidi" w:hint="eastAsia"/>
                  <w:bCs/>
                  <w:szCs w:val="20"/>
                  <w:rtl/>
                  <w:rPrChange w:id="1242" w:author="MOHSEN QURAEN" w:date="2026-09-21T11:09:00Z" w16du:dateUtc="2026-09-21T08:09:00Z">
                    <w:rPr>
                      <w:rFonts w:asciiTheme="minorBidi" w:eastAsia="Arial" w:hAnsiTheme="minorBidi" w:cstheme="minorBidi" w:hint="eastAsia"/>
                      <w:sz w:val="18"/>
                      <w:szCs w:val="18"/>
                      <w:rtl/>
                    </w:rPr>
                  </w:rPrChange>
                </w:rPr>
                <w:t>هل</w:t>
              </w:r>
              <w:r w:rsidRPr="001065A1">
                <w:rPr>
                  <w:rFonts w:asciiTheme="minorBidi" w:eastAsia="Arial" w:hAnsiTheme="minorBidi" w:cstheme="minorBidi"/>
                  <w:bCs/>
                  <w:szCs w:val="20"/>
                  <w:rtl/>
                  <w:rPrChange w:id="1243" w:author="MOHSEN QURAEN" w:date="2026-09-21T11:09:00Z" w16du:dateUtc="2026-09-21T08:09:00Z">
                    <w:rPr>
                      <w:rFonts w:asciiTheme="minorBidi" w:eastAsia="Arial" w:hAnsiTheme="minorBidi" w:cstheme="minorBidi"/>
                      <w:sz w:val="18"/>
                      <w:szCs w:val="18"/>
                      <w:rtl/>
                    </w:rPr>
                  </w:rPrChange>
                </w:rPr>
                <w:t xml:space="preserve"> لديه جنسية امريكية او اقامة دائمة امريكية؟</w:t>
              </w:r>
            </w:ins>
          </w:p>
        </w:tc>
      </w:tr>
      <w:tr w:rsidR="00CA18FC" w:rsidRPr="001065A1" w14:paraId="1D32A993" w14:textId="77777777" w:rsidTr="001456F6">
        <w:trPr>
          <w:cantSplit/>
          <w:jc w:val="center"/>
          <w:ins w:id="1244" w:author="Hamdy Rashed" w:date="2026-08-06T14:46:00Z"/>
        </w:trPr>
        <w:tc>
          <w:tcPr>
            <w:tcW w:w="3690" w:type="dxa"/>
            <w:tcMar>
              <w:top w:w="90" w:type="dxa"/>
              <w:left w:w="100" w:type="dxa"/>
              <w:bottom w:w="90" w:type="dxa"/>
              <w:right w:w="100" w:type="dxa"/>
            </w:tcMar>
            <w:vAlign w:val="center"/>
          </w:tcPr>
          <w:p w14:paraId="26380CC6" w14:textId="2DBCA5DE" w:rsidR="00CA18FC" w:rsidRPr="001065A1" w:rsidRDefault="00CA18FC" w:rsidP="00AB43AF">
            <w:pPr>
              <w:bidi/>
              <w:spacing w:after="0"/>
              <w:rPr>
                <w:ins w:id="1245" w:author="Hamdy Rashed" w:date="2026-08-06T14:46:00Z" w16du:dateUtc="2026-08-06T11:46:00Z"/>
                <w:rFonts w:asciiTheme="minorBidi" w:eastAsia="Arial" w:hAnsiTheme="minorBidi" w:cstheme="minorBidi"/>
                <w:bCs/>
                <w:szCs w:val="20"/>
                <w:rPrChange w:id="1246" w:author="MOHSEN QURAEN" w:date="2026-09-21T11:09:00Z" w16du:dateUtc="2026-09-21T08:09:00Z">
                  <w:rPr>
                    <w:ins w:id="1247" w:author="Hamdy Rashed" w:date="2026-08-06T14:46:00Z" w16du:dateUtc="2026-08-06T11:46:00Z"/>
                    <w:rFonts w:asciiTheme="minorBidi" w:eastAsia="Arial" w:hAnsiTheme="minorBidi" w:cstheme="minorBidi"/>
                    <w:sz w:val="18"/>
                    <w:szCs w:val="18"/>
                  </w:rPr>
                </w:rPrChange>
              </w:rPr>
            </w:pPr>
            <w:ins w:id="1248" w:author="Hamdy Rashed" w:date="2026-08-06T14:48:00Z" w16du:dateUtc="2026-08-06T11:48:00Z">
              <w:r w:rsidRPr="001065A1">
                <w:rPr>
                  <w:rFonts w:asciiTheme="minorBidi" w:eastAsia="Arial" w:hAnsiTheme="minorBidi" w:cstheme="minorBidi" w:hint="eastAsia"/>
                  <w:bCs/>
                  <w:szCs w:val="20"/>
                  <w:rtl/>
                  <w:rPrChange w:id="1249" w:author="MOHSEN QURAEN" w:date="2026-09-21T11:09:00Z" w16du:dateUtc="2026-09-21T08:09:00Z">
                    <w:rPr>
                      <w:rFonts w:asciiTheme="minorBidi" w:eastAsia="Arial" w:hAnsiTheme="minorBidi" w:cstheme="minorBidi" w:hint="eastAsia"/>
                      <w:sz w:val="18"/>
                      <w:szCs w:val="18"/>
                      <w:rtl/>
                    </w:rPr>
                  </w:rPrChange>
                </w:rPr>
                <w:lastRenderedPageBreak/>
                <w:t>يسمحج</w:t>
              </w:r>
              <w:r w:rsidRPr="001065A1">
                <w:rPr>
                  <w:rFonts w:asciiTheme="minorBidi" w:eastAsia="Arial" w:hAnsiTheme="minorBidi" w:cstheme="minorBidi"/>
                  <w:bCs/>
                  <w:szCs w:val="20"/>
                  <w:rtl/>
                  <w:rPrChange w:id="1250" w:author="MOHSEN QURAEN" w:date="2026-09-21T11:09:00Z" w16du:dateUtc="2026-09-21T08:09:00Z">
                    <w:rPr>
                      <w:rFonts w:asciiTheme="minorBidi" w:eastAsia="Arial" w:hAnsiTheme="minorBidi" w:cstheme="minorBidi"/>
                      <w:sz w:val="18"/>
                      <w:szCs w:val="18"/>
                      <w:rtl/>
                    </w:rPr>
                  </w:rPrChange>
                </w:rPr>
                <w:t xml:space="preserve"> بادخال ارقام و حروف و رموز</w:t>
              </w:r>
            </w:ins>
          </w:p>
        </w:tc>
        <w:tc>
          <w:tcPr>
            <w:tcW w:w="1422" w:type="dxa"/>
            <w:tcMar>
              <w:top w:w="90" w:type="dxa"/>
              <w:left w:w="100" w:type="dxa"/>
              <w:bottom w:w="90" w:type="dxa"/>
              <w:right w:w="100" w:type="dxa"/>
            </w:tcMar>
            <w:vAlign w:val="center"/>
          </w:tcPr>
          <w:p w14:paraId="4F4ED4E1" w14:textId="3E94CA42" w:rsidR="00CA18FC" w:rsidRPr="001065A1" w:rsidRDefault="00CA18FC" w:rsidP="00AB43AF">
            <w:pPr>
              <w:bidi/>
              <w:spacing w:after="0"/>
              <w:rPr>
                <w:ins w:id="1251" w:author="Hamdy Rashed" w:date="2026-08-06T14:46:00Z" w16du:dateUtc="2026-08-06T11:46:00Z"/>
                <w:rFonts w:asciiTheme="minorBidi" w:eastAsia="Arial" w:hAnsiTheme="minorBidi" w:cstheme="minorBidi"/>
                <w:bCs/>
                <w:szCs w:val="20"/>
                <w:rPrChange w:id="1252" w:author="MOHSEN QURAEN" w:date="2026-09-21T11:09:00Z" w16du:dateUtc="2026-09-21T08:09:00Z">
                  <w:rPr>
                    <w:ins w:id="1253" w:author="Hamdy Rashed" w:date="2026-08-06T14:46:00Z" w16du:dateUtc="2026-08-06T11:46:00Z"/>
                    <w:rFonts w:asciiTheme="minorBidi" w:eastAsia="Arial" w:hAnsiTheme="minorBidi" w:cstheme="minorBidi"/>
                    <w:sz w:val="18"/>
                    <w:szCs w:val="18"/>
                  </w:rPr>
                </w:rPrChange>
              </w:rPr>
            </w:pPr>
            <w:ins w:id="1254" w:author="Hamdy Rashed" w:date="2026-08-06T14:48:00Z" w16du:dateUtc="2026-08-06T11:48:00Z">
              <w:del w:id="1255" w:author="Anas Alkuraimi" w:date="2026-08-09T16:32:00Z" w16du:dateUtc="2026-08-09T12:32:00Z">
                <w:r w:rsidRPr="001065A1" w:rsidDel="00D93B3C">
                  <w:rPr>
                    <w:rFonts w:asciiTheme="minorBidi" w:eastAsia="Arial" w:hAnsiTheme="minorBidi" w:cstheme="minorBidi" w:hint="eastAsia"/>
                    <w:bCs/>
                    <w:szCs w:val="20"/>
                    <w:rtl/>
                    <w:rPrChange w:id="1256" w:author="MOHSEN QURAEN" w:date="2026-09-21T11:09:00Z" w16du:dateUtc="2026-09-21T08:09:00Z">
                      <w:rPr>
                        <w:rFonts w:asciiTheme="minorBidi" w:eastAsia="Arial" w:hAnsiTheme="minorBidi" w:cstheme="minorBidi" w:hint="eastAsia"/>
                        <w:sz w:val="18"/>
                        <w:szCs w:val="18"/>
                        <w:rtl/>
                      </w:rPr>
                    </w:rPrChange>
                  </w:rPr>
                  <w:delText>اختياري</w:delText>
                </w:r>
              </w:del>
            </w:ins>
            <w:ins w:id="1257" w:author="Anas Alkuraimi" w:date="2026-08-09T16:32:00Z" w16du:dateUtc="2026-08-09T12:32:00Z">
              <w:r w:rsidR="00D93B3C" w:rsidRPr="001065A1">
                <w:rPr>
                  <w:rFonts w:asciiTheme="minorBidi" w:eastAsia="Arial" w:hAnsiTheme="minorBidi" w:cstheme="minorBidi" w:hint="eastAsia"/>
                  <w:bCs/>
                  <w:szCs w:val="20"/>
                  <w:rtl/>
                  <w:rPrChange w:id="1258" w:author="MOHSEN QURAEN" w:date="2026-09-21T11:09:00Z" w16du:dateUtc="2026-09-21T08:09:00Z">
                    <w:rPr>
                      <w:rFonts w:asciiTheme="minorBidi" w:eastAsia="Arial" w:hAnsiTheme="minorBidi" w:cstheme="minorBidi" w:hint="eastAsia"/>
                      <w:sz w:val="18"/>
                      <w:szCs w:val="18"/>
                      <w:rtl/>
                    </w:rPr>
                  </w:rPrChange>
                </w:rPr>
                <w:t>في</w:t>
              </w:r>
              <w:r w:rsidR="00D93B3C" w:rsidRPr="001065A1">
                <w:rPr>
                  <w:rFonts w:asciiTheme="minorBidi" w:eastAsia="Arial" w:hAnsiTheme="minorBidi" w:cstheme="minorBidi"/>
                  <w:bCs/>
                  <w:szCs w:val="20"/>
                  <w:rtl/>
                  <w:rPrChange w:id="1259" w:author="MOHSEN QURAEN" w:date="2026-09-21T11:09:00Z" w16du:dateUtc="2026-09-21T08:09:00Z">
                    <w:rPr>
                      <w:rFonts w:asciiTheme="minorBidi" w:eastAsia="Arial" w:hAnsiTheme="minorBidi" w:cstheme="minorBidi"/>
                      <w:sz w:val="18"/>
                      <w:szCs w:val="18"/>
                      <w:rtl/>
                    </w:rPr>
                  </w:rPrChange>
                </w:rPr>
                <w:t xml:space="preserve"> حالة ثبوات الجنسية الامريكية</w:t>
              </w:r>
            </w:ins>
          </w:p>
        </w:tc>
        <w:tc>
          <w:tcPr>
            <w:tcW w:w="2556" w:type="dxa"/>
            <w:tcMar>
              <w:top w:w="90" w:type="dxa"/>
              <w:left w:w="100" w:type="dxa"/>
              <w:bottom w:w="90" w:type="dxa"/>
              <w:right w:w="100" w:type="dxa"/>
            </w:tcMar>
            <w:vAlign w:val="center"/>
          </w:tcPr>
          <w:p w14:paraId="1E49AA7C" w14:textId="55C58BE5" w:rsidR="00CA18FC" w:rsidRPr="001065A1" w:rsidRDefault="00CA18FC" w:rsidP="00AB43AF">
            <w:pPr>
              <w:bidi/>
              <w:spacing w:after="0"/>
              <w:rPr>
                <w:ins w:id="1260" w:author="Hamdy Rashed" w:date="2026-08-06T14:46:00Z" w16du:dateUtc="2026-08-06T11:46:00Z"/>
                <w:rFonts w:asciiTheme="minorBidi" w:eastAsia="Arial" w:hAnsiTheme="minorBidi" w:cstheme="minorBidi"/>
                <w:bCs/>
                <w:szCs w:val="20"/>
                <w:rPrChange w:id="1261" w:author="MOHSEN QURAEN" w:date="2026-09-21T11:09:00Z" w16du:dateUtc="2026-09-21T08:09:00Z">
                  <w:rPr>
                    <w:ins w:id="1262" w:author="Hamdy Rashed" w:date="2026-08-06T14:46:00Z" w16du:dateUtc="2026-08-06T11:46:00Z"/>
                    <w:rFonts w:asciiTheme="minorBidi" w:eastAsia="Arial" w:hAnsiTheme="minorBidi" w:cstheme="minorBidi"/>
                    <w:sz w:val="18"/>
                    <w:szCs w:val="18"/>
                  </w:rPr>
                </w:rPrChange>
              </w:rPr>
            </w:pPr>
            <w:ins w:id="1263" w:author="Hamdy Rashed" w:date="2026-08-06T14:48:00Z" w16du:dateUtc="2026-08-06T11:48:00Z">
              <w:r w:rsidRPr="001065A1">
                <w:rPr>
                  <w:rFonts w:asciiTheme="minorBidi" w:eastAsia="Arial" w:hAnsiTheme="minorBidi" w:cstheme="minorBidi" w:hint="eastAsia"/>
                  <w:bCs/>
                  <w:szCs w:val="20"/>
                  <w:rtl/>
                  <w:rPrChange w:id="1264" w:author="MOHSEN QURAEN" w:date="2026-09-21T11:09:00Z" w16du:dateUtc="2026-09-21T08:09:00Z">
                    <w:rPr>
                      <w:rFonts w:asciiTheme="minorBidi" w:eastAsia="Arial" w:hAnsiTheme="minorBidi" w:cstheme="minorBidi" w:hint="eastAsia"/>
                      <w:sz w:val="18"/>
                      <w:szCs w:val="18"/>
                      <w:rtl/>
                    </w:rPr>
                  </w:rPrChange>
                </w:rPr>
                <w:t>نص</w:t>
              </w:r>
            </w:ins>
          </w:p>
        </w:tc>
        <w:tc>
          <w:tcPr>
            <w:tcW w:w="2556" w:type="dxa"/>
            <w:tcMar>
              <w:top w:w="90" w:type="dxa"/>
              <w:left w:w="100" w:type="dxa"/>
              <w:bottom w:w="90" w:type="dxa"/>
              <w:right w:w="100" w:type="dxa"/>
            </w:tcMar>
            <w:vAlign w:val="center"/>
          </w:tcPr>
          <w:p w14:paraId="0B1E1C5C" w14:textId="66DA5043" w:rsidR="00CA18FC" w:rsidRPr="001065A1" w:rsidRDefault="00CA18FC" w:rsidP="00AB43AF">
            <w:pPr>
              <w:bidi/>
              <w:spacing w:after="0"/>
              <w:rPr>
                <w:ins w:id="1265" w:author="Hamdy Rashed" w:date="2026-08-06T14:46:00Z" w16du:dateUtc="2026-08-06T11:46:00Z"/>
                <w:rFonts w:asciiTheme="minorBidi" w:eastAsia="Arial" w:hAnsiTheme="minorBidi" w:cstheme="minorBidi"/>
                <w:bCs/>
                <w:szCs w:val="20"/>
                <w:rtl/>
                <w:rPrChange w:id="1266" w:author="MOHSEN QURAEN" w:date="2026-09-21T11:09:00Z" w16du:dateUtc="2026-09-21T08:09:00Z">
                  <w:rPr>
                    <w:ins w:id="1267" w:author="Hamdy Rashed" w:date="2026-08-06T14:46:00Z" w16du:dateUtc="2026-08-06T11:46:00Z"/>
                    <w:rFonts w:asciiTheme="minorBidi" w:eastAsia="Arial" w:hAnsiTheme="minorBidi" w:cstheme="minorBidi"/>
                    <w:sz w:val="18"/>
                    <w:szCs w:val="18"/>
                    <w:rtl/>
                  </w:rPr>
                </w:rPrChange>
              </w:rPr>
            </w:pPr>
            <w:ins w:id="1268" w:author="Hamdy Rashed" w:date="2026-08-06T14:46:00Z" w16du:dateUtc="2026-08-06T11:46:00Z">
              <w:r w:rsidRPr="001065A1">
                <w:rPr>
                  <w:rFonts w:asciiTheme="minorBidi" w:eastAsia="Arial" w:hAnsiTheme="minorBidi" w:cstheme="minorBidi" w:hint="eastAsia"/>
                  <w:bCs/>
                  <w:szCs w:val="20"/>
                  <w:rtl/>
                  <w:rPrChange w:id="1269" w:author="MOHSEN QURAEN" w:date="2026-09-21T11:09:00Z" w16du:dateUtc="2026-09-21T08:09:00Z">
                    <w:rPr>
                      <w:rFonts w:asciiTheme="minorBidi" w:eastAsia="Arial" w:hAnsiTheme="minorBidi" w:cstheme="minorBidi" w:hint="eastAsia"/>
                      <w:sz w:val="18"/>
                      <w:szCs w:val="18"/>
                      <w:rtl/>
                    </w:rPr>
                  </w:rPrChange>
                </w:rPr>
                <w:t>رقم</w:t>
              </w:r>
            </w:ins>
            <w:ins w:id="1270" w:author="Hamdy Rashed" w:date="2026-08-06T14:47:00Z" w16du:dateUtc="2026-08-06T11:47:00Z">
              <w:r w:rsidRPr="001065A1">
                <w:rPr>
                  <w:rFonts w:asciiTheme="minorBidi" w:eastAsia="Arial" w:hAnsiTheme="minorBidi" w:cstheme="minorBidi"/>
                  <w:bCs/>
                  <w:szCs w:val="20"/>
                  <w:rtl/>
                  <w:rPrChange w:id="1271" w:author="MOHSEN QURAEN" w:date="2026-09-21T11:09:00Z" w16du:dateUtc="2026-09-21T08:09:00Z">
                    <w:rPr>
                      <w:rFonts w:asciiTheme="minorBidi" w:eastAsia="Arial" w:hAnsiTheme="minorBidi" w:cstheme="minorBidi"/>
                      <w:sz w:val="18"/>
                      <w:szCs w:val="18"/>
                      <w:rtl/>
                    </w:rPr>
                  </w:rPrChange>
                </w:rPr>
                <w:t xml:space="preserve"> الجواز الامريكي او الاقامة الدائمة؟</w:t>
              </w:r>
            </w:ins>
          </w:p>
        </w:tc>
      </w:tr>
      <w:tr w:rsidR="00CA18FC" w:rsidRPr="001065A1" w14:paraId="1B75095B" w14:textId="77777777" w:rsidTr="001456F6">
        <w:trPr>
          <w:cantSplit/>
          <w:jc w:val="center"/>
          <w:ins w:id="1272" w:author="Hamdy Rashed" w:date="2026-08-06T14:49:00Z"/>
        </w:trPr>
        <w:tc>
          <w:tcPr>
            <w:tcW w:w="3690" w:type="dxa"/>
            <w:tcMar>
              <w:top w:w="90" w:type="dxa"/>
              <w:left w:w="100" w:type="dxa"/>
              <w:bottom w:w="90" w:type="dxa"/>
              <w:right w:w="100" w:type="dxa"/>
            </w:tcMar>
            <w:vAlign w:val="center"/>
          </w:tcPr>
          <w:p w14:paraId="7BBE575F" w14:textId="6A016B12" w:rsidR="00CA18FC" w:rsidRPr="001065A1" w:rsidRDefault="00CA18FC" w:rsidP="00AB43AF">
            <w:pPr>
              <w:bidi/>
              <w:spacing w:after="0"/>
              <w:rPr>
                <w:ins w:id="1273" w:author="Hamdy Rashed" w:date="2026-08-06T14:49:00Z" w16du:dateUtc="2026-08-06T11:49:00Z"/>
                <w:rFonts w:asciiTheme="minorBidi" w:eastAsia="Arial" w:hAnsiTheme="minorBidi" w:cstheme="minorBidi"/>
                <w:bCs/>
                <w:szCs w:val="20"/>
                <w:rtl/>
                <w:rPrChange w:id="1274" w:author="MOHSEN QURAEN" w:date="2026-09-21T11:09:00Z" w16du:dateUtc="2026-09-21T08:09:00Z">
                  <w:rPr>
                    <w:ins w:id="1275" w:author="Hamdy Rashed" w:date="2026-08-06T14:49:00Z" w16du:dateUtc="2026-08-06T11:49:00Z"/>
                    <w:rFonts w:asciiTheme="minorBidi" w:eastAsia="Arial" w:hAnsiTheme="minorBidi" w:cstheme="minorBidi"/>
                    <w:sz w:val="18"/>
                    <w:szCs w:val="18"/>
                    <w:rtl/>
                  </w:rPr>
                </w:rPrChange>
              </w:rPr>
            </w:pPr>
            <w:ins w:id="1276" w:author="Hamdy Rashed" w:date="2026-08-06T14:49:00Z" w16du:dateUtc="2026-08-06T11:49:00Z">
              <w:r w:rsidRPr="001065A1">
                <w:rPr>
                  <w:rFonts w:asciiTheme="minorBidi" w:eastAsia="Arial" w:hAnsiTheme="minorBidi" w:cstheme="minorBidi" w:hint="eastAsia"/>
                  <w:bCs/>
                  <w:szCs w:val="20"/>
                  <w:rtl/>
                  <w:rPrChange w:id="1277" w:author="MOHSEN QURAEN" w:date="2026-09-21T11:09:00Z" w16du:dateUtc="2026-09-21T08:09:00Z">
                    <w:rPr>
                      <w:rFonts w:asciiTheme="minorBidi" w:eastAsia="Arial" w:hAnsiTheme="minorBidi" w:cstheme="minorBidi" w:hint="eastAsia"/>
                      <w:sz w:val="18"/>
                      <w:szCs w:val="18"/>
                      <w:rtl/>
                    </w:rPr>
                  </w:rPrChange>
                </w:rPr>
                <w:t>قائمة</w:t>
              </w:r>
              <w:r w:rsidRPr="001065A1">
                <w:rPr>
                  <w:rFonts w:asciiTheme="minorBidi" w:eastAsia="Arial" w:hAnsiTheme="minorBidi" w:cstheme="minorBidi"/>
                  <w:bCs/>
                  <w:szCs w:val="20"/>
                  <w:rtl/>
                  <w:rPrChange w:id="1278" w:author="MOHSEN QURAEN" w:date="2026-09-21T11:09:00Z" w16du:dateUtc="2026-09-21T08:09:00Z">
                    <w:rPr>
                      <w:rFonts w:asciiTheme="minorBidi" w:eastAsia="Arial" w:hAnsiTheme="minorBidi" w:cstheme="minorBidi"/>
                      <w:sz w:val="18"/>
                      <w:szCs w:val="18"/>
                      <w:rtl/>
                    </w:rPr>
                  </w:rPrChange>
                </w:rPr>
                <w:t xml:space="preserve"> (نعم / لا)</w:t>
              </w:r>
            </w:ins>
          </w:p>
        </w:tc>
        <w:tc>
          <w:tcPr>
            <w:tcW w:w="1422" w:type="dxa"/>
            <w:tcMar>
              <w:top w:w="90" w:type="dxa"/>
              <w:left w:w="100" w:type="dxa"/>
              <w:bottom w:w="90" w:type="dxa"/>
              <w:right w:w="100" w:type="dxa"/>
            </w:tcMar>
            <w:vAlign w:val="center"/>
          </w:tcPr>
          <w:p w14:paraId="502AC325" w14:textId="274263FC" w:rsidR="00CA18FC" w:rsidRPr="001065A1" w:rsidRDefault="00D93B3C" w:rsidP="00AB43AF">
            <w:pPr>
              <w:bidi/>
              <w:spacing w:after="0"/>
              <w:rPr>
                <w:ins w:id="1279" w:author="Hamdy Rashed" w:date="2026-08-06T14:49:00Z" w16du:dateUtc="2026-08-06T11:49:00Z"/>
                <w:rFonts w:asciiTheme="minorBidi" w:eastAsia="Arial" w:hAnsiTheme="minorBidi" w:cstheme="minorBidi"/>
                <w:bCs/>
                <w:szCs w:val="20"/>
                <w:rtl/>
                <w:rPrChange w:id="1280" w:author="MOHSEN QURAEN" w:date="2026-09-21T11:09:00Z" w16du:dateUtc="2026-09-21T08:09:00Z">
                  <w:rPr>
                    <w:ins w:id="1281" w:author="Hamdy Rashed" w:date="2026-08-06T14:49:00Z" w16du:dateUtc="2026-08-06T11:49:00Z"/>
                    <w:rFonts w:asciiTheme="minorBidi" w:eastAsia="Arial" w:hAnsiTheme="minorBidi" w:cstheme="minorBidi"/>
                    <w:sz w:val="18"/>
                    <w:szCs w:val="18"/>
                    <w:rtl/>
                  </w:rPr>
                </w:rPrChange>
              </w:rPr>
            </w:pPr>
            <w:ins w:id="1282" w:author="Anas Alkuraimi" w:date="2026-08-09T16:33:00Z" w16du:dateUtc="2026-08-09T12:33:00Z">
              <w:r w:rsidRPr="001065A1">
                <w:rPr>
                  <w:rFonts w:asciiTheme="minorBidi" w:eastAsia="Arial" w:hAnsiTheme="minorBidi" w:cstheme="minorBidi" w:hint="eastAsia"/>
                  <w:bCs/>
                  <w:szCs w:val="20"/>
                  <w:rtl/>
                  <w:rPrChange w:id="1283" w:author="MOHSEN QURAEN" w:date="2026-09-21T11:09:00Z" w16du:dateUtc="2026-09-21T08:09:00Z">
                    <w:rPr>
                      <w:rFonts w:asciiTheme="minorBidi" w:eastAsia="Arial" w:hAnsiTheme="minorBidi" w:cstheme="minorBidi" w:hint="eastAsia"/>
                      <w:sz w:val="18"/>
                      <w:szCs w:val="18"/>
                      <w:rtl/>
                    </w:rPr>
                  </w:rPrChange>
                </w:rPr>
                <w:t>اجباري</w:t>
              </w:r>
            </w:ins>
            <w:ins w:id="1284" w:author="Hamdy Rashed" w:date="2026-08-06T14:49:00Z" w16du:dateUtc="2026-08-06T11:49:00Z">
              <w:del w:id="1285" w:author="Anas Alkuraimi" w:date="2026-08-09T16:33:00Z" w16du:dateUtc="2026-08-09T12:33:00Z">
                <w:r w:rsidR="00CA18FC" w:rsidRPr="001065A1" w:rsidDel="00D93B3C">
                  <w:rPr>
                    <w:rFonts w:asciiTheme="minorBidi" w:eastAsia="Arial" w:hAnsiTheme="minorBidi" w:cstheme="minorBidi" w:hint="eastAsia"/>
                    <w:bCs/>
                    <w:szCs w:val="20"/>
                    <w:rtl/>
                    <w:rPrChange w:id="1286" w:author="MOHSEN QURAEN" w:date="2026-09-21T11:09:00Z" w16du:dateUtc="2026-09-21T08:09:00Z">
                      <w:rPr>
                        <w:rFonts w:asciiTheme="minorBidi" w:eastAsia="Arial" w:hAnsiTheme="minorBidi" w:cstheme="minorBidi" w:hint="eastAsia"/>
                        <w:sz w:val="18"/>
                        <w:szCs w:val="18"/>
                        <w:rtl/>
                      </w:rPr>
                    </w:rPrChange>
                  </w:rPr>
                  <w:delText>اختياري</w:delText>
                </w:r>
              </w:del>
            </w:ins>
          </w:p>
        </w:tc>
        <w:tc>
          <w:tcPr>
            <w:tcW w:w="2556" w:type="dxa"/>
            <w:tcMar>
              <w:top w:w="90" w:type="dxa"/>
              <w:left w:w="100" w:type="dxa"/>
              <w:bottom w:w="90" w:type="dxa"/>
              <w:right w:w="100" w:type="dxa"/>
            </w:tcMar>
            <w:vAlign w:val="center"/>
          </w:tcPr>
          <w:p w14:paraId="138D4CC5" w14:textId="66B5DFFC" w:rsidR="00CA18FC" w:rsidRPr="001065A1" w:rsidRDefault="00CA18FC" w:rsidP="00AB43AF">
            <w:pPr>
              <w:bidi/>
              <w:spacing w:after="0"/>
              <w:rPr>
                <w:ins w:id="1287" w:author="Hamdy Rashed" w:date="2026-08-06T14:49:00Z" w16du:dateUtc="2026-08-06T11:49:00Z"/>
                <w:rFonts w:asciiTheme="minorBidi" w:eastAsia="Arial" w:hAnsiTheme="minorBidi" w:cstheme="minorBidi"/>
                <w:bCs/>
                <w:szCs w:val="20"/>
                <w:rtl/>
                <w:rPrChange w:id="1288" w:author="MOHSEN QURAEN" w:date="2026-09-21T11:09:00Z" w16du:dateUtc="2026-09-21T08:09:00Z">
                  <w:rPr>
                    <w:ins w:id="1289" w:author="Hamdy Rashed" w:date="2026-08-06T14:49:00Z" w16du:dateUtc="2026-08-06T11:49:00Z"/>
                    <w:rFonts w:asciiTheme="minorBidi" w:eastAsia="Arial" w:hAnsiTheme="minorBidi" w:cstheme="minorBidi"/>
                    <w:sz w:val="18"/>
                    <w:szCs w:val="18"/>
                    <w:rtl/>
                  </w:rPr>
                </w:rPrChange>
              </w:rPr>
            </w:pPr>
            <w:ins w:id="1290" w:author="Hamdy Rashed" w:date="2026-08-06T14:49:00Z" w16du:dateUtc="2026-08-06T11:49:00Z">
              <w:r w:rsidRPr="001065A1">
                <w:rPr>
                  <w:rFonts w:asciiTheme="minorBidi" w:eastAsia="Arial" w:hAnsiTheme="minorBidi" w:cstheme="minorBidi" w:hint="eastAsia"/>
                  <w:bCs/>
                  <w:szCs w:val="20"/>
                  <w:rtl/>
                  <w:rPrChange w:id="1291" w:author="MOHSEN QURAEN" w:date="2026-09-21T11:09:00Z" w16du:dateUtc="2026-09-21T08:09:00Z">
                    <w:rPr>
                      <w:rFonts w:asciiTheme="minorBidi" w:eastAsia="Arial" w:hAnsiTheme="minorBidi" w:cstheme="minorBidi" w:hint="eastAsia"/>
                      <w:sz w:val="18"/>
                      <w:szCs w:val="18"/>
                      <w:rtl/>
                    </w:rPr>
                  </w:rPrChange>
                </w:rPr>
                <w:t>قامة</w:t>
              </w:r>
              <w:r w:rsidRPr="001065A1">
                <w:rPr>
                  <w:rFonts w:asciiTheme="minorBidi" w:eastAsia="Arial" w:hAnsiTheme="minorBidi" w:cstheme="minorBidi"/>
                  <w:bCs/>
                  <w:szCs w:val="20"/>
                  <w:rtl/>
                  <w:rPrChange w:id="1292" w:author="MOHSEN QURAEN" w:date="2026-09-21T11:09:00Z" w16du:dateUtc="2026-09-21T08:09:00Z">
                    <w:rPr>
                      <w:rFonts w:asciiTheme="minorBidi" w:eastAsia="Arial" w:hAnsiTheme="minorBidi" w:cstheme="minorBidi"/>
                      <w:sz w:val="18"/>
                      <w:szCs w:val="18"/>
                      <w:rtl/>
                    </w:rPr>
                  </w:rPrChange>
                </w:rPr>
                <w:t xml:space="preserve"> منسدلة</w:t>
              </w:r>
            </w:ins>
          </w:p>
        </w:tc>
        <w:tc>
          <w:tcPr>
            <w:tcW w:w="2556" w:type="dxa"/>
            <w:tcMar>
              <w:top w:w="90" w:type="dxa"/>
              <w:left w:w="100" w:type="dxa"/>
              <w:bottom w:w="90" w:type="dxa"/>
              <w:right w:w="100" w:type="dxa"/>
            </w:tcMar>
            <w:vAlign w:val="center"/>
          </w:tcPr>
          <w:p w14:paraId="2EC6CB61" w14:textId="0A1B4178" w:rsidR="00CA18FC" w:rsidRPr="001065A1" w:rsidRDefault="00CA18FC" w:rsidP="00AB43AF">
            <w:pPr>
              <w:bidi/>
              <w:spacing w:after="0"/>
              <w:rPr>
                <w:ins w:id="1293" w:author="Hamdy Rashed" w:date="2026-08-06T14:49:00Z" w16du:dateUtc="2026-08-06T11:49:00Z"/>
                <w:rFonts w:asciiTheme="minorBidi" w:eastAsia="Arial" w:hAnsiTheme="minorBidi" w:cstheme="minorBidi"/>
                <w:bCs/>
                <w:szCs w:val="20"/>
                <w:rtl/>
                <w:rPrChange w:id="1294" w:author="MOHSEN QURAEN" w:date="2026-09-21T11:09:00Z" w16du:dateUtc="2026-09-21T08:09:00Z">
                  <w:rPr>
                    <w:ins w:id="1295" w:author="Hamdy Rashed" w:date="2026-08-06T14:49:00Z" w16du:dateUtc="2026-08-06T11:49:00Z"/>
                    <w:rFonts w:asciiTheme="minorBidi" w:eastAsia="Arial" w:hAnsiTheme="minorBidi" w:cstheme="minorBidi"/>
                    <w:sz w:val="18"/>
                    <w:szCs w:val="18"/>
                    <w:rtl/>
                  </w:rPr>
                </w:rPrChange>
              </w:rPr>
            </w:pPr>
            <w:ins w:id="1296" w:author="Hamdy Rashed" w:date="2026-08-06T14:49:00Z" w16du:dateUtc="2026-08-06T11:49:00Z">
              <w:r w:rsidRPr="001065A1">
                <w:rPr>
                  <w:rFonts w:asciiTheme="minorBidi" w:eastAsia="Arial" w:hAnsiTheme="minorBidi" w:cstheme="minorBidi" w:hint="eastAsia"/>
                  <w:bCs/>
                  <w:szCs w:val="20"/>
                  <w:rtl/>
                  <w:rPrChange w:id="1297" w:author="MOHSEN QURAEN" w:date="2026-09-21T11:09:00Z" w16du:dateUtc="2026-09-21T08:09:00Z">
                    <w:rPr>
                      <w:rFonts w:asciiTheme="minorBidi" w:eastAsia="Arial" w:hAnsiTheme="minorBidi" w:cstheme="minorBidi" w:hint="eastAsia"/>
                      <w:sz w:val="18"/>
                      <w:szCs w:val="18"/>
                      <w:rtl/>
                    </w:rPr>
                  </w:rPrChange>
                </w:rPr>
                <w:t>هل</w:t>
              </w:r>
              <w:r w:rsidRPr="001065A1">
                <w:rPr>
                  <w:rFonts w:asciiTheme="minorBidi" w:eastAsia="Arial" w:hAnsiTheme="minorBidi" w:cstheme="minorBidi"/>
                  <w:bCs/>
                  <w:szCs w:val="20"/>
                  <w:rtl/>
                  <w:rPrChange w:id="1298" w:author="MOHSEN QURAEN" w:date="2026-09-21T11:09:00Z" w16du:dateUtc="2026-09-21T08:09:00Z">
                    <w:rPr>
                      <w:rFonts w:asciiTheme="minorBidi" w:eastAsia="Arial" w:hAnsiTheme="minorBidi" w:cstheme="minorBidi"/>
                      <w:sz w:val="18"/>
                      <w:szCs w:val="18"/>
                      <w:rtl/>
                    </w:rPr>
                  </w:rPrChange>
                </w:rPr>
                <w:t xml:space="preserve"> تقلد او يتقلد المالك/الشريك منصب سياسي؟</w:t>
              </w:r>
            </w:ins>
          </w:p>
        </w:tc>
      </w:tr>
      <w:tr w:rsidR="00CA18FC" w:rsidRPr="001065A1" w14:paraId="0F6013BF" w14:textId="77777777" w:rsidTr="001456F6">
        <w:trPr>
          <w:cantSplit/>
          <w:jc w:val="center"/>
          <w:ins w:id="1299" w:author="Hamdy Rashed" w:date="2026-08-06T14:49:00Z"/>
        </w:trPr>
        <w:tc>
          <w:tcPr>
            <w:tcW w:w="3690" w:type="dxa"/>
            <w:tcMar>
              <w:top w:w="90" w:type="dxa"/>
              <w:left w:w="100" w:type="dxa"/>
              <w:bottom w:w="90" w:type="dxa"/>
              <w:right w:w="100" w:type="dxa"/>
            </w:tcMar>
            <w:vAlign w:val="center"/>
          </w:tcPr>
          <w:p w14:paraId="04B74BC7" w14:textId="716B4B2B" w:rsidR="00CA18FC" w:rsidRPr="001065A1" w:rsidRDefault="00CA18FC" w:rsidP="00AB43AF">
            <w:pPr>
              <w:bidi/>
              <w:spacing w:after="0"/>
              <w:rPr>
                <w:ins w:id="1300" w:author="Hamdy Rashed" w:date="2026-08-06T14:49:00Z" w16du:dateUtc="2026-08-06T11:49:00Z"/>
                <w:rFonts w:asciiTheme="minorBidi" w:eastAsia="Arial" w:hAnsiTheme="minorBidi" w:cstheme="minorBidi"/>
                <w:bCs/>
                <w:szCs w:val="20"/>
                <w:rtl/>
                <w:rPrChange w:id="1301" w:author="MOHSEN QURAEN" w:date="2026-09-21T11:09:00Z" w16du:dateUtc="2026-09-21T08:09:00Z">
                  <w:rPr>
                    <w:ins w:id="1302" w:author="Hamdy Rashed" w:date="2026-08-06T14:49:00Z" w16du:dateUtc="2026-08-06T11:49:00Z"/>
                    <w:rFonts w:asciiTheme="minorBidi" w:eastAsia="Arial" w:hAnsiTheme="minorBidi" w:cstheme="minorBidi"/>
                    <w:sz w:val="18"/>
                    <w:szCs w:val="18"/>
                    <w:rtl/>
                  </w:rPr>
                </w:rPrChange>
              </w:rPr>
            </w:pPr>
            <w:ins w:id="1303" w:author="Hamdy Rashed" w:date="2026-08-06T14:50:00Z" w16du:dateUtc="2026-08-06T11:50:00Z">
              <w:r w:rsidRPr="001065A1">
                <w:rPr>
                  <w:rFonts w:asciiTheme="minorBidi" w:eastAsia="Arial" w:hAnsiTheme="minorBidi" w:cstheme="minorBidi" w:hint="eastAsia"/>
                  <w:bCs/>
                  <w:szCs w:val="20"/>
                  <w:rtl/>
                  <w:rPrChange w:id="1304" w:author="MOHSEN QURAEN" w:date="2026-09-21T11:09:00Z" w16du:dateUtc="2026-09-21T08:09:00Z">
                    <w:rPr>
                      <w:rFonts w:asciiTheme="minorBidi" w:eastAsia="Arial" w:hAnsiTheme="minorBidi" w:cstheme="minorBidi" w:hint="eastAsia"/>
                      <w:sz w:val="18"/>
                      <w:szCs w:val="18"/>
                      <w:rtl/>
                    </w:rPr>
                  </w:rPrChange>
                </w:rPr>
                <w:t>حثل</w:t>
              </w:r>
              <w:r w:rsidRPr="001065A1">
                <w:rPr>
                  <w:rFonts w:asciiTheme="minorBidi" w:eastAsia="Arial" w:hAnsiTheme="minorBidi" w:cstheme="minorBidi"/>
                  <w:bCs/>
                  <w:szCs w:val="20"/>
                  <w:rtl/>
                  <w:rPrChange w:id="1305" w:author="MOHSEN QURAEN" w:date="2026-09-21T11:09:00Z" w16du:dateUtc="2026-09-21T08:09:00Z">
                    <w:rPr>
                      <w:rFonts w:asciiTheme="minorBidi" w:eastAsia="Arial" w:hAnsiTheme="minorBidi" w:cstheme="minorBidi"/>
                      <w:sz w:val="18"/>
                      <w:szCs w:val="18"/>
                      <w:rtl/>
                    </w:rPr>
                  </w:rPrChange>
                </w:rPr>
                <w:t xml:space="preserve"> نصي فقرة ثصيرة</w:t>
              </w:r>
            </w:ins>
          </w:p>
        </w:tc>
        <w:tc>
          <w:tcPr>
            <w:tcW w:w="1422" w:type="dxa"/>
            <w:tcMar>
              <w:top w:w="90" w:type="dxa"/>
              <w:left w:w="100" w:type="dxa"/>
              <w:bottom w:w="90" w:type="dxa"/>
              <w:right w:w="100" w:type="dxa"/>
            </w:tcMar>
            <w:vAlign w:val="center"/>
          </w:tcPr>
          <w:p w14:paraId="06E2C1ED" w14:textId="1315407A" w:rsidR="00CA18FC" w:rsidRPr="001065A1" w:rsidRDefault="00CA18FC" w:rsidP="00AB43AF">
            <w:pPr>
              <w:bidi/>
              <w:spacing w:after="0"/>
              <w:rPr>
                <w:ins w:id="1306" w:author="Hamdy Rashed" w:date="2026-08-06T14:49:00Z" w16du:dateUtc="2026-08-06T11:49:00Z"/>
                <w:rFonts w:asciiTheme="minorBidi" w:eastAsia="Arial" w:hAnsiTheme="minorBidi" w:cstheme="minorBidi"/>
                <w:bCs/>
                <w:szCs w:val="20"/>
                <w:rtl/>
                <w:rPrChange w:id="1307" w:author="MOHSEN QURAEN" w:date="2026-09-21T11:09:00Z" w16du:dateUtc="2026-09-21T08:09:00Z">
                  <w:rPr>
                    <w:ins w:id="1308" w:author="Hamdy Rashed" w:date="2026-08-06T14:49:00Z" w16du:dateUtc="2026-08-06T11:49:00Z"/>
                    <w:rFonts w:asciiTheme="minorBidi" w:eastAsia="Arial" w:hAnsiTheme="minorBidi" w:cstheme="minorBidi"/>
                    <w:sz w:val="18"/>
                    <w:szCs w:val="18"/>
                    <w:rtl/>
                  </w:rPr>
                </w:rPrChange>
              </w:rPr>
            </w:pPr>
            <w:ins w:id="1309" w:author="Hamdy Rashed" w:date="2026-08-06T14:50:00Z" w16du:dateUtc="2026-08-06T11:50:00Z">
              <w:del w:id="1310" w:author="Anas Alkuraimi" w:date="2026-08-09T16:33:00Z" w16du:dateUtc="2026-08-09T12:33:00Z">
                <w:r w:rsidRPr="001065A1" w:rsidDel="00D93B3C">
                  <w:rPr>
                    <w:rFonts w:asciiTheme="minorBidi" w:eastAsia="Arial" w:hAnsiTheme="minorBidi" w:cstheme="minorBidi" w:hint="eastAsia"/>
                    <w:bCs/>
                    <w:szCs w:val="20"/>
                    <w:rtl/>
                    <w:rPrChange w:id="1311" w:author="MOHSEN QURAEN" w:date="2026-09-21T11:09:00Z" w16du:dateUtc="2026-09-21T08:09:00Z">
                      <w:rPr>
                        <w:rFonts w:asciiTheme="minorBidi" w:eastAsia="Arial" w:hAnsiTheme="minorBidi" w:cstheme="minorBidi" w:hint="eastAsia"/>
                        <w:sz w:val="18"/>
                        <w:szCs w:val="18"/>
                        <w:rtl/>
                      </w:rPr>
                    </w:rPrChange>
                  </w:rPr>
                  <w:delText>اختياري</w:delText>
                </w:r>
              </w:del>
            </w:ins>
            <w:ins w:id="1312" w:author="Anas Alkuraimi" w:date="2026-08-09T16:33:00Z" w16du:dateUtc="2026-08-09T12:33:00Z">
              <w:r w:rsidR="00D93B3C" w:rsidRPr="001065A1">
                <w:rPr>
                  <w:rFonts w:asciiTheme="minorBidi" w:eastAsia="Arial" w:hAnsiTheme="minorBidi" w:cstheme="minorBidi" w:hint="eastAsia"/>
                  <w:bCs/>
                  <w:szCs w:val="20"/>
                  <w:rtl/>
                  <w:rPrChange w:id="1313" w:author="MOHSEN QURAEN" w:date="2026-09-21T11:09:00Z" w16du:dateUtc="2026-09-21T08:09:00Z">
                    <w:rPr>
                      <w:rFonts w:asciiTheme="minorBidi" w:eastAsia="Arial" w:hAnsiTheme="minorBidi" w:cstheme="minorBidi" w:hint="eastAsia"/>
                      <w:sz w:val="18"/>
                      <w:szCs w:val="18"/>
                      <w:rtl/>
                    </w:rPr>
                  </w:rPrChange>
                </w:rPr>
                <w:t>في</w:t>
              </w:r>
              <w:r w:rsidR="00D93B3C" w:rsidRPr="001065A1">
                <w:rPr>
                  <w:rFonts w:asciiTheme="minorBidi" w:eastAsia="Arial" w:hAnsiTheme="minorBidi" w:cstheme="minorBidi"/>
                  <w:bCs/>
                  <w:szCs w:val="20"/>
                  <w:rtl/>
                  <w:rPrChange w:id="1314" w:author="MOHSEN QURAEN" w:date="2026-09-21T11:09:00Z" w16du:dateUtc="2026-09-21T08:09:00Z">
                    <w:rPr>
                      <w:rFonts w:asciiTheme="minorBidi" w:eastAsia="Arial" w:hAnsiTheme="minorBidi" w:cstheme="minorBidi"/>
                      <w:sz w:val="18"/>
                      <w:szCs w:val="18"/>
                      <w:rtl/>
                    </w:rPr>
                  </w:rPrChange>
                </w:rPr>
                <w:t xml:space="preserve"> حالة الثبوت</w:t>
              </w:r>
            </w:ins>
          </w:p>
        </w:tc>
        <w:tc>
          <w:tcPr>
            <w:tcW w:w="2556" w:type="dxa"/>
            <w:tcMar>
              <w:top w:w="90" w:type="dxa"/>
              <w:left w:w="100" w:type="dxa"/>
              <w:bottom w:w="90" w:type="dxa"/>
              <w:right w:w="100" w:type="dxa"/>
            </w:tcMar>
            <w:vAlign w:val="center"/>
          </w:tcPr>
          <w:p w14:paraId="44365027" w14:textId="56D7D971" w:rsidR="00CA18FC" w:rsidRPr="001065A1" w:rsidRDefault="00CA18FC" w:rsidP="00AB43AF">
            <w:pPr>
              <w:bidi/>
              <w:spacing w:after="0"/>
              <w:rPr>
                <w:ins w:id="1315" w:author="Hamdy Rashed" w:date="2026-08-06T14:49:00Z" w16du:dateUtc="2026-08-06T11:49:00Z"/>
                <w:rFonts w:asciiTheme="minorBidi" w:eastAsia="Arial" w:hAnsiTheme="minorBidi" w:cstheme="minorBidi"/>
                <w:bCs/>
                <w:szCs w:val="20"/>
                <w:rtl/>
                <w:rPrChange w:id="1316" w:author="MOHSEN QURAEN" w:date="2026-09-21T11:09:00Z" w16du:dateUtc="2026-09-21T08:09:00Z">
                  <w:rPr>
                    <w:ins w:id="1317" w:author="Hamdy Rashed" w:date="2026-08-06T14:49:00Z" w16du:dateUtc="2026-08-06T11:49:00Z"/>
                    <w:rFonts w:asciiTheme="minorBidi" w:eastAsia="Arial" w:hAnsiTheme="minorBidi" w:cstheme="minorBidi"/>
                    <w:sz w:val="18"/>
                    <w:szCs w:val="18"/>
                    <w:rtl/>
                  </w:rPr>
                </w:rPrChange>
              </w:rPr>
            </w:pPr>
            <w:ins w:id="1318" w:author="Hamdy Rashed" w:date="2026-08-06T14:50:00Z" w16du:dateUtc="2026-08-06T11:50:00Z">
              <w:r w:rsidRPr="001065A1">
                <w:rPr>
                  <w:rFonts w:asciiTheme="minorBidi" w:eastAsia="Arial" w:hAnsiTheme="minorBidi" w:cstheme="minorBidi" w:hint="eastAsia"/>
                  <w:bCs/>
                  <w:szCs w:val="20"/>
                  <w:rtl/>
                  <w:rPrChange w:id="1319" w:author="MOHSEN QURAEN" w:date="2026-09-21T11:09:00Z" w16du:dateUtc="2026-09-21T08:09:00Z">
                    <w:rPr>
                      <w:rFonts w:asciiTheme="minorBidi" w:eastAsia="Arial" w:hAnsiTheme="minorBidi" w:cstheme="minorBidi" w:hint="eastAsia"/>
                      <w:sz w:val="18"/>
                      <w:szCs w:val="18"/>
                      <w:rtl/>
                    </w:rPr>
                  </w:rPrChange>
                </w:rPr>
                <w:t>نص</w:t>
              </w:r>
            </w:ins>
          </w:p>
        </w:tc>
        <w:tc>
          <w:tcPr>
            <w:tcW w:w="2556" w:type="dxa"/>
            <w:tcMar>
              <w:top w:w="90" w:type="dxa"/>
              <w:left w:w="100" w:type="dxa"/>
              <w:bottom w:w="90" w:type="dxa"/>
              <w:right w:w="100" w:type="dxa"/>
            </w:tcMar>
            <w:vAlign w:val="center"/>
          </w:tcPr>
          <w:p w14:paraId="72ADC4B4" w14:textId="619AF817" w:rsidR="00CA18FC" w:rsidRPr="001065A1" w:rsidRDefault="00CA18FC" w:rsidP="00AB43AF">
            <w:pPr>
              <w:bidi/>
              <w:spacing w:after="0"/>
              <w:rPr>
                <w:ins w:id="1320" w:author="Hamdy Rashed" w:date="2026-08-06T14:49:00Z" w16du:dateUtc="2026-08-06T11:49:00Z"/>
                <w:rFonts w:asciiTheme="minorBidi" w:eastAsia="Arial" w:hAnsiTheme="minorBidi" w:cstheme="minorBidi"/>
                <w:bCs/>
                <w:szCs w:val="20"/>
                <w:rtl/>
                <w:rPrChange w:id="1321" w:author="MOHSEN QURAEN" w:date="2026-09-21T11:09:00Z" w16du:dateUtc="2026-09-21T08:09:00Z">
                  <w:rPr>
                    <w:ins w:id="1322" w:author="Hamdy Rashed" w:date="2026-08-06T14:49:00Z" w16du:dateUtc="2026-08-06T11:49:00Z"/>
                    <w:rFonts w:asciiTheme="minorBidi" w:eastAsia="Arial" w:hAnsiTheme="minorBidi" w:cstheme="minorBidi"/>
                    <w:sz w:val="18"/>
                    <w:szCs w:val="18"/>
                    <w:rtl/>
                  </w:rPr>
                </w:rPrChange>
              </w:rPr>
            </w:pPr>
            <w:ins w:id="1323" w:author="Hamdy Rashed" w:date="2026-08-06T14:49:00Z" w16du:dateUtc="2026-08-06T11:49:00Z">
              <w:r w:rsidRPr="001065A1">
                <w:rPr>
                  <w:rFonts w:asciiTheme="minorBidi" w:eastAsia="Arial" w:hAnsiTheme="minorBidi" w:cstheme="minorBidi" w:hint="eastAsia"/>
                  <w:bCs/>
                  <w:szCs w:val="20"/>
                  <w:rtl/>
                  <w:rPrChange w:id="1324" w:author="MOHSEN QURAEN" w:date="2026-09-21T11:09:00Z" w16du:dateUtc="2026-09-21T08:09:00Z">
                    <w:rPr>
                      <w:rFonts w:asciiTheme="minorBidi" w:eastAsia="Arial" w:hAnsiTheme="minorBidi" w:cstheme="minorBidi" w:hint="eastAsia"/>
                      <w:sz w:val="18"/>
                      <w:szCs w:val="18"/>
                      <w:rtl/>
                    </w:rPr>
                  </w:rPrChange>
                </w:rPr>
                <w:t>ما</w:t>
              </w:r>
              <w:r w:rsidRPr="001065A1">
                <w:rPr>
                  <w:rFonts w:asciiTheme="minorBidi" w:eastAsia="Arial" w:hAnsiTheme="minorBidi" w:cstheme="minorBidi"/>
                  <w:bCs/>
                  <w:szCs w:val="20"/>
                  <w:rtl/>
                  <w:rPrChange w:id="1325" w:author="MOHSEN QURAEN" w:date="2026-09-21T11:09:00Z" w16du:dateUtc="2026-09-21T08:09:00Z">
                    <w:rPr>
                      <w:rFonts w:asciiTheme="minorBidi" w:eastAsia="Arial" w:hAnsiTheme="minorBidi" w:cstheme="minorBidi"/>
                      <w:sz w:val="18"/>
                      <w:szCs w:val="18"/>
                      <w:rtl/>
                    </w:rPr>
                  </w:rPrChange>
                </w:rPr>
                <w:t xml:space="preserve"> هو </w:t>
              </w:r>
            </w:ins>
            <w:ins w:id="1326" w:author="Hamdy Rashed" w:date="2026-08-06T14:50:00Z" w16du:dateUtc="2026-08-06T11:50:00Z">
              <w:r w:rsidRPr="001065A1">
                <w:rPr>
                  <w:rFonts w:asciiTheme="minorBidi" w:eastAsia="Arial" w:hAnsiTheme="minorBidi" w:cstheme="minorBidi" w:hint="eastAsia"/>
                  <w:bCs/>
                  <w:szCs w:val="20"/>
                  <w:rtl/>
                  <w:rPrChange w:id="1327" w:author="MOHSEN QURAEN" w:date="2026-09-21T11:09:00Z" w16du:dateUtc="2026-09-21T08:09:00Z">
                    <w:rPr>
                      <w:rFonts w:asciiTheme="minorBidi" w:eastAsia="Arial" w:hAnsiTheme="minorBidi" w:cstheme="minorBidi" w:hint="eastAsia"/>
                      <w:sz w:val="18"/>
                      <w:szCs w:val="18"/>
                      <w:rtl/>
                    </w:rPr>
                  </w:rPrChange>
                </w:rPr>
                <w:t>المنصب</w:t>
              </w:r>
              <w:r w:rsidRPr="001065A1">
                <w:rPr>
                  <w:rFonts w:asciiTheme="minorBidi" w:eastAsia="Arial" w:hAnsiTheme="minorBidi" w:cstheme="minorBidi"/>
                  <w:bCs/>
                  <w:szCs w:val="20"/>
                  <w:rtl/>
                  <w:rPrChange w:id="1328" w:author="MOHSEN QURAEN" w:date="2026-09-21T11:09:00Z" w16du:dateUtc="2026-09-21T08:09:00Z">
                    <w:rPr>
                      <w:rFonts w:asciiTheme="minorBidi" w:eastAsia="Arial" w:hAnsiTheme="minorBidi" w:cstheme="minorBidi"/>
                      <w:sz w:val="18"/>
                      <w:szCs w:val="18"/>
                      <w:rtl/>
                    </w:rPr>
                  </w:rPrChange>
                </w:rPr>
                <w:t xml:space="preserve"> السياسي و الجهة؟</w:t>
              </w:r>
            </w:ins>
          </w:p>
        </w:tc>
      </w:tr>
      <w:tr w:rsidR="00CA18FC" w:rsidRPr="001065A1" w:rsidDel="000F4C34" w14:paraId="4496874B" w14:textId="49665D4A" w:rsidTr="001456F6">
        <w:trPr>
          <w:cantSplit/>
          <w:jc w:val="center"/>
          <w:ins w:id="1329" w:author="Hamdy Rashed" w:date="2026-08-06T14:50:00Z"/>
          <w:del w:id="1330" w:author="MAZEN FAYEZ" w:date="2026-08-10T11:58:00Z"/>
        </w:trPr>
        <w:tc>
          <w:tcPr>
            <w:tcW w:w="3690" w:type="dxa"/>
            <w:tcMar>
              <w:top w:w="90" w:type="dxa"/>
              <w:left w:w="100" w:type="dxa"/>
              <w:bottom w:w="90" w:type="dxa"/>
              <w:right w:w="100" w:type="dxa"/>
            </w:tcMar>
            <w:vAlign w:val="center"/>
          </w:tcPr>
          <w:p w14:paraId="49B91AF4" w14:textId="0C847BA1" w:rsidR="00CA18FC" w:rsidRPr="001065A1" w:rsidDel="000F4C34" w:rsidRDefault="00CA18FC" w:rsidP="00AB43AF">
            <w:pPr>
              <w:bidi/>
              <w:spacing w:after="0"/>
              <w:rPr>
                <w:ins w:id="1331" w:author="Hamdy Rashed" w:date="2026-08-06T14:50:00Z" w16du:dateUtc="2026-08-06T11:50:00Z"/>
                <w:del w:id="1332" w:author="MAZEN FAYEZ" w:date="2026-08-10T11:58:00Z" w16du:dateUtc="2026-08-10T08:58:00Z"/>
                <w:rFonts w:asciiTheme="minorBidi" w:eastAsia="Arial" w:hAnsiTheme="minorBidi" w:cstheme="minorBidi"/>
                <w:bCs/>
                <w:szCs w:val="20"/>
                <w:highlight w:val="yellow"/>
                <w:rtl/>
                <w:rPrChange w:id="1333" w:author="MOHSEN QURAEN" w:date="2026-09-21T11:09:00Z" w16du:dateUtc="2026-09-21T08:09:00Z">
                  <w:rPr>
                    <w:ins w:id="1334" w:author="Hamdy Rashed" w:date="2026-08-06T14:50:00Z" w16du:dateUtc="2026-08-06T11:50:00Z"/>
                    <w:del w:id="1335" w:author="MAZEN FAYEZ" w:date="2026-08-10T11:58:00Z" w16du:dateUtc="2026-08-10T08:58:00Z"/>
                    <w:rFonts w:asciiTheme="minorBidi" w:eastAsia="Arial" w:hAnsiTheme="minorBidi" w:cstheme="minorBidi"/>
                    <w:sz w:val="18"/>
                    <w:szCs w:val="18"/>
                    <w:rtl/>
                  </w:rPr>
                </w:rPrChange>
              </w:rPr>
            </w:pPr>
            <w:ins w:id="1336" w:author="Hamdy Rashed" w:date="2026-08-06T14:51:00Z" w16du:dateUtc="2026-08-06T11:51:00Z">
              <w:del w:id="1337" w:author="MAZEN FAYEZ" w:date="2026-08-10T11:58:00Z" w16du:dateUtc="2026-08-10T08:58:00Z">
                <w:r w:rsidRPr="001065A1" w:rsidDel="000F4C34">
                  <w:rPr>
                    <w:rFonts w:asciiTheme="minorBidi" w:eastAsia="Arial" w:hAnsiTheme="minorBidi" w:cstheme="minorBidi" w:hint="eastAsia"/>
                    <w:bCs/>
                    <w:szCs w:val="20"/>
                    <w:highlight w:val="yellow"/>
                    <w:rtl/>
                    <w:rPrChange w:id="1338" w:author="MOHSEN QURAEN" w:date="2026-09-21T11:09:00Z" w16du:dateUtc="2026-09-21T08:09:00Z">
                      <w:rPr>
                        <w:rFonts w:asciiTheme="minorBidi" w:eastAsia="Arial" w:hAnsiTheme="minorBidi" w:cstheme="minorBidi" w:hint="eastAsia"/>
                        <w:sz w:val="18"/>
                        <w:szCs w:val="18"/>
                        <w:rtl/>
                      </w:rPr>
                    </w:rPrChange>
                  </w:rPr>
                  <w:delText>قائمة</w:delText>
                </w:r>
                <w:r w:rsidRPr="001065A1" w:rsidDel="000F4C34">
                  <w:rPr>
                    <w:rFonts w:asciiTheme="minorBidi" w:eastAsia="Arial" w:hAnsiTheme="minorBidi" w:cstheme="minorBidi"/>
                    <w:bCs/>
                    <w:szCs w:val="20"/>
                    <w:highlight w:val="yellow"/>
                    <w:rtl/>
                    <w:rPrChange w:id="1339" w:author="MOHSEN QURAEN" w:date="2026-09-21T11:09:00Z" w16du:dateUtc="2026-09-21T08:09:00Z">
                      <w:rPr>
                        <w:rFonts w:asciiTheme="minorBidi" w:eastAsia="Arial" w:hAnsiTheme="minorBidi" w:cstheme="minorBidi"/>
                        <w:sz w:val="18"/>
                        <w:szCs w:val="18"/>
                        <w:rtl/>
                      </w:rPr>
                    </w:rPrChange>
                  </w:rPr>
                  <w:delText xml:space="preserve"> منسدلة (حرج/ عالي/ متوسط /منخفض)</w:delText>
                </w:r>
              </w:del>
            </w:ins>
          </w:p>
        </w:tc>
        <w:tc>
          <w:tcPr>
            <w:tcW w:w="1422" w:type="dxa"/>
            <w:tcMar>
              <w:top w:w="90" w:type="dxa"/>
              <w:left w:w="100" w:type="dxa"/>
              <w:bottom w:w="90" w:type="dxa"/>
              <w:right w:w="100" w:type="dxa"/>
            </w:tcMar>
            <w:vAlign w:val="center"/>
          </w:tcPr>
          <w:p w14:paraId="5D4BE458" w14:textId="598C6ED0" w:rsidR="00CA18FC" w:rsidRPr="001065A1" w:rsidDel="000F4C34" w:rsidRDefault="00CA18FC" w:rsidP="00AB43AF">
            <w:pPr>
              <w:bidi/>
              <w:spacing w:after="0"/>
              <w:rPr>
                <w:ins w:id="1340" w:author="Hamdy Rashed" w:date="2026-08-06T14:50:00Z" w16du:dateUtc="2026-08-06T11:50:00Z"/>
                <w:del w:id="1341" w:author="MAZEN FAYEZ" w:date="2026-08-10T11:58:00Z" w16du:dateUtc="2026-08-10T08:58:00Z"/>
                <w:rFonts w:asciiTheme="minorBidi" w:eastAsia="Arial" w:hAnsiTheme="minorBidi" w:cstheme="minorBidi"/>
                <w:bCs/>
                <w:szCs w:val="20"/>
                <w:highlight w:val="yellow"/>
                <w:rtl/>
                <w:rPrChange w:id="1342" w:author="MOHSEN QURAEN" w:date="2026-09-21T11:09:00Z" w16du:dateUtc="2026-09-21T08:09:00Z">
                  <w:rPr>
                    <w:ins w:id="1343" w:author="Hamdy Rashed" w:date="2026-08-06T14:50:00Z" w16du:dateUtc="2026-08-06T11:50:00Z"/>
                    <w:del w:id="1344" w:author="MAZEN FAYEZ" w:date="2026-08-10T11:58:00Z" w16du:dateUtc="2026-08-10T08:58:00Z"/>
                    <w:rFonts w:asciiTheme="minorBidi" w:eastAsia="Arial" w:hAnsiTheme="minorBidi" w:cstheme="minorBidi"/>
                    <w:sz w:val="18"/>
                    <w:szCs w:val="18"/>
                    <w:rtl/>
                  </w:rPr>
                </w:rPrChange>
              </w:rPr>
            </w:pPr>
            <w:ins w:id="1345" w:author="Hamdy Rashed" w:date="2026-08-06T14:51:00Z" w16du:dateUtc="2026-08-06T11:51:00Z">
              <w:del w:id="1346" w:author="MAZEN FAYEZ" w:date="2026-08-10T11:58:00Z" w16du:dateUtc="2026-08-10T08:58:00Z">
                <w:r w:rsidRPr="001065A1" w:rsidDel="000F4C34">
                  <w:rPr>
                    <w:rFonts w:asciiTheme="minorBidi" w:eastAsia="Arial" w:hAnsiTheme="minorBidi" w:cstheme="minorBidi" w:hint="eastAsia"/>
                    <w:bCs/>
                    <w:szCs w:val="20"/>
                    <w:highlight w:val="yellow"/>
                    <w:rtl/>
                    <w:rPrChange w:id="1347" w:author="MOHSEN QURAEN" w:date="2026-09-21T11:09:00Z" w16du:dateUtc="2026-09-21T08:09:00Z">
                      <w:rPr>
                        <w:rFonts w:asciiTheme="minorBidi" w:eastAsia="Arial" w:hAnsiTheme="minorBidi" w:cstheme="minorBidi" w:hint="eastAsia"/>
                        <w:sz w:val="18"/>
                        <w:szCs w:val="18"/>
                        <w:rtl/>
                      </w:rPr>
                    </w:rPrChange>
                  </w:rPr>
                  <w:delText>اختياري</w:delText>
                </w:r>
              </w:del>
            </w:ins>
          </w:p>
        </w:tc>
        <w:tc>
          <w:tcPr>
            <w:tcW w:w="2556" w:type="dxa"/>
            <w:tcMar>
              <w:top w:w="90" w:type="dxa"/>
              <w:left w:w="100" w:type="dxa"/>
              <w:bottom w:w="90" w:type="dxa"/>
              <w:right w:w="100" w:type="dxa"/>
            </w:tcMar>
            <w:vAlign w:val="center"/>
          </w:tcPr>
          <w:p w14:paraId="4383FEC7" w14:textId="3E5B9C56" w:rsidR="00CA18FC" w:rsidRPr="001065A1" w:rsidDel="000F4C34" w:rsidRDefault="00CA18FC" w:rsidP="00AB43AF">
            <w:pPr>
              <w:bidi/>
              <w:spacing w:after="0"/>
              <w:rPr>
                <w:ins w:id="1348" w:author="Hamdy Rashed" w:date="2026-08-06T14:50:00Z" w16du:dateUtc="2026-08-06T11:50:00Z"/>
                <w:del w:id="1349" w:author="MAZEN FAYEZ" w:date="2026-08-10T11:58:00Z" w16du:dateUtc="2026-08-10T08:58:00Z"/>
                <w:rFonts w:asciiTheme="minorBidi" w:eastAsia="Arial" w:hAnsiTheme="minorBidi" w:cstheme="minorBidi"/>
                <w:bCs/>
                <w:szCs w:val="20"/>
                <w:highlight w:val="yellow"/>
                <w:rtl/>
                <w:rPrChange w:id="1350" w:author="MOHSEN QURAEN" w:date="2026-09-21T11:09:00Z" w16du:dateUtc="2026-09-21T08:09:00Z">
                  <w:rPr>
                    <w:ins w:id="1351" w:author="Hamdy Rashed" w:date="2026-08-06T14:50:00Z" w16du:dateUtc="2026-08-06T11:50:00Z"/>
                    <w:del w:id="1352" w:author="MAZEN FAYEZ" w:date="2026-08-10T11:58:00Z" w16du:dateUtc="2026-08-10T08:58:00Z"/>
                    <w:rFonts w:asciiTheme="minorBidi" w:eastAsia="Arial" w:hAnsiTheme="minorBidi" w:cstheme="minorBidi"/>
                    <w:sz w:val="18"/>
                    <w:szCs w:val="18"/>
                    <w:rtl/>
                  </w:rPr>
                </w:rPrChange>
              </w:rPr>
            </w:pPr>
            <w:ins w:id="1353" w:author="Hamdy Rashed" w:date="2026-08-06T14:51:00Z" w16du:dateUtc="2026-08-06T11:51:00Z">
              <w:del w:id="1354" w:author="MAZEN FAYEZ" w:date="2026-08-10T11:58:00Z" w16du:dateUtc="2026-08-10T08:58:00Z">
                <w:r w:rsidRPr="001065A1" w:rsidDel="000F4C34">
                  <w:rPr>
                    <w:rFonts w:asciiTheme="minorBidi" w:eastAsia="Arial" w:hAnsiTheme="minorBidi" w:cstheme="minorBidi" w:hint="eastAsia"/>
                    <w:bCs/>
                    <w:szCs w:val="20"/>
                    <w:highlight w:val="yellow"/>
                    <w:rtl/>
                    <w:rPrChange w:id="1355" w:author="MOHSEN QURAEN" w:date="2026-09-21T11:09:00Z" w16du:dateUtc="2026-09-21T08:09:00Z">
                      <w:rPr>
                        <w:rFonts w:asciiTheme="minorBidi" w:eastAsia="Arial" w:hAnsiTheme="minorBidi" w:cstheme="minorBidi" w:hint="eastAsia"/>
                        <w:sz w:val="18"/>
                        <w:szCs w:val="18"/>
                        <w:rtl/>
                      </w:rPr>
                    </w:rPrChange>
                  </w:rPr>
                  <w:delText>قا</w:delText>
                </w:r>
                <w:r w:rsidRPr="001065A1" w:rsidDel="000F4C34">
                  <w:rPr>
                    <w:rFonts w:asciiTheme="minorBidi" w:eastAsia="Arial" w:hAnsiTheme="minorBidi" w:cstheme="minorBidi"/>
                    <w:bCs/>
                    <w:szCs w:val="20"/>
                    <w:highlight w:val="yellow"/>
                    <w:rtl/>
                    <w:rPrChange w:id="1356" w:author="MOHSEN QURAEN" w:date="2026-09-21T11:09:00Z" w16du:dateUtc="2026-09-21T08:09:00Z">
                      <w:rPr>
                        <w:rFonts w:asciiTheme="minorBidi" w:eastAsia="Arial" w:hAnsiTheme="minorBidi" w:cstheme="minorBidi"/>
                        <w:sz w:val="18"/>
                        <w:szCs w:val="18"/>
                        <w:rtl/>
                      </w:rPr>
                    </w:rPrChange>
                  </w:rPr>
                  <w:delText>\مة منسدلة</w:delText>
                </w:r>
              </w:del>
            </w:ins>
          </w:p>
        </w:tc>
        <w:tc>
          <w:tcPr>
            <w:tcW w:w="2556" w:type="dxa"/>
            <w:tcMar>
              <w:top w:w="90" w:type="dxa"/>
              <w:left w:w="100" w:type="dxa"/>
              <w:bottom w:w="90" w:type="dxa"/>
              <w:right w:w="100" w:type="dxa"/>
            </w:tcMar>
            <w:vAlign w:val="center"/>
          </w:tcPr>
          <w:p w14:paraId="39D1E6F8" w14:textId="4337A94A" w:rsidR="00CA18FC" w:rsidRPr="001065A1" w:rsidDel="000F4C34" w:rsidRDefault="00CA18FC" w:rsidP="00AB43AF">
            <w:pPr>
              <w:bidi/>
              <w:spacing w:after="0"/>
              <w:rPr>
                <w:ins w:id="1357" w:author="Hamdy Rashed" w:date="2026-08-06T14:50:00Z" w16du:dateUtc="2026-08-06T11:50:00Z"/>
                <w:del w:id="1358" w:author="MAZEN FAYEZ" w:date="2026-08-10T11:58:00Z" w16du:dateUtc="2026-08-10T08:58:00Z"/>
                <w:rFonts w:asciiTheme="minorBidi" w:eastAsia="Arial" w:hAnsiTheme="minorBidi" w:cstheme="minorBidi"/>
                <w:bCs/>
                <w:szCs w:val="20"/>
                <w:highlight w:val="yellow"/>
                <w:rtl/>
                <w:rPrChange w:id="1359" w:author="MOHSEN QURAEN" w:date="2026-09-21T11:09:00Z" w16du:dateUtc="2026-09-21T08:09:00Z">
                  <w:rPr>
                    <w:ins w:id="1360" w:author="Hamdy Rashed" w:date="2026-08-06T14:50:00Z" w16du:dateUtc="2026-08-06T11:50:00Z"/>
                    <w:del w:id="1361" w:author="MAZEN FAYEZ" w:date="2026-08-10T11:58:00Z" w16du:dateUtc="2026-08-10T08:58:00Z"/>
                    <w:rFonts w:asciiTheme="minorBidi" w:eastAsia="Arial" w:hAnsiTheme="minorBidi" w:cstheme="minorBidi"/>
                    <w:sz w:val="18"/>
                    <w:szCs w:val="18"/>
                    <w:rtl/>
                  </w:rPr>
                </w:rPrChange>
              </w:rPr>
            </w:pPr>
            <w:ins w:id="1362" w:author="Hamdy Rashed" w:date="2026-08-06T14:50:00Z" w16du:dateUtc="2026-08-06T11:50:00Z">
              <w:del w:id="1363" w:author="MAZEN FAYEZ" w:date="2026-08-10T11:58:00Z" w16du:dateUtc="2026-08-10T08:58:00Z">
                <w:r w:rsidRPr="001065A1" w:rsidDel="000F4C34">
                  <w:rPr>
                    <w:rFonts w:asciiTheme="minorBidi" w:eastAsia="Arial" w:hAnsiTheme="minorBidi" w:cstheme="minorBidi" w:hint="eastAsia"/>
                    <w:bCs/>
                    <w:szCs w:val="20"/>
                    <w:highlight w:val="yellow"/>
                    <w:rtl/>
                    <w:rPrChange w:id="1364" w:author="MOHSEN QURAEN" w:date="2026-09-21T11:09:00Z" w16du:dateUtc="2026-09-21T08:09:00Z">
                      <w:rPr>
                        <w:rFonts w:asciiTheme="minorBidi" w:eastAsia="Arial" w:hAnsiTheme="minorBidi" w:cstheme="minorBidi" w:hint="eastAsia"/>
                        <w:sz w:val="18"/>
                        <w:szCs w:val="18"/>
                        <w:rtl/>
                      </w:rPr>
                    </w:rPrChange>
                  </w:rPr>
                  <w:delText>درجة</w:delText>
                </w:r>
                <w:r w:rsidRPr="001065A1" w:rsidDel="000F4C34">
                  <w:rPr>
                    <w:rFonts w:asciiTheme="minorBidi" w:eastAsia="Arial" w:hAnsiTheme="minorBidi" w:cstheme="minorBidi"/>
                    <w:bCs/>
                    <w:szCs w:val="20"/>
                    <w:highlight w:val="yellow"/>
                    <w:rtl/>
                    <w:rPrChange w:id="1365" w:author="MOHSEN QURAEN" w:date="2026-09-21T11:09:00Z" w16du:dateUtc="2026-09-21T08:09:00Z">
                      <w:rPr>
                        <w:rFonts w:asciiTheme="minorBidi" w:eastAsia="Arial" w:hAnsiTheme="minorBidi" w:cstheme="minorBidi"/>
                        <w:sz w:val="18"/>
                        <w:szCs w:val="18"/>
                        <w:rtl/>
                      </w:rPr>
                    </w:rPrChange>
                  </w:rPr>
                  <w:delText xml:space="preserve"> مخاطر المنصب السياسي</w:delText>
                </w:r>
              </w:del>
            </w:ins>
          </w:p>
        </w:tc>
      </w:tr>
    </w:tbl>
    <w:p w14:paraId="79DC6481" w14:textId="7E9BF6B6" w:rsidR="00A459A1" w:rsidRPr="001065A1" w:rsidDel="002238F9" w:rsidRDefault="00A459A1" w:rsidP="00AB43AF">
      <w:pPr>
        <w:pStyle w:val="Heading1"/>
        <w:bidi/>
        <w:spacing w:before="240" w:after="100"/>
        <w:rPr>
          <w:ins w:id="1366" w:author="Hamdy Rashed" w:date="2026-08-02T10:35:00Z" w16du:dateUtc="2026-08-02T07:35:00Z"/>
          <w:del w:id="1367" w:author="MOHSEN QURAEN" w:date="2026-09-21T11:08:00Z" w16du:dateUtc="2026-09-21T08:08:00Z"/>
          <w:rFonts w:asciiTheme="minorBidi" w:hAnsiTheme="minorBidi" w:cs="Arial"/>
          <w:b w:val="0"/>
          <w:color w:val="007E39"/>
          <w:sz w:val="20"/>
          <w:szCs w:val="20"/>
          <w:rtl/>
          <w:lang w:bidi="ar-YE"/>
          <w:rPrChange w:id="1368" w:author="MOHSEN QURAEN" w:date="2026-09-21T11:09:00Z" w16du:dateUtc="2026-09-21T08:09:00Z">
            <w:rPr>
              <w:ins w:id="1369" w:author="Hamdy Rashed" w:date="2026-08-02T10:35:00Z" w16du:dateUtc="2026-08-02T07:35:00Z"/>
              <w:del w:id="1370" w:author="MOHSEN QURAEN" w:date="2026-09-21T11:08:00Z" w16du:dateUtc="2026-09-21T08:08:00Z"/>
              <w:rFonts w:asciiTheme="minorBidi" w:hAnsiTheme="minorBidi" w:cs="Arial"/>
              <w:b w:val="0"/>
              <w:color w:val="007E39"/>
              <w:sz w:val="30"/>
              <w:rtl/>
              <w:lang w:bidi="ar-YE"/>
            </w:rPr>
          </w:rPrChange>
        </w:rPr>
      </w:pPr>
      <w:ins w:id="1371" w:author="Hamdy Rashed" w:date="2026-08-02T10:35:00Z" w16du:dateUtc="2026-08-02T07:35:00Z">
        <w:del w:id="1372" w:author="MOHSEN QURAEN" w:date="2026-09-21T11:08:00Z" w16du:dateUtc="2026-09-21T08:08:00Z">
          <w:r w:rsidRPr="001065A1" w:rsidDel="002238F9">
            <w:rPr>
              <w:rFonts w:asciiTheme="minorBidi" w:hAnsiTheme="minorBidi" w:cstheme="minorBidi"/>
              <w:bCs w:val="0"/>
              <w:color w:val="007E39"/>
              <w:sz w:val="20"/>
              <w:szCs w:val="20"/>
              <w:rtl/>
              <w:rPrChange w:id="1373" w:author="MOHSEN QURAEN" w:date="2026-09-21T11:09:00Z" w16du:dateUtc="2026-09-21T08:09:00Z">
                <w:rPr>
                  <w:rFonts w:asciiTheme="minorBidi" w:hAnsiTheme="minorBidi" w:cstheme="minorBidi"/>
                  <w:bCs w:val="0"/>
                  <w:color w:val="007E39"/>
                  <w:sz w:val="30"/>
                  <w:rtl/>
                </w:rPr>
              </w:rPrChange>
            </w:rPr>
            <w:delText xml:space="preserve">5. </w:delText>
          </w:r>
          <w:r w:rsidRPr="001065A1" w:rsidDel="002238F9">
            <w:rPr>
              <w:rFonts w:asciiTheme="minorBidi" w:hAnsiTheme="minorBidi"/>
              <w:bCs w:val="0"/>
              <w:color w:val="007E39"/>
              <w:sz w:val="20"/>
              <w:szCs w:val="20"/>
              <w:rtl/>
              <w:rPrChange w:id="1374" w:author="MOHSEN QURAEN" w:date="2026-09-21T11:09:00Z" w16du:dateUtc="2026-09-21T08:09:00Z">
                <w:rPr>
                  <w:rFonts w:asciiTheme="minorBidi" w:hAnsiTheme="minorBidi"/>
                  <w:bCs w:val="0"/>
                  <w:color w:val="007E39"/>
                  <w:sz w:val="30"/>
                  <w:rtl/>
                </w:rPr>
              </w:rPrChange>
            </w:rPr>
            <w:delText>الحقول المطلوبة لبيانات المشتريين او الدافعيين (عملاء التجار) من البنك الدافع</w:delText>
          </w:r>
        </w:del>
      </w:ins>
      <w:ins w:id="1375" w:author="MAZEN FAYEZ" w:date="2026-08-03T09:25:00Z" w16du:dateUtc="2026-08-03T06:25:00Z">
        <w:del w:id="1376" w:author="MOHSEN QURAEN" w:date="2026-09-21T11:08:00Z" w16du:dateUtc="2026-09-21T08:08:00Z">
          <w:r w:rsidR="005D3758" w:rsidRPr="001065A1" w:rsidDel="002238F9">
            <w:rPr>
              <w:rFonts w:asciiTheme="minorBidi" w:hAnsiTheme="minorBidi"/>
              <w:bCs w:val="0"/>
              <w:color w:val="007E39"/>
              <w:sz w:val="20"/>
              <w:szCs w:val="20"/>
              <w:rtl/>
              <w:rPrChange w:id="1377" w:author="MOHSEN QURAEN" w:date="2026-09-21T11:09:00Z" w16du:dateUtc="2026-09-21T08:09:00Z">
                <w:rPr>
                  <w:rFonts w:asciiTheme="minorBidi" w:hAnsiTheme="minorBidi"/>
                  <w:bCs w:val="0"/>
                  <w:color w:val="007E39"/>
                  <w:sz w:val="30"/>
                  <w:rtl/>
                </w:rPr>
              </w:rPrChange>
            </w:rPr>
            <w:delText xml:space="preserve"> </w:delText>
          </w:r>
        </w:del>
      </w:ins>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690"/>
        <w:gridCol w:w="1422"/>
        <w:gridCol w:w="2556"/>
        <w:gridCol w:w="2556"/>
      </w:tblGrid>
      <w:tr w:rsidR="00A459A1" w:rsidRPr="001065A1" w:rsidDel="002238F9" w14:paraId="373D154E" w14:textId="283A7487">
        <w:trPr>
          <w:cantSplit/>
          <w:tblHeader/>
          <w:jc w:val="center"/>
          <w:ins w:id="1378" w:author="Hamdy Rashed" w:date="2026-08-02T10:36:00Z"/>
          <w:del w:id="1379" w:author="MOHSEN QURAEN" w:date="2026-09-21T11:08:00Z"/>
        </w:trPr>
        <w:tc>
          <w:tcPr>
            <w:tcW w:w="3690" w:type="dxa"/>
            <w:shd w:val="clear" w:color="auto" w:fill="007E39"/>
            <w:tcMar>
              <w:top w:w="90" w:type="dxa"/>
              <w:left w:w="100" w:type="dxa"/>
              <w:bottom w:w="90" w:type="dxa"/>
              <w:right w:w="100" w:type="dxa"/>
            </w:tcMar>
            <w:vAlign w:val="center"/>
          </w:tcPr>
          <w:p w14:paraId="11B85DFD" w14:textId="086A83F9" w:rsidR="00A459A1" w:rsidRPr="001065A1" w:rsidDel="002238F9" w:rsidRDefault="00A459A1">
            <w:pPr>
              <w:bidi/>
              <w:spacing w:after="0"/>
              <w:rPr>
                <w:ins w:id="1380" w:author="Hamdy Rashed" w:date="2026-08-02T10:36:00Z" w16du:dateUtc="2026-08-02T07:36:00Z"/>
                <w:del w:id="1381" w:author="MOHSEN QURAEN" w:date="2026-09-21T11:08:00Z" w16du:dateUtc="2026-09-21T08:08:00Z"/>
                <w:rFonts w:asciiTheme="minorBidi" w:hAnsiTheme="minorBidi" w:cstheme="minorBidi"/>
                <w:bCs/>
                <w:szCs w:val="20"/>
                <w:rPrChange w:id="1382" w:author="MOHSEN QURAEN" w:date="2026-09-21T11:09:00Z" w16du:dateUtc="2026-09-21T08:09:00Z">
                  <w:rPr>
                    <w:ins w:id="1383" w:author="Hamdy Rashed" w:date="2026-08-02T10:36:00Z" w16du:dateUtc="2026-08-02T07:36:00Z"/>
                    <w:del w:id="1384" w:author="MOHSEN QURAEN" w:date="2026-09-21T11:08:00Z" w16du:dateUtc="2026-09-21T08:08:00Z"/>
                    <w:rFonts w:asciiTheme="minorBidi" w:hAnsiTheme="minorBidi" w:cstheme="minorBidi"/>
                    <w:szCs w:val="32"/>
                  </w:rPr>
                </w:rPrChange>
              </w:rPr>
            </w:pPr>
            <w:ins w:id="1385" w:author="Hamdy Rashed" w:date="2026-08-02T10:36:00Z" w16du:dateUtc="2026-08-02T07:36:00Z">
              <w:del w:id="1386" w:author="MOHSEN QURAEN" w:date="2026-09-21T11:08:00Z" w16du:dateUtc="2026-09-21T08:08:00Z">
                <w:r w:rsidRPr="001065A1" w:rsidDel="002238F9">
                  <w:rPr>
                    <w:rFonts w:asciiTheme="minorBidi" w:eastAsia="Arial" w:hAnsiTheme="minorBidi" w:cstheme="minorBidi"/>
                    <w:bCs/>
                    <w:color w:val="FFFFFF"/>
                    <w:szCs w:val="20"/>
                    <w:rtl/>
                    <w:rPrChange w:id="1387" w:author="MOHSEN QURAEN" w:date="2026-09-21T11:09:00Z" w16du:dateUtc="2026-09-21T08:09:00Z">
                      <w:rPr>
                        <w:rFonts w:asciiTheme="minorBidi" w:eastAsia="Arial" w:hAnsiTheme="minorBidi" w:cstheme="minorBidi"/>
                        <w:b/>
                        <w:color w:val="FFFFFF"/>
                        <w:szCs w:val="32"/>
                        <w:rtl/>
                      </w:rPr>
                    </w:rPrChange>
                  </w:rPr>
                  <w:delText>ملاحظات / قواعد تحقق</w:delText>
                </w:r>
              </w:del>
            </w:ins>
          </w:p>
        </w:tc>
        <w:tc>
          <w:tcPr>
            <w:tcW w:w="1422" w:type="dxa"/>
            <w:shd w:val="clear" w:color="auto" w:fill="007E39"/>
            <w:tcMar>
              <w:top w:w="90" w:type="dxa"/>
              <w:left w:w="100" w:type="dxa"/>
              <w:bottom w:w="90" w:type="dxa"/>
              <w:right w:w="100" w:type="dxa"/>
            </w:tcMar>
            <w:vAlign w:val="center"/>
          </w:tcPr>
          <w:p w14:paraId="68FA7EA9" w14:textId="64F76B0E" w:rsidR="00A459A1" w:rsidRPr="001065A1" w:rsidDel="002238F9" w:rsidRDefault="00A459A1">
            <w:pPr>
              <w:bidi/>
              <w:spacing w:after="0"/>
              <w:rPr>
                <w:ins w:id="1388" w:author="Hamdy Rashed" w:date="2026-08-02T10:36:00Z" w16du:dateUtc="2026-08-02T07:36:00Z"/>
                <w:del w:id="1389" w:author="MOHSEN QURAEN" w:date="2026-09-21T11:08:00Z" w16du:dateUtc="2026-09-21T08:08:00Z"/>
                <w:rFonts w:asciiTheme="minorBidi" w:hAnsiTheme="minorBidi" w:cstheme="minorBidi"/>
                <w:bCs/>
                <w:szCs w:val="20"/>
                <w:rPrChange w:id="1390" w:author="MOHSEN QURAEN" w:date="2026-09-21T11:09:00Z" w16du:dateUtc="2026-09-21T08:09:00Z">
                  <w:rPr>
                    <w:ins w:id="1391" w:author="Hamdy Rashed" w:date="2026-08-02T10:36:00Z" w16du:dateUtc="2026-08-02T07:36:00Z"/>
                    <w:del w:id="1392" w:author="MOHSEN QURAEN" w:date="2026-09-21T11:08:00Z" w16du:dateUtc="2026-09-21T08:08:00Z"/>
                    <w:rFonts w:asciiTheme="minorBidi" w:hAnsiTheme="minorBidi" w:cstheme="minorBidi"/>
                    <w:szCs w:val="32"/>
                  </w:rPr>
                </w:rPrChange>
              </w:rPr>
            </w:pPr>
            <w:ins w:id="1393" w:author="Hamdy Rashed" w:date="2026-08-02T10:36:00Z" w16du:dateUtc="2026-08-02T07:36:00Z">
              <w:del w:id="1394" w:author="MOHSEN QURAEN" w:date="2026-09-21T11:08:00Z" w16du:dateUtc="2026-09-21T08:08:00Z">
                <w:r w:rsidRPr="001065A1" w:rsidDel="002238F9">
                  <w:rPr>
                    <w:rFonts w:asciiTheme="minorBidi" w:eastAsia="Arial" w:hAnsiTheme="minorBidi" w:cstheme="minorBidi"/>
                    <w:bCs/>
                    <w:color w:val="FFFFFF"/>
                    <w:szCs w:val="20"/>
                    <w:rtl/>
                    <w:rPrChange w:id="1395" w:author="MOHSEN QURAEN" w:date="2026-09-21T11:09:00Z" w16du:dateUtc="2026-09-21T08:09:00Z">
                      <w:rPr>
                        <w:rFonts w:asciiTheme="minorBidi" w:eastAsia="Arial" w:hAnsiTheme="minorBidi" w:cstheme="minorBidi"/>
                        <w:b/>
                        <w:color w:val="FFFFFF"/>
                        <w:szCs w:val="32"/>
                        <w:rtl/>
                      </w:rPr>
                    </w:rPrChange>
                  </w:rPr>
                  <w:delText>إلزامي؟</w:delText>
                </w:r>
              </w:del>
            </w:ins>
          </w:p>
        </w:tc>
        <w:tc>
          <w:tcPr>
            <w:tcW w:w="2556" w:type="dxa"/>
            <w:shd w:val="clear" w:color="auto" w:fill="007E39"/>
            <w:tcMar>
              <w:top w:w="90" w:type="dxa"/>
              <w:left w:w="100" w:type="dxa"/>
              <w:bottom w:w="90" w:type="dxa"/>
              <w:right w:w="100" w:type="dxa"/>
            </w:tcMar>
            <w:vAlign w:val="center"/>
          </w:tcPr>
          <w:p w14:paraId="6CDA0BBC" w14:textId="6DA6B8F0" w:rsidR="00A459A1" w:rsidRPr="001065A1" w:rsidDel="002238F9" w:rsidRDefault="00A459A1">
            <w:pPr>
              <w:bidi/>
              <w:spacing w:after="0"/>
              <w:rPr>
                <w:ins w:id="1396" w:author="Hamdy Rashed" w:date="2026-08-02T10:36:00Z" w16du:dateUtc="2026-08-02T07:36:00Z"/>
                <w:del w:id="1397" w:author="MOHSEN QURAEN" w:date="2026-09-21T11:08:00Z" w16du:dateUtc="2026-09-21T08:08:00Z"/>
                <w:rFonts w:asciiTheme="minorBidi" w:hAnsiTheme="minorBidi" w:cstheme="minorBidi"/>
                <w:bCs/>
                <w:szCs w:val="20"/>
                <w:rPrChange w:id="1398" w:author="MOHSEN QURAEN" w:date="2026-09-21T11:09:00Z" w16du:dateUtc="2026-09-21T08:09:00Z">
                  <w:rPr>
                    <w:ins w:id="1399" w:author="Hamdy Rashed" w:date="2026-08-02T10:36:00Z" w16du:dateUtc="2026-08-02T07:36:00Z"/>
                    <w:del w:id="1400" w:author="MOHSEN QURAEN" w:date="2026-09-21T11:08:00Z" w16du:dateUtc="2026-09-21T08:08:00Z"/>
                    <w:rFonts w:asciiTheme="minorBidi" w:hAnsiTheme="minorBidi" w:cstheme="minorBidi"/>
                    <w:szCs w:val="32"/>
                  </w:rPr>
                </w:rPrChange>
              </w:rPr>
            </w:pPr>
            <w:ins w:id="1401" w:author="Hamdy Rashed" w:date="2026-08-02T10:36:00Z" w16du:dateUtc="2026-08-02T07:36:00Z">
              <w:del w:id="1402" w:author="MOHSEN QURAEN" w:date="2026-09-21T11:08:00Z" w16du:dateUtc="2026-09-21T08:08:00Z">
                <w:r w:rsidRPr="001065A1" w:rsidDel="002238F9">
                  <w:rPr>
                    <w:rFonts w:asciiTheme="minorBidi" w:eastAsia="Arial" w:hAnsiTheme="minorBidi" w:cstheme="minorBidi"/>
                    <w:bCs/>
                    <w:color w:val="FFFFFF"/>
                    <w:szCs w:val="20"/>
                    <w:rtl/>
                    <w:rPrChange w:id="1403" w:author="MOHSEN QURAEN" w:date="2026-09-21T11:09:00Z" w16du:dateUtc="2026-09-21T08:09:00Z">
                      <w:rPr>
                        <w:rFonts w:asciiTheme="minorBidi" w:eastAsia="Arial" w:hAnsiTheme="minorBidi" w:cstheme="minorBidi"/>
                        <w:b/>
                        <w:color w:val="FFFFFF"/>
                        <w:szCs w:val="32"/>
                        <w:rtl/>
                      </w:rPr>
                    </w:rPrChange>
                  </w:rPr>
                  <w:delText>نوع الحقل</w:delText>
                </w:r>
              </w:del>
            </w:ins>
          </w:p>
        </w:tc>
        <w:tc>
          <w:tcPr>
            <w:tcW w:w="2556" w:type="dxa"/>
            <w:shd w:val="clear" w:color="auto" w:fill="007E39"/>
            <w:tcMar>
              <w:top w:w="90" w:type="dxa"/>
              <w:left w:w="100" w:type="dxa"/>
              <w:bottom w:w="90" w:type="dxa"/>
              <w:right w:w="100" w:type="dxa"/>
            </w:tcMar>
            <w:vAlign w:val="center"/>
          </w:tcPr>
          <w:p w14:paraId="04010C2F" w14:textId="354B63A5" w:rsidR="00A459A1" w:rsidRPr="001065A1" w:rsidDel="002238F9" w:rsidRDefault="00A459A1">
            <w:pPr>
              <w:bidi/>
              <w:spacing w:after="0"/>
              <w:rPr>
                <w:ins w:id="1404" w:author="Hamdy Rashed" w:date="2026-08-02T10:36:00Z" w16du:dateUtc="2026-08-02T07:36:00Z"/>
                <w:del w:id="1405" w:author="MOHSEN QURAEN" w:date="2026-09-21T11:08:00Z" w16du:dateUtc="2026-09-21T08:08:00Z"/>
                <w:rFonts w:asciiTheme="minorBidi" w:hAnsiTheme="minorBidi" w:cstheme="minorBidi"/>
                <w:bCs/>
                <w:szCs w:val="20"/>
                <w:rPrChange w:id="1406" w:author="MOHSEN QURAEN" w:date="2026-09-21T11:09:00Z" w16du:dateUtc="2026-09-21T08:09:00Z">
                  <w:rPr>
                    <w:ins w:id="1407" w:author="Hamdy Rashed" w:date="2026-08-02T10:36:00Z" w16du:dateUtc="2026-08-02T07:36:00Z"/>
                    <w:del w:id="1408" w:author="MOHSEN QURAEN" w:date="2026-09-21T11:08:00Z" w16du:dateUtc="2026-09-21T08:08:00Z"/>
                    <w:rFonts w:asciiTheme="minorBidi" w:hAnsiTheme="minorBidi" w:cstheme="minorBidi"/>
                    <w:szCs w:val="32"/>
                  </w:rPr>
                </w:rPrChange>
              </w:rPr>
            </w:pPr>
            <w:ins w:id="1409" w:author="Hamdy Rashed" w:date="2026-08-02T10:36:00Z" w16du:dateUtc="2026-08-02T07:36:00Z">
              <w:del w:id="1410" w:author="MOHSEN QURAEN" w:date="2026-09-21T11:08:00Z" w16du:dateUtc="2026-09-21T08:08:00Z">
                <w:r w:rsidRPr="001065A1" w:rsidDel="002238F9">
                  <w:rPr>
                    <w:rFonts w:asciiTheme="minorBidi" w:eastAsia="Arial" w:hAnsiTheme="minorBidi" w:cstheme="minorBidi"/>
                    <w:bCs/>
                    <w:color w:val="FFFFFF"/>
                    <w:szCs w:val="20"/>
                    <w:rtl/>
                    <w:rPrChange w:id="1411" w:author="MOHSEN QURAEN" w:date="2026-09-21T11:09:00Z" w16du:dateUtc="2026-09-21T08:09:00Z">
                      <w:rPr>
                        <w:rFonts w:asciiTheme="minorBidi" w:eastAsia="Arial" w:hAnsiTheme="minorBidi" w:cstheme="minorBidi"/>
                        <w:b/>
                        <w:color w:val="FFFFFF"/>
                        <w:szCs w:val="32"/>
                        <w:rtl/>
                      </w:rPr>
                    </w:rPrChange>
                  </w:rPr>
                  <w:delText>اسم الحقل</w:delText>
                </w:r>
              </w:del>
            </w:ins>
          </w:p>
        </w:tc>
      </w:tr>
      <w:tr w:rsidR="004C5B09" w:rsidRPr="001065A1" w:rsidDel="002238F9" w14:paraId="6D4CCA16" w14:textId="7193A307">
        <w:trPr>
          <w:cantSplit/>
          <w:jc w:val="center"/>
          <w:ins w:id="1412" w:author="Hamdy Rashed" w:date="2026-08-02T10:36:00Z"/>
          <w:del w:id="1413" w:author="MOHSEN QURAEN" w:date="2026-09-21T11:08:00Z"/>
        </w:trPr>
        <w:tc>
          <w:tcPr>
            <w:tcW w:w="3690" w:type="dxa"/>
            <w:tcMar>
              <w:top w:w="90" w:type="dxa"/>
              <w:left w:w="100" w:type="dxa"/>
              <w:bottom w:w="90" w:type="dxa"/>
              <w:right w:w="100" w:type="dxa"/>
            </w:tcMar>
            <w:vAlign w:val="center"/>
          </w:tcPr>
          <w:p w14:paraId="3D672DF3" w14:textId="27C85261" w:rsidR="004C5B09" w:rsidRPr="001065A1" w:rsidDel="002238F9" w:rsidRDefault="004C5B09" w:rsidP="004C5B09">
            <w:pPr>
              <w:bidi/>
              <w:spacing w:after="0"/>
              <w:rPr>
                <w:ins w:id="1414" w:author="Hamdy Rashed" w:date="2026-08-02T10:36:00Z" w16du:dateUtc="2026-08-02T07:36:00Z"/>
                <w:del w:id="1415" w:author="MOHSEN QURAEN" w:date="2026-09-21T11:08:00Z" w16du:dateUtc="2026-09-21T08:08:00Z"/>
                <w:rFonts w:asciiTheme="minorBidi" w:hAnsiTheme="minorBidi" w:cstheme="minorBidi"/>
                <w:bCs/>
                <w:color w:val="000000" w:themeColor="text1"/>
                <w:szCs w:val="20"/>
                <w:rPrChange w:id="1416" w:author="MOHSEN QURAEN" w:date="2026-09-21T11:09:00Z" w16du:dateUtc="2026-09-21T08:09:00Z">
                  <w:rPr>
                    <w:ins w:id="1417" w:author="Hamdy Rashed" w:date="2026-08-02T10:36:00Z" w16du:dateUtc="2026-08-02T07:36:00Z"/>
                    <w:del w:id="1418" w:author="MOHSEN QURAEN" w:date="2026-09-21T11:08:00Z" w16du:dateUtc="2026-09-21T08:08:00Z"/>
                    <w:rFonts w:asciiTheme="minorBidi" w:hAnsiTheme="minorBidi" w:cstheme="minorBidi"/>
                    <w:sz w:val="18"/>
                    <w:szCs w:val="18"/>
                  </w:rPr>
                </w:rPrChange>
              </w:rPr>
            </w:pPr>
            <w:ins w:id="1419" w:author="Hamdy Rashed" w:date="2026-08-02T13:32:00Z" w16du:dateUtc="2026-08-02T10:32:00Z">
              <w:del w:id="1420" w:author="MOHSEN QURAEN" w:date="2026-09-21T11:08:00Z" w16du:dateUtc="2026-09-21T08:08:00Z">
                <w:r w:rsidRPr="001065A1" w:rsidDel="002238F9">
                  <w:rPr>
                    <w:rFonts w:asciiTheme="minorBidi" w:eastAsia="Arial" w:hAnsiTheme="minorBidi" w:cstheme="minorBidi"/>
                    <w:bCs/>
                    <w:color w:val="000000" w:themeColor="text1"/>
                    <w:szCs w:val="20"/>
                    <w:rtl/>
                    <w:rPrChange w:id="1421" w:author="MOHSEN QURAEN" w:date="2026-09-21T11:09:00Z" w16du:dateUtc="2026-09-21T08:09:00Z">
                      <w:rPr>
                        <w:rFonts w:asciiTheme="minorBidi" w:eastAsia="Arial" w:hAnsiTheme="minorBidi" w:cstheme="minorBidi"/>
                        <w:sz w:val="18"/>
                        <w:szCs w:val="18"/>
                        <w:rtl/>
                      </w:rPr>
                    </w:rPrChange>
                  </w:rPr>
                  <w:delText>ادخال رقم الحساب من قبل البنك الدافع</w:delText>
                </w:r>
              </w:del>
            </w:ins>
          </w:p>
        </w:tc>
        <w:tc>
          <w:tcPr>
            <w:tcW w:w="1422" w:type="dxa"/>
            <w:tcMar>
              <w:top w:w="90" w:type="dxa"/>
              <w:left w:w="100" w:type="dxa"/>
              <w:bottom w:w="90" w:type="dxa"/>
              <w:right w:w="100" w:type="dxa"/>
            </w:tcMar>
            <w:vAlign w:val="center"/>
          </w:tcPr>
          <w:p w14:paraId="3A5A8A3C" w14:textId="525C3763" w:rsidR="004C5B09" w:rsidRPr="001065A1" w:rsidDel="002238F9" w:rsidRDefault="004C5B09" w:rsidP="004C5B09">
            <w:pPr>
              <w:bidi/>
              <w:spacing w:after="0"/>
              <w:rPr>
                <w:ins w:id="1422" w:author="Hamdy Rashed" w:date="2026-08-02T10:36:00Z" w16du:dateUtc="2026-08-02T07:36:00Z"/>
                <w:del w:id="1423" w:author="MOHSEN QURAEN" w:date="2026-09-21T11:08:00Z" w16du:dateUtc="2026-09-21T08:08:00Z"/>
                <w:rFonts w:asciiTheme="minorBidi" w:hAnsiTheme="minorBidi" w:cstheme="minorBidi"/>
                <w:bCs/>
                <w:color w:val="000000" w:themeColor="text1"/>
                <w:szCs w:val="20"/>
                <w:rPrChange w:id="1424" w:author="MOHSEN QURAEN" w:date="2026-09-21T11:09:00Z" w16du:dateUtc="2026-09-21T08:09:00Z">
                  <w:rPr>
                    <w:ins w:id="1425" w:author="Hamdy Rashed" w:date="2026-08-02T10:36:00Z" w16du:dateUtc="2026-08-02T07:36:00Z"/>
                    <w:del w:id="1426" w:author="MOHSEN QURAEN" w:date="2026-09-21T11:08:00Z" w16du:dateUtc="2026-09-21T08:08:00Z"/>
                    <w:rFonts w:asciiTheme="minorBidi" w:hAnsiTheme="minorBidi" w:cstheme="minorBidi"/>
                    <w:sz w:val="18"/>
                    <w:szCs w:val="18"/>
                  </w:rPr>
                </w:rPrChange>
              </w:rPr>
            </w:pPr>
            <w:ins w:id="1427" w:author="Hamdy Rashed" w:date="2026-08-02T10:36:00Z" w16du:dateUtc="2026-08-02T07:36:00Z">
              <w:del w:id="1428" w:author="MOHSEN QURAEN" w:date="2026-09-21T11:08:00Z" w16du:dateUtc="2026-09-21T08:08:00Z">
                <w:r w:rsidRPr="001065A1" w:rsidDel="002238F9">
                  <w:rPr>
                    <w:rFonts w:asciiTheme="minorBidi" w:eastAsia="Arial" w:hAnsiTheme="minorBidi" w:cstheme="minorBidi"/>
                    <w:bCs/>
                    <w:color w:val="000000" w:themeColor="text1"/>
                    <w:szCs w:val="20"/>
                    <w:rtl/>
                    <w:rPrChange w:id="1429" w:author="MOHSEN QURAEN" w:date="2026-09-21T11:09:00Z" w16du:dateUtc="2026-09-21T08:09:00Z">
                      <w:rPr>
                        <w:rFonts w:asciiTheme="minorBidi" w:eastAsia="Arial" w:hAnsiTheme="minorBidi" w:cstheme="minorBidi"/>
                        <w:sz w:val="18"/>
                        <w:szCs w:val="18"/>
                        <w:rtl/>
                      </w:rPr>
                    </w:rPrChange>
                  </w:rPr>
                  <w:delText>نعم</w:delText>
                </w:r>
              </w:del>
            </w:ins>
          </w:p>
        </w:tc>
        <w:tc>
          <w:tcPr>
            <w:tcW w:w="2556" w:type="dxa"/>
            <w:tcMar>
              <w:top w:w="90" w:type="dxa"/>
              <w:left w:w="100" w:type="dxa"/>
              <w:bottom w:w="90" w:type="dxa"/>
              <w:right w:w="100" w:type="dxa"/>
            </w:tcMar>
            <w:vAlign w:val="center"/>
          </w:tcPr>
          <w:p w14:paraId="3E75FA29" w14:textId="592227E7" w:rsidR="004C5B09" w:rsidRPr="001065A1" w:rsidDel="002238F9" w:rsidRDefault="004C5B09" w:rsidP="004C5B09">
            <w:pPr>
              <w:bidi/>
              <w:spacing w:after="0"/>
              <w:rPr>
                <w:ins w:id="1430" w:author="Hamdy Rashed" w:date="2026-08-02T10:36:00Z" w16du:dateUtc="2026-08-02T07:36:00Z"/>
                <w:del w:id="1431" w:author="MOHSEN QURAEN" w:date="2026-09-21T11:08:00Z" w16du:dateUtc="2026-09-21T08:08:00Z"/>
                <w:rFonts w:asciiTheme="minorBidi" w:hAnsiTheme="minorBidi" w:cstheme="minorBidi"/>
                <w:bCs/>
                <w:color w:val="000000" w:themeColor="text1"/>
                <w:szCs w:val="20"/>
                <w:rPrChange w:id="1432" w:author="MOHSEN QURAEN" w:date="2026-09-21T11:09:00Z" w16du:dateUtc="2026-09-21T08:09:00Z">
                  <w:rPr>
                    <w:ins w:id="1433" w:author="Hamdy Rashed" w:date="2026-08-02T10:36:00Z" w16du:dateUtc="2026-08-02T07:36:00Z"/>
                    <w:del w:id="1434" w:author="MOHSEN QURAEN" w:date="2026-09-21T11:08:00Z" w16du:dateUtc="2026-09-21T08:08:00Z"/>
                    <w:rFonts w:asciiTheme="minorBidi" w:hAnsiTheme="minorBidi" w:cstheme="minorBidi"/>
                    <w:sz w:val="18"/>
                    <w:szCs w:val="18"/>
                  </w:rPr>
                </w:rPrChange>
              </w:rPr>
            </w:pPr>
            <w:ins w:id="1435" w:author="Hamdy Rashed" w:date="2026-08-02T10:36:00Z" w16du:dateUtc="2026-08-02T07:36:00Z">
              <w:del w:id="1436" w:author="MOHSEN QURAEN" w:date="2026-09-21T11:08:00Z" w16du:dateUtc="2026-09-21T08:08:00Z">
                <w:r w:rsidRPr="001065A1" w:rsidDel="002238F9">
                  <w:rPr>
                    <w:rFonts w:asciiTheme="minorBidi" w:eastAsia="Arial" w:hAnsiTheme="minorBidi" w:cstheme="minorBidi"/>
                    <w:bCs/>
                    <w:color w:val="000000" w:themeColor="text1"/>
                    <w:szCs w:val="20"/>
                    <w:rtl/>
                    <w:rPrChange w:id="1437" w:author="MOHSEN QURAEN" w:date="2026-09-21T11:09:00Z" w16du:dateUtc="2026-09-21T08:09:00Z">
                      <w:rPr>
                        <w:rFonts w:asciiTheme="minorBidi" w:eastAsia="Arial" w:hAnsiTheme="minorBidi" w:cstheme="minorBidi"/>
                        <w:sz w:val="18"/>
                        <w:szCs w:val="18"/>
                        <w:rtl/>
                      </w:rPr>
                    </w:rPrChange>
                  </w:rPr>
                  <w:delText>نصي</w:delText>
                </w:r>
              </w:del>
            </w:ins>
          </w:p>
        </w:tc>
        <w:tc>
          <w:tcPr>
            <w:tcW w:w="2556" w:type="dxa"/>
            <w:tcMar>
              <w:top w:w="90" w:type="dxa"/>
              <w:left w:w="100" w:type="dxa"/>
              <w:bottom w:w="90" w:type="dxa"/>
              <w:right w:w="100" w:type="dxa"/>
            </w:tcMar>
            <w:vAlign w:val="center"/>
          </w:tcPr>
          <w:p w14:paraId="4F0AD2FB" w14:textId="528FCC0B" w:rsidR="004C5B09" w:rsidRPr="001065A1" w:rsidDel="002238F9" w:rsidRDefault="004C5B09" w:rsidP="004C5B09">
            <w:pPr>
              <w:bidi/>
              <w:spacing w:after="0"/>
              <w:rPr>
                <w:ins w:id="1438" w:author="Hamdy Rashed" w:date="2026-08-02T10:36:00Z" w16du:dateUtc="2026-08-02T07:36:00Z"/>
                <w:del w:id="1439" w:author="MOHSEN QURAEN" w:date="2026-09-21T11:08:00Z" w16du:dateUtc="2026-09-21T08:08:00Z"/>
                <w:rFonts w:asciiTheme="minorBidi" w:hAnsiTheme="minorBidi" w:cstheme="minorBidi"/>
                <w:bCs/>
                <w:color w:val="000000" w:themeColor="text1"/>
                <w:szCs w:val="20"/>
                <w:rtl/>
                <w:lang w:bidi="ar-YE"/>
                <w:rPrChange w:id="1440" w:author="MOHSEN QURAEN" w:date="2026-09-21T11:09:00Z" w16du:dateUtc="2026-09-21T08:09:00Z">
                  <w:rPr>
                    <w:ins w:id="1441" w:author="Hamdy Rashed" w:date="2026-08-02T10:36:00Z" w16du:dateUtc="2026-08-02T07:36:00Z"/>
                    <w:del w:id="1442" w:author="MOHSEN QURAEN" w:date="2026-09-21T11:08:00Z" w16du:dateUtc="2026-09-21T08:08:00Z"/>
                    <w:rFonts w:asciiTheme="minorBidi" w:hAnsiTheme="minorBidi" w:cstheme="minorBidi"/>
                    <w:sz w:val="18"/>
                    <w:szCs w:val="18"/>
                    <w:rtl/>
                    <w:lang w:bidi="ar-YE"/>
                  </w:rPr>
                </w:rPrChange>
              </w:rPr>
            </w:pPr>
            <w:ins w:id="1443" w:author="Hamdy Rashed" w:date="2026-08-02T10:36:00Z" w16du:dateUtc="2026-08-02T07:36:00Z">
              <w:del w:id="1444" w:author="MOHSEN QURAEN" w:date="2026-09-21T11:08:00Z" w16du:dateUtc="2026-09-21T08:08:00Z">
                <w:r w:rsidRPr="001065A1" w:rsidDel="002238F9">
                  <w:rPr>
                    <w:rFonts w:asciiTheme="minorBidi" w:eastAsia="Arial" w:hAnsiTheme="minorBidi" w:cstheme="minorBidi"/>
                    <w:bCs/>
                    <w:color w:val="000000" w:themeColor="text1"/>
                    <w:szCs w:val="20"/>
                    <w:rtl/>
                    <w:rPrChange w:id="1445" w:author="MOHSEN QURAEN" w:date="2026-09-21T11:09:00Z" w16du:dateUtc="2026-09-21T08:09:00Z">
                      <w:rPr>
                        <w:rFonts w:asciiTheme="minorBidi" w:eastAsia="Arial" w:hAnsiTheme="minorBidi" w:cstheme="minorBidi"/>
                        <w:sz w:val="18"/>
                        <w:szCs w:val="18"/>
                        <w:rtl/>
                      </w:rPr>
                    </w:rPrChange>
                  </w:rPr>
                  <w:delText>الاسم</w:delText>
                </w:r>
                <w:r w:rsidRPr="001065A1" w:rsidDel="002238F9">
                  <w:rPr>
                    <w:rFonts w:asciiTheme="minorBidi" w:eastAsia="Arial" w:hAnsiTheme="minorBidi" w:cstheme="minorBidi"/>
                    <w:bCs/>
                    <w:color w:val="000000" w:themeColor="text1"/>
                    <w:szCs w:val="20"/>
                    <w:rPrChange w:id="1446" w:author="MOHSEN QURAEN" w:date="2026-09-21T11:09:00Z" w16du:dateUtc="2026-09-21T08:09:00Z">
                      <w:rPr>
                        <w:rFonts w:asciiTheme="minorBidi" w:eastAsia="Arial" w:hAnsiTheme="minorBidi" w:cstheme="minorBidi"/>
                        <w:sz w:val="18"/>
                        <w:szCs w:val="18"/>
                      </w:rPr>
                    </w:rPrChange>
                  </w:rPr>
                  <w:delText xml:space="preserve"> </w:delText>
                </w:r>
                <w:r w:rsidRPr="001065A1" w:rsidDel="002238F9">
                  <w:rPr>
                    <w:rFonts w:asciiTheme="minorBidi" w:eastAsia="Arial" w:hAnsiTheme="minorBidi" w:cstheme="minorBidi"/>
                    <w:bCs/>
                    <w:color w:val="000000" w:themeColor="text1"/>
                    <w:szCs w:val="20"/>
                    <w:rtl/>
                    <w:rPrChange w:id="1447" w:author="MOHSEN QURAEN" w:date="2026-09-21T11:09:00Z" w16du:dateUtc="2026-09-21T08:09:00Z">
                      <w:rPr>
                        <w:rFonts w:asciiTheme="minorBidi" w:eastAsia="Arial" w:hAnsiTheme="minorBidi" w:cstheme="minorBidi"/>
                        <w:sz w:val="18"/>
                        <w:szCs w:val="18"/>
                        <w:rtl/>
                      </w:rPr>
                    </w:rPrChange>
                  </w:rPr>
                  <w:delText>الكامل بالعربي</w:delText>
                </w:r>
              </w:del>
            </w:ins>
          </w:p>
        </w:tc>
      </w:tr>
      <w:tr w:rsidR="004C5B09" w:rsidRPr="001065A1" w:rsidDel="002238F9" w14:paraId="5EE0FF71" w14:textId="08F683A8">
        <w:trPr>
          <w:cantSplit/>
          <w:jc w:val="center"/>
          <w:ins w:id="1448" w:author="Hamdy Rashed" w:date="2026-08-02T10:36:00Z"/>
          <w:del w:id="1449" w:author="MOHSEN QURAEN" w:date="2026-09-21T11:08:00Z"/>
        </w:trPr>
        <w:tc>
          <w:tcPr>
            <w:tcW w:w="3690" w:type="dxa"/>
            <w:tcMar>
              <w:top w:w="90" w:type="dxa"/>
              <w:left w:w="100" w:type="dxa"/>
              <w:bottom w:w="90" w:type="dxa"/>
              <w:right w:w="100" w:type="dxa"/>
            </w:tcMar>
            <w:vAlign w:val="center"/>
          </w:tcPr>
          <w:p w14:paraId="35F1A534" w14:textId="49D89B8D" w:rsidR="004C5B09" w:rsidRPr="001065A1" w:rsidDel="002238F9" w:rsidRDefault="004C5B09" w:rsidP="004C5B09">
            <w:pPr>
              <w:bidi/>
              <w:spacing w:after="0"/>
              <w:rPr>
                <w:ins w:id="1450" w:author="Hamdy Rashed" w:date="2026-08-02T10:36:00Z" w16du:dateUtc="2026-08-02T07:36:00Z"/>
                <w:del w:id="1451" w:author="MOHSEN QURAEN" w:date="2026-09-21T11:08:00Z" w16du:dateUtc="2026-09-21T08:08:00Z"/>
                <w:rFonts w:asciiTheme="minorBidi" w:eastAsia="Arial" w:hAnsiTheme="minorBidi" w:cstheme="minorBidi"/>
                <w:bCs/>
                <w:color w:val="000000" w:themeColor="text1"/>
                <w:szCs w:val="20"/>
                <w:rPrChange w:id="1452" w:author="MOHSEN QURAEN" w:date="2026-09-21T11:09:00Z" w16du:dateUtc="2026-09-21T08:09:00Z">
                  <w:rPr>
                    <w:ins w:id="1453" w:author="Hamdy Rashed" w:date="2026-08-02T10:36:00Z" w16du:dateUtc="2026-08-02T07:36:00Z"/>
                    <w:del w:id="1454" w:author="MOHSEN QURAEN" w:date="2026-09-21T11:08:00Z" w16du:dateUtc="2026-09-21T08:08:00Z"/>
                    <w:rFonts w:asciiTheme="minorBidi" w:eastAsia="Arial" w:hAnsiTheme="minorBidi" w:cstheme="minorBidi"/>
                    <w:sz w:val="18"/>
                    <w:szCs w:val="18"/>
                  </w:rPr>
                </w:rPrChange>
              </w:rPr>
            </w:pPr>
            <w:ins w:id="1455" w:author="Hamdy Rashed" w:date="2026-08-02T13:32:00Z" w16du:dateUtc="2026-08-02T10:32:00Z">
              <w:del w:id="1456" w:author="MOHSEN QURAEN" w:date="2026-09-21T11:08:00Z" w16du:dateUtc="2026-09-21T08:08:00Z">
                <w:r w:rsidRPr="001065A1" w:rsidDel="002238F9">
                  <w:rPr>
                    <w:rFonts w:asciiTheme="minorBidi" w:eastAsia="Arial" w:hAnsiTheme="minorBidi" w:cstheme="minorBidi"/>
                    <w:bCs/>
                    <w:color w:val="000000" w:themeColor="text1"/>
                    <w:szCs w:val="20"/>
                    <w:rtl/>
                    <w:rPrChange w:id="1457" w:author="MOHSEN QURAEN" w:date="2026-09-21T11:09:00Z" w16du:dateUtc="2026-09-21T08:09:00Z">
                      <w:rPr>
                        <w:rFonts w:asciiTheme="minorBidi" w:eastAsia="Arial" w:hAnsiTheme="minorBidi" w:cstheme="minorBidi"/>
                        <w:sz w:val="18"/>
                        <w:szCs w:val="18"/>
                        <w:rtl/>
                      </w:rPr>
                    </w:rPrChange>
                  </w:rPr>
                  <w:delText>ادخال رقم الحساب من قبل البنك الدافع</w:delText>
                </w:r>
              </w:del>
            </w:ins>
          </w:p>
        </w:tc>
        <w:tc>
          <w:tcPr>
            <w:tcW w:w="1422" w:type="dxa"/>
            <w:tcMar>
              <w:top w:w="90" w:type="dxa"/>
              <w:left w:w="100" w:type="dxa"/>
              <w:bottom w:w="90" w:type="dxa"/>
              <w:right w:w="100" w:type="dxa"/>
            </w:tcMar>
            <w:vAlign w:val="center"/>
          </w:tcPr>
          <w:p w14:paraId="125B956F" w14:textId="0C27399E" w:rsidR="004C5B09" w:rsidRPr="001065A1" w:rsidDel="002238F9" w:rsidRDefault="004C5B09" w:rsidP="004C5B09">
            <w:pPr>
              <w:bidi/>
              <w:spacing w:after="0"/>
              <w:rPr>
                <w:ins w:id="1458" w:author="Hamdy Rashed" w:date="2026-08-02T10:36:00Z" w16du:dateUtc="2026-08-02T07:36:00Z"/>
                <w:del w:id="1459" w:author="MOHSEN QURAEN" w:date="2026-09-21T11:08:00Z" w16du:dateUtc="2026-09-21T08:08:00Z"/>
                <w:rFonts w:asciiTheme="minorBidi" w:eastAsia="Arial" w:hAnsiTheme="minorBidi" w:cstheme="minorBidi"/>
                <w:bCs/>
                <w:color w:val="000000" w:themeColor="text1"/>
                <w:szCs w:val="20"/>
                <w:rPrChange w:id="1460" w:author="MOHSEN QURAEN" w:date="2026-09-21T11:09:00Z" w16du:dateUtc="2026-09-21T08:09:00Z">
                  <w:rPr>
                    <w:ins w:id="1461" w:author="Hamdy Rashed" w:date="2026-08-02T10:36:00Z" w16du:dateUtc="2026-08-02T07:36:00Z"/>
                    <w:del w:id="1462" w:author="MOHSEN QURAEN" w:date="2026-09-21T11:08:00Z" w16du:dateUtc="2026-09-21T08:08:00Z"/>
                    <w:rFonts w:asciiTheme="minorBidi" w:eastAsia="Arial" w:hAnsiTheme="minorBidi" w:cstheme="minorBidi"/>
                    <w:sz w:val="18"/>
                    <w:szCs w:val="18"/>
                  </w:rPr>
                </w:rPrChange>
              </w:rPr>
            </w:pPr>
            <w:ins w:id="1463" w:author="Hamdy Rashed" w:date="2026-08-02T10:36:00Z" w16du:dateUtc="2026-08-02T07:36:00Z">
              <w:del w:id="1464" w:author="MOHSEN QURAEN" w:date="2026-09-21T11:08:00Z" w16du:dateUtc="2026-09-21T08:08:00Z">
                <w:r w:rsidRPr="001065A1" w:rsidDel="002238F9">
                  <w:rPr>
                    <w:rFonts w:asciiTheme="minorBidi" w:eastAsia="Arial" w:hAnsiTheme="minorBidi" w:cstheme="minorBidi"/>
                    <w:bCs/>
                    <w:color w:val="000000" w:themeColor="text1"/>
                    <w:szCs w:val="20"/>
                    <w:rtl/>
                    <w:rPrChange w:id="1465" w:author="MOHSEN QURAEN" w:date="2026-09-21T11:09:00Z" w16du:dateUtc="2026-09-21T08:09:00Z">
                      <w:rPr>
                        <w:rFonts w:asciiTheme="minorBidi" w:eastAsia="Arial" w:hAnsiTheme="minorBidi" w:cstheme="minorBidi"/>
                        <w:sz w:val="18"/>
                        <w:szCs w:val="18"/>
                        <w:rtl/>
                      </w:rPr>
                    </w:rPrChange>
                  </w:rPr>
                  <w:delText>نعم</w:delText>
                </w:r>
              </w:del>
            </w:ins>
          </w:p>
        </w:tc>
        <w:tc>
          <w:tcPr>
            <w:tcW w:w="2556" w:type="dxa"/>
            <w:tcMar>
              <w:top w:w="90" w:type="dxa"/>
              <w:left w:w="100" w:type="dxa"/>
              <w:bottom w:w="90" w:type="dxa"/>
              <w:right w:w="100" w:type="dxa"/>
            </w:tcMar>
            <w:vAlign w:val="center"/>
          </w:tcPr>
          <w:p w14:paraId="5E80791F" w14:textId="6512DDB5" w:rsidR="004C5B09" w:rsidRPr="001065A1" w:rsidDel="002238F9" w:rsidRDefault="004C5B09" w:rsidP="004C5B09">
            <w:pPr>
              <w:bidi/>
              <w:spacing w:after="0"/>
              <w:rPr>
                <w:ins w:id="1466" w:author="Hamdy Rashed" w:date="2026-08-02T10:36:00Z" w16du:dateUtc="2026-08-02T07:36:00Z"/>
                <w:del w:id="1467" w:author="MOHSEN QURAEN" w:date="2026-09-21T11:08:00Z" w16du:dateUtc="2026-09-21T08:08:00Z"/>
                <w:rFonts w:asciiTheme="minorBidi" w:eastAsia="Arial" w:hAnsiTheme="minorBidi" w:cstheme="minorBidi"/>
                <w:bCs/>
                <w:color w:val="000000" w:themeColor="text1"/>
                <w:szCs w:val="20"/>
                <w:rPrChange w:id="1468" w:author="MOHSEN QURAEN" w:date="2026-09-21T11:09:00Z" w16du:dateUtc="2026-09-21T08:09:00Z">
                  <w:rPr>
                    <w:ins w:id="1469" w:author="Hamdy Rashed" w:date="2026-08-02T10:36:00Z" w16du:dateUtc="2026-08-02T07:36:00Z"/>
                    <w:del w:id="1470" w:author="MOHSEN QURAEN" w:date="2026-09-21T11:08:00Z" w16du:dateUtc="2026-09-21T08:08:00Z"/>
                    <w:rFonts w:asciiTheme="minorBidi" w:eastAsia="Arial" w:hAnsiTheme="minorBidi" w:cstheme="minorBidi"/>
                    <w:sz w:val="18"/>
                    <w:szCs w:val="18"/>
                  </w:rPr>
                </w:rPrChange>
              </w:rPr>
            </w:pPr>
            <w:ins w:id="1471" w:author="Hamdy Rashed" w:date="2026-08-02T10:36:00Z" w16du:dateUtc="2026-08-02T07:36:00Z">
              <w:del w:id="1472" w:author="MOHSEN QURAEN" w:date="2026-09-21T11:08:00Z" w16du:dateUtc="2026-09-21T08:08:00Z">
                <w:r w:rsidRPr="001065A1" w:rsidDel="002238F9">
                  <w:rPr>
                    <w:rFonts w:asciiTheme="minorBidi" w:eastAsia="Arial" w:hAnsiTheme="minorBidi" w:cstheme="minorBidi"/>
                    <w:bCs/>
                    <w:color w:val="000000" w:themeColor="text1"/>
                    <w:szCs w:val="20"/>
                    <w:rtl/>
                    <w:rPrChange w:id="1473" w:author="MOHSEN QURAEN" w:date="2026-09-21T11:09:00Z" w16du:dateUtc="2026-09-21T08:09:00Z">
                      <w:rPr>
                        <w:rFonts w:asciiTheme="minorBidi" w:eastAsia="Arial" w:hAnsiTheme="minorBidi" w:cstheme="minorBidi"/>
                        <w:sz w:val="18"/>
                        <w:szCs w:val="18"/>
                        <w:rtl/>
                      </w:rPr>
                    </w:rPrChange>
                  </w:rPr>
                  <w:delText>نصي</w:delText>
                </w:r>
              </w:del>
            </w:ins>
          </w:p>
        </w:tc>
        <w:tc>
          <w:tcPr>
            <w:tcW w:w="2556" w:type="dxa"/>
            <w:tcMar>
              <w:top w:w="90" w:type="dxa"/>
              <w:left w:w="100" w:type="dxa"/>
              <w:bottom w:w="90" w:type="dxa"/>
              <w:right w:w="100" w:type="dxa"/>
            </w:tcMar>
            <w:vAlign w:val="center"/>
          </w:tcPr>
          <w:p w14:paraId="01B38424" w14:textId="17C202EA" w:rsidR="004C5B09" w:rsidRPr="001065A1" w:rsidDel="002238F9" w:rsidRDefault="004C5B09" w:rsidP="004C5B09">
            <w:pPr>
              <w:bidi/>
              <w:spacing w:after="0"/>
              <w:rPr>
                <w:ins w:id="1474" w:author="Hamdy Rashed" w:date="2026-08-02T10:36:00Z" w16du:dateUtc="2026-08-02T07:36:00Z"/>
                <w:del w:id="1475" w:author="MOHSEN QURAEN" w:date="2026-09-21T11:08:00Z" w16du:dateUtc="2026-09-21T08:08:00Z"/>
                <w:rFonts w:asciiTheme="minorBidi" w:eastAsia="Arial" w:hAnsiTheme="minorBidi" w:cstheme="minorBidi"/>
                <w:bCs/>
                <w:color w:val="000000" w:themeColor="text1"/>
                <w:szCs w:val="20"/>
                <w:rPrChange w:id="1476" w:author="MOHSEN QURAEN" w:date="2026-09-21T11:09:00Z" w16du:dateUtc="2026-09-21T08:09:00Z">
                  <w:rPr>
                    <w:ins w:id="1477" w:author="Hamdy Rashed" w:date="2026-08-02T10:36:00Z" w16du:dateUtc="2026-08-02T07:36:00Z"/>
                    <w:del w:id="1478" w:author="MOHSEN QURAEN" w:date="2026-09-21T11:08:00Z" w16du:dateUtc="2026-09-21T08:08:00Z"/>
                    <w:rFonts w:asciiTheme="minorBidi" w:eastAsia="Arial" w:hAnsiTheme="minorBidi" w:cstheme="minorBidi"/>
                    <w:sz w:val="18"/>
                    <w:szCs w:val="18"/>
                  </w:rPr>
                </w:rPrChange>
              </w:rPr>
            </w:pPr>
            <w:ins w:id="1479" w:author="Hamdy Rashed" w:date="2026-08-02T10:36:00Z" w16du:dateUtc="2026-08-02T07:36:00Z">
              <w:del w:id="1480" w:author="MOHSEN QURAEN" w:date="2026-09-21T11:08:00Z" w16du:dateUtc="2026-09-21T08:08:00Z">
                <w:r w:rsidRPr="001065A1" w:rsidDel="002238F9">
                  <w:rPr>
                    <w:rFonts w:asciiTheme="minorBidi" w:eastAsia="Arial" w:hAnsiTheme="minorBidi" w:cstheme="minorBidi"/>
                    <w:bCs/>
                    <w:color w:val="000000" w:themeColor="text1"/>
                    <w:szCs w:val="20"/>
                    <w:rtl/>
                    <w:rPrChange w:id="1481" w:author="MOHSEN QURAEN" w:date="2026-09-21T11:09:00Z" w16du:dateUtc="2026-09-21T08:09:00Z">
                      <w:rPr>
                        <w:rFonts w:asciiTheme="minorBidi" w:eastAsia="Arial" w:hAnsiTheme="minorBidi" w:cstheme="minorBidi"/>
                        <w:sz w:val="18"/>
                        <w:szCs w:val="18"/>
                        <w:rtl/>
                      </w:rPr>
                    </w:rPrChange>
                  </w:rPr>
                  <w:delText>الاسم الكامل بالانجليزي</w:delText>
                </w:r>
              </w:del>
            </w:ins>
          </w:p>
        </w:tc>
      </w:tr>
      <w:tr w:rsidR="004C5B09" w:rsidRPr="001065A1" w:rsidDel="002238F9" w14:paraId="7453B7FA" w14:textId="655B861E">
        <w:trPr>
          <w:cantSplit/>
          <w:jc w:val="center"/>
          <w:ins w:id="1482" w:author="Hamdy Rashed" w:date="2026-08-02T10:36:00Z"/>
          <w:del w:id="1483" w:author="MOHSEN QURAEN" w:date="2026-09-21T11:08:00Z"/>
        </w:trPr>
        <w:tc>
          <w:tcPr>
            <w:tcW w:w="3690" w:type="dxa"/>
            <w:tcMar>
              <w:top w:w="90" w:type="dxa"/>
              <w:left w:w="100" w:type="dxa"/>
              <w:bottom w:w="90" w:type="dxa"/>
              <w:right w:w="100" w:type="dxa"/>
            </w:tcMar>
            <w:vAlign w:val="center"/>
          </w:tcPr>
          <w:p w14:paraId="78B46BE4" w14:textId="5E3DF2B0" w:rsidR="004C5B09" w:rsidRPr="001065A1" w:rsidDel="002238F9" w:rsidRDefault="004C5B09" w:rsidP="004C5B09">
            <w:pPr>
              <w:bidi/>
              <w:spacing w:after="0"/>
              <w:rPr>
                <w:ins w:id="1484" w:author="Hamdy Rashed" w:date="2026-08-02T10:36:00Z" w16du:dateUtc="2026-08-02T07:36:00Z"/>
                <w:del w:id="1485" w:author="MOHSEN QURAEN" w:date="2026-09-21T11:08:00Z" w16du:dateUtc="2026-09-21T08:08:00Z"/>
                <w:rFonts w:asciiTheme="minorBidi" w:eastAsia="Arial" w:hAnsiTheme="minorBidi" w:cstheme="minorBidi"/>
                <w:bCs/>
                <w:color w:val="000000" w:themeColor="text1"/>
                <w:szCs w:val="20"/>
                <w:rPrChange w:id="1486" w:author="MOHSEN QURAEN" w:date="2026-09-21T11:09:00Z" w16du:dateUtc="2026-09-21T08:09:00Z">
                  <w:rPr>
                    <w:ins w:id="1487" w:author="Hamdy Rashed" w:date="2026-08-02T10:36:00Z" w16du:dateUtc="2026-08-02T07:36:00Z"/>
                    <w:del w:id="1488" w:author="MOHSEN QURAEN" w:date="2026-09-21T11:08:00Z" w16du:dateUtc="2026-09-21T08:08:00Z"/>
                    <w:rFonts w:asciiTheme="minorBidi" w:eastAsia="Arial" w:hAnsiTheme="minorBidi" w:cstheme="minorBidi"/>
                    <w:sz w:val="18"/>
                    <w:szCs w:val="18"/>
                  </w:rPr>
                </w:rPrChange>
              </w:rPr>
            </w:pPr>
            <w:ins w:id="1489" w:author="Hamdy Rashed" w:date="2026-08-02T10:36:00Z" w16du:dateUtc="2026-08-02T07:36:00Z">
              <w:del w:id="1490" w:author="MOHSEN QURAEN" w:date="2026-09-21T11:08:00Z" w16du:dateUtc="2026-09-21T08:08:00Z">
                <w:r w:rsidRPr="001065A1" w:rsidDel="002238F9">
                  <w:rPr>
                    <w:rFonts w:asciiTheme="minorBidi" w:eastAsia="Arial" w:hAnsiTheme="minorBidi" w:cstheme="minorBidi"/>
                    <w:bCs/>
                    <w:color w:val="000000" w:themeColor="text1"/>
                    <w:szCs w:val="20"/>
                    <w:rtl/>
                    <w:rPrChange w:id="1491" w:author="MOHSEN QURAEN" w:date="2026-09-21T11:09:00Z" w16du:dateUtc="2026-09-21T08:09:00Z">
                      <w:rPr>
                        <w:rFonts w:asciiTheme="minorBidi" w:eastAsia="Arial" w:hAnsiTheme="minorBidi" w:cstheme="minorBidi"/>
                        <w:sz w:val="18"/>
                        <w:szCs w:val="18"/>
                        <w:rtl/>
                      </w:rPr>
                    </w:rPrChange>
                  </w:rPr>
                  <w:delText>افراد او شركات</w:delText>
                </w:r>
              </w:del>
            </w:ins>
          </w:p>
        </w:tc>
        <w:tc>
          <w:tcPr>
            <w:tcW w:w="1422" w:type="dxa"/>
            <w:tcMar>
              <w:top w:w="90" w:type="dxa"/>
              <w:left w:w="100" w:type="dxa"/>
              <w:bottom w:w="90" w:type="dxa"/>
              <w:right w:w="100" w:type="dxa"/>
            </w:tcMar>
            <w:vAlign w:val="center"/>
          </w:tcPr>
          <w:p w14:paraId="3C9BF281" w14:textId="15554223" w:rsidR="004C5B09" w:rsidRPr="001065A1" w:rsidDel="002238F9" w:rsidRDefault="004C5B09" w:rsidP="004C5B09">
            <w:pPr>
              <w:bidi/>
              <w:spacing w:after="0"/>
              <w:rPr>
                <w:ins w:id="1492" w:author="Hamdy Rashed" w:date="2026-08-02T10:36:00Z" w16du:dateUtc="2026-08-02T07:36:00Z"/>
                <w:del w:id="1493" w:author="MOHSEN QURAEN" w:date="2026-09-21T11:08:00Z" w16du:dateUtc="2026-09-21T08:08:00Z"/>
                <w:rFonts w:asciiTheme="minorBidi" w:eastAsia="Arial" w:hAnsiTheme="minorBidi" w:cstheme="minorBidi"/>
                <w:bCs/>
                <w:color w:val="000000" w:themeColor="text1"/>
                <w:szCs w:val="20"/>
                <w:rPrChange w:id="1494" w:author="MOHSEN QURAEN" w:date="2026-09-21T11:09:00Z" w16du:dateUtc="2026-09-21T08:09:00Z">
                  <w:rPr>
                    <w:ins w:id="1495" w:author="Hamdy Rashed" w:date="2026-08-02T10:36:00Z" w16du:dateUtc="2026-08-02T07:36:00Z"/>
                    <w:del w:id="1496" w:author="MOHSEN QURAEN" w:date="2026-09-21T11:08:00Z" w16du:dateUtc="2026-09-21T08:08:00Z"/>
                    <w:rFonts w:asciiTheme="minorBidi" w:eastAsia="Arial" w:hAnsiTheme="minorBidi" w:cstheme="minorBidi"/>
                    <w:sz w:val="18"/>
                    <w:szCs w:val="18"/>
                  </w:rPr>
                </w:rPrChange>
              </w:rPr>
            </w:pPr>
            <w:ins w:id="1497" w:author="Hamdy Rashed" w:date="2026-08-02T10:36:00Z" w16du:dateUtc="2026-08-02T07:36:00Z">
              <w:del w:id="1498" w:author="MOHSEN QURAEN" w:date="2026-09-21T11:08:00Z" w16du:dateUtc="2026-09-21T08:08:00Z">
                <w:r w:rsidRPr="001065A1" w:rsidDel="002238F9">
                  <w:rPr>
                    <w:rFonts w:asciiTheme="minorBidi" w:eastAsia="Arial" w:hAnsiTheme="minorBidi" w:cstheme="minorBidi"/>
                    <w:bCs/>
                    <w:color w:val="000000" w:themeColor="text1"/>
                    <w:szCs w:val="20"/>
                    <w:rtl/>
                    <w:rPrChange w:id="1499" w:author="MOHSEN QURAEN" w:date="2026-09-21T11:09:00Z" w16du:dateUtc="2026-09-21T08:09:00Z">
                      <w:rPr>
                        <w:rFonts w:asciiTheme="minorBidi" w:eastAsia="Arial" w:hAnsiTheme="minorBidi" w:cstheme="minorBidi"/>
                        <w:sz w:val="18"/>
                        <w:szCs w:val="18"/>
                        <w:rtl/>
                      </w:rPr>
                    </w:rPrChange>
                  </w:rPr>
                  <w:delText>اختياري</w:delText>
                </w:r>
              </w:del>
            </w:ins>
          </w:p>
        </w:tc>
        <w:tc>
          <w:tcPr>
            <w:tcW w:w="2556" w:type="dxa"/>
            <w:tcMar>
              <w:top w:w="90" w:type="dxa"/>
              <w:left w:w="100" w:type="dxa"/>
              <w:bottom w:w="90" w:type="dxa"/>
              <w:right w:w="100" w:type="dxa"/>
            </w:tcMar>
            <w:vAlign w:val="center"/>
          </w:tcPr>
          <w:p w14:paraId="45B30F43" w14:textId="0C468D6C" w:rsidR="004C5B09" w:rsidRPr="001065A1" w:rsidDel="002238F9" w:rsidRDefault="004C5B09" w:rsidP="004C5B09">
            <w:pPr>
              <w:bidi/>
              <w:spacing w:after="0"/>
              <w:rPr>
                <w:ins w:id="1500" w:author="Hamdy Rashed" w:date="2026-08-02T10:36:00Z" w16du:dateUtc="2026-08-02T07:36:00Z"/>
                <w:del w:id="1501" w:author="MOHSEN QURAEN" w:date="2026-09-21T11:08:00Z" w16du:dateUtc="2026-09-21T08:08:00Z"/>
                <w:rFonts w:asciiTheme="minorBidi" w:eastAsia="Arial" w:hAnsiTheme="minorBidi" w:cstheme="minorBidi"/>
                <w:bCs/>
                <w:color w:val="000000" w:themeColor="text1"/>
                <w:szCs w:val="20"/>
                <w:rPrChange w:id="1502" w:author="MOHSEN QURAEN" w:date="2026-09-21T11:09:00Z" w16du:dateUtc="2026-09-21T08:09:00Z">
                  <w:rPr>
                    <w:ins w:id="1503" w:author="Hamdy Rashed" w:date="2026-08-02T10:36:00Z" w16du:dateUtc="2026-08-02T07:36:00Z"/>
                    <w:del w:id="1504" w:author="MOHSEN QURAEN" w:date="2026-09-21T11:08:00Z" w16du:dateUtc="2026-09-21T08:08:00Z"/>
                    <w:rFonts w:asciiTheme="minorBidi" w:eastAsia="Arial" w:hAnsiTheme="minorBidi" w:cstheme="minorBidi"/>
                    <w:sz w:val="18"/>
                    <w:szCs w:val="18"/>
                  </w:rPr>
                </w:rPrChange>
              </w:rPr>
            </w:pPr>
            <w:ins w:id="1505" w:author="Hamdy Rashed" w:date="2026-08-02T10:36:00Z" w16du:dateUtc="2026-08-02T07:36:00Z">
              <w:del w:id="1506" w:author="MOHSEN QURAEN" w:date="2026-09-21T11:08:00Z" w16du:dateUtc="2026-09-21T08:08:00Z">
                <w:r w:rsidRPr="001065A1" w:rsidDel="002238F9">
                  <w:rPr>
                    <w:rFonts w:asciiTheme="minorBidi" w:eastAsia="Arial" w:hAnsiTheme="minorBidi" w:cstheme="minorBidi"/>
                    <w:bCs/>
                    <w:color w:val="000000" w:themeColor="text1"/>
                    <w:szCs w:val="20"/>
                    <w:rtl/>
                    <w:rPrChange w:id="1507" w:author="MOHSEN QURAEN" w:date="2026-09-21T11:09:00Z" w16du:dateUtc="2026-09-21T08:09:00Z">
                      <w:rPr>
                        <w:rFonts w:asciiTheme="minorBidi" w:eastAsia="Arial" w:hAnsiTheme="minorBidi" w:cstheme="minorBidi"/>
                        <w:sz w:val="18"/>
                        <w:szCs w:val="18"/>
                        <w:rtl/>
                      </w:rPr>
                    </w:rPrChange>
                  </w:rPr>
                  <w:delText>نصي</w:delText>
                </w:r>
              </w:del>
            </w:ins>
          </w:p>
        </w:tc>
        <w:tc>
          <w:tcPr>
            <w:tcW w:w="2556" w:type="dxa"/>
            <w:tcMar>
              <w:top w:w="90" w:type="dxa"/>
              <w:left w:w="100" w:type="dxa"/>
              <w:bottom w:w="90" w:type="dxa"/>
              <w:right w:w="100" w:type="dxa"/>
            </w:tcMar>
            <w:vAlign w:val="center"/>
          </w:tcPr>
          <w:p w14:paraId="015D535D" w14:textId="190B662D" w:rsidR="004C5B09" w:rsidRPr="001065A1" w:rsidDel="002238F9" w:rsidRDefault="004C5B09" w:rsidP="004C5B09">
            <w:pPr>
              <w:bidi/>
              <w:spacing w:after="0"/>
              <w:rPr>
                <w:ins w:id="1508" w:author="Hamdy Rashed" w:date="2026-08-02T10:36:00Z" w16du:dateUtc="2026-08-02T07:36:00Z"/>
                <w:del w:id="1509" w:author="MOHSEN QURAEN" w:date="2026-09-21T11:08:00Z" w16du:dateUtc="2026-09-21T08:08:00Z"/>
                <w:rFonts w:asciiTheme="minorBidi" w:eastAsia="Arial" w:hAnsiTheme="minorBidi" w:cstheme="minorBidi"/>
                <w:bCs/>
                <w:color w:val="000000" w:themeColor="text1"/>
                <w:szCs w:val="20"/>
                <w:rtl/>
                <w:rPrChange w:id="1510" w:author="MOHSEN QURAEN" w:date="2026-09-21T11:09:00Z" w16du:dateUtc="2026-09-21T08:09:00Z">
                  <w:rPr>
                    <w:ins w:id="1511" w:author="Hamdy Rashed" w:date="2026-08-02T10:36:00Z" w16du:dateUtc="2026-08-02T07:36:00Z"/>
                    <w:del w:id="1512" w:author="MOHSEN QURAEN" w:date="2026-09-21T11:08:00Z" w16du:dateUtc="2026-09-21T08:08:00Z"/>
                    <w:rFonts w:asciiTheme="minorBidi" w:eastAsia="Arial" w:hAnsiTheme="minorBidi" w:cstheme="minorBidi"/>
                    <w:sz w:val="18"/>
                    <w:szCs w:val="18"/>
                    <w:rtl/>
                  </w:rPr>
                </w:rPrChange>
              </w:rPr>
            </w:pPr>
            <w:ins w:id="1513" w:author="Hamdy Rashed" w:date="2026-08-02T10:36:00Z" w16du:dateUtc="2026-08-02T07:36:00Z">
              <w:del w:id="1514" w:author="MOHSEN QURAEN" w:date="2026-09-21T11:08:00Z" w16du:dateUtc="2026-09-21T08:08:00Z">
                <w:r w:rsidRPr="001065A1" w:rsidDel="002238F9">
                  <w:rPr>
                    <w:rFonts w:asciiTheme="minorBidi" w:eastAsia="Arial" w:hAnsiTheme="minorBidi" w:cstheme="minorBidi"/>
                    <w:bCs/>
                    <w:color w:val="000000" w:themeColor="text1"/>
                    <w:szCs w:val="20"/>
                    <w:rtl/>
                    <w:rPrChange w:id="1515" w:author="MOHSEN QURAEN" w:date="2026-09-21T11:09:00Z" w16du:dateUtc="2026-09-21T08:09:00Z">
                      <w:rPr>
                        <w:rFonts w:asciiTheme="minorBidi" w:eastAsia="Arial" w:hAnsiTheme="minorBidi" w:cstheme="minorBidi"/>
                        <w:sz w:val="18"/>
                        <w:szCs w:val="18"/>
                        <w:rtl/>
                      </w:rPr>
                    </w:rPrChange>
                  </w:rPr>
                  <w:delText>طبيعة</w:delText>
                </w:r>
              </w:del>
            </w:ins>
            <w:ins w:id="1516" w:author="MAZEN FAYEZ" w:date="2026-08-03T09:25:00Z" w16du:dateUtc="2026-08-03T06:25:00Z">
              <w:del w:id="1517" w:author="MOHSEN QURAEN" w:date="2026-09-21T11:08:00Z" w16du:dateUtc="2026-09-21T08:08:00Z">
                <w:r w:rsidR="004A6698" w:rsidRPr="001065A1" w:rsidDel="002238F9">
                  <w:rPr>
                    <w:rFonts w:asciiTheme="minorBidi" w:eastAsia="Arial" w:hAnsiTheme="minorBidi" w:cstheme="minorBidi" w:hint="eastAsia"/>
                    <w:bCs/>
                    <w:color w:val="000000" w:themeColor="text1"/>
                    <w:szCs w:val="20"/>
                    <w:rtl/>
                    <w:rPrChange w:id="1518" w:author="MOHSEN QURAEN" w:date="2026-09-21T11:09:00Z" w16du:dateUtc="2026-09-21T08:09:00Z">
                      <w:rPr>
                        <w:rFonts w:asciiTheme="minorBidi" w:eastAsia="Arial" w:hAnsiTheme="minorBidi" w:cstheme="minorBidi" w:hint="eastAsia"/>
                        <w:sz w:val="18"/>
                        <w:szCs w:val="18"/>
                        <w:rtl/>
                      </w:rPr>
                    </w:rPrChange>
                  </w:rPr>
                  <w:delText>نوع</w:delText>
                </w:r>
              </w:del>
            </w:ins>
            <w:ins w:id="1519" w:author="Hamdy Rashed" w:date="2026-08-02T10:36:00Z" w16du:dateUtc="2026-08-02T07:36:00Z">
              <w:del w:id="1520" w:author="MOHSEN QURAEN" w:date="2026-09-21T11:08:00Z" w16du:dateUtc="2026-09-21T08:08:00Z">
                <w:r w:rsidRPr="001065A1" w:rsidDel="002238F9">
                  <w:rPr>
                    <w:rFonts w:asciiTheme="minorBidi" w:eastAsia="Arial" w:hAnsiTheme="minorBidi" w:cstheme="minorBidi"/>
                    <w:bCs/>
                    <w:color w:val="000000" w:themeColor="text1"/>
                    <w:szCs w:val="20"/>
                    <w:rtl/>
                    <w:rPrChange w:id="1521" w:author="MOHSEN QURAEN" w:date="2026-09-21T11:09:00Z" w16du:dateUtc="2026-09-21T08:09:00Z">
                      <w:rPr>
                        <w:rFonts w:asciiTheme="minorBidi" w:eastAsia="Arial" w:hAnsiTheme="minorBidi" w:cstheme="minorBidi"/>
                        <w:sz w:val="18"/>
                        <w:szCs w:val="18"/>
                        <w:rtl/>
                      </w:rPr>
                    </w:rPrChange>
                  </w:rPr>
                  <w:delText xml:space="preserve"> الحساب</w:delText>
                </w:r>
              </w:del>
            </w:ins>
          </w:p>
        </w:tc>
      </w:tr>
      <w:tr w:rsidR="004C5B09" w:rsidRPr="001065A1" w:rsidDel="002238F9" w14:paraId="0E71E317" w14:textId="6DC35AEA">
        <w:trPr>
          <w:cantSplit/>
          <w:jc w:val="center"/>
          <w:ins w:id="1522" w:author="Hamdy Rashed" w:date="2026-08-02T10:36:00Z"/>
          <w:del w:id="1523" w:author="MOHSEN QURAEN" w:date="2026-09-21T11:08:00Z"/>
        </w:trPr>
        <w:tc>
          <w:tcPr>
            <w:tcW w:w="3690" w:type="dxa"/>
            <w:tcMar>
              <w:top w:w="90" w:type="dxa"/>
              <w:left w:w="100" w:type="dxa"/>
              <w:bottom w:w="90" w:type="dxa"/>
              <w:right w:w="100" w:type="dxa"/>
            </w:tcMar>
            <w:vAlign w:val="center"/>
          </w:tcPr>
          <w:p w14:paraId="4AC5DD91" w14:textId="24926F5C" w:rsidR="004C5B09" w:rsidRPr="001065A1" w:rsidDel="002238F9" w:rsidRDefault="004C5B09" w:rsidP="004C5B09">
            <w:pPr>
              <w:bidi/>
              <w:spacing w:after="0"/>
              <w:rPr>
                <w:ins w:id="1524" w:author="Hamdy Rashed" w:date="2026-08-02T10:36:00Z" w16du:dateUtc="2026-08-02T07:36:00Z"/>
                <w:del w:id="1525" w:author="MOHSEN QURAEN" w:date="2026-09-21T11:08:00Z" w16du:dateUtc="2026-09-21T08:08:00Z"/>
                <w:rFonts w:asciiTheme="minorBidi" w:eastAsia="Arial" w:hAnsiTheme="minorBidi" w:cstheme="minorBidi"/>
                <w:bCs/>
                <w:color w:val="000000" w:themeColor="text1"/>
                <w:szCs w:val="20"/>
                <w:rtl/>
                <w:rPrChange w:id="1526" w:author="MOHSEN QURAEN" w:date="2026-09-21T11:09:00Z" w16du:dateUtc="2026-09-21T08:09:00Z">
                  <w:rPr>
                    <w:ins w:id="1527" w:author="Hamdy Rashed" w:date="2026-08-02T10:36:00Z" w16du:dateUtc="2026-08-02T07:36:00Z"/>
                    <w:del w:id="1528" w:author="MOHSEN QURAEN" w:date="2026-09-21T11:08:00Z" w16du:dateUtc="2026-09-21T08:08:00Z"/>
                    <w:rFonts w:asciiTheme="minorBidi" w:eastAsia="Arial" w:hAnsiTheme="minorBidi" w:cstheme="minorBidi"/>
                    <w:sz w:val="18"/>
                    <w:szCs w:val="18"/>
                    <w:rtl/>
                  </w:rPr>
                </w:rPrChange>
              </w:rPr>
            </w:pPr>
            <w:ins w:id="1529" w:author="Hamdy Rashed" w:date="2026-08-02T10:36:00Z" w16du:dateUtc="2026-08-02T07:36:00Z">
              <w:del w:id="1530" w:author="MOHSEN QURAEN" w:date="2026-09-21T11:08:00Z" w16du:dateUtc="2026-09-21T08:08:00Z">
                <w:r w:rsidRPr="001065A1" w:rsidDel="002238F9">
                  <w:rPr>
                    <w:rFonts w:asciiTheme="minorBidi" w:eastAsia="Arial" w:hAnsiTheme="minorBidi" w:cstheme="minorBidi"/>
                    <w:bCs/>
                    <w:color w:val="000000" w:themeColor="text1"/>
                    <w:szCs w:val="20"/>
                    <w:rtl/>
                    <w:rPrChange w:id="1531" w:author="MOHSEN QURAEN" w:date="2026-09-21T11:09:00Z" w16du:dateUtc="2026-09-21T08:09:00Z">
                      <w:rPr>
                        <w:rFonts w:asciiTheme="minorBidi" w:eastAsia="Arial" w:hAnsiTheme="minorBidi" w:cstheme="minorBidi"/>
                        <w:sz w:val="18"/>
                        <w:szCs w:val="18"/>
                        <w:rtl/>
                      </w:rPr>
                    </w:rPrChange>
                  </w:rPr>
                  <w:delText>ادخال رقم الحساب من قبل البنك الدافع</w:delText>
                </w:r>
              </w:del>
            </w:ins>
          </w:p>
        </w:tc>
        <w:tc>
          <w:tcPr>
            <w:tcW w:w="1422" w:type="dxa"/>
            <w:tcMar>
              <w:top w:w="90" w:type="dxa"/>
              <w:left w:w="100" w:type="dxa"/>
              <w:bottom w:w="90" w:type="dxa"/>
              <w:right w:w="100" w:type="dxa"/>
            </w:tcMar>
            <w:vAlign w:val="center"/>
          </w:tcPr>
          <w:p w14:paraId="23D1F0B3" w14:textId="091C50F6" w:rsidR="004C5B09" w:rsidRPr="001065A1" w:rsidDel="002238F9" w:rsidRDefault="004C5B09" w:rsidP="004C5B09">
            <w:pPr>
              <w:bidi/>
              <w:spacing w:after="0"/>
              <w:rPr>
                <w:ins w:id="1532" w:author="Hamdy Rashed" w:date="2026-08-02T10:36:00Z" w16du:dateUtc="2026-08-02T07:36:00Z"/>
                <w:del w:id="1533" w:author="MOHSEN QURAEN" w:date="2026-09-21T11:08:00Z" w16du:dateUtc="2026-09-21T08:08:00Z"/>
                <w:rFonts w:asciiTheme="minorBidi" w:eastAsia="Arial" w:hAnsiTheme="minorBidi" w:cstheme="minorBidi"/>
                <w:bCs/>
                <w:color w:val="000000" w:themeColor="text1"/>
                <w:szCs w:val="20"/>
                <w:rtl/>
                <w:rPrChange w:id="1534" w:author="MOHSEN QURAEN" w:date="2026-09-21T11:09:00Z" w16du:dateUtc="2026-09-21T08:09:00Z">
                  <w:rPr>
                    <w:ins w:id="1535" w:author="Hamdy Rashed" w:date="2026-08-02T10:36:00Z" w16du:dateUtc="2026-08-02T07:36:00Z"/>
                    <w:del w:id="1536" w:author="MOHSEN QURAEN" w:date="2026-09-21T11:08:00Z" w16du:dateUtc="2026-09-21T08:08:00Z"/>
                    <w:rFonts w:asciiTheme="minorBidi" w:eastAsia="Arial" w:hAnsiTheme="minorBidi" w:cstheme="minorBidi"/>
                    <w:sz w:val="18"/>
                    <w:szCs w:val="18"/>
                    <w:rtl/>
                  </w:rPr>
                </w:rPrChange>
              </w:rPr>
            </w:pPr>
            <w:ins w:id="1537" w:author="Hamdy Rashed" w:date="2026-08-02T10:36:00Z" w16du:dateUtc="2026-08-02T07:36:00Z">
              <w:del w:id="1538" w:author="MOHSEN QURAEN" w:date="2026-09-21T11:08:00Z" w16du:dateUtc="2026-09-21T08:08:00Z">
                <w:r w:rsidRPr="001065A1" w:rsidDel="002238F9">
                  <w:rPr>
                    <w:rFonts w:asciiTheme="minorBidi" w:eastAsia="Arial" w:hAnsiTheme="minorBidi" w:cstheme="minorBidi"/>
                    <w:bCs/>
                    <w:color w:val="000000" w:themeColor="text1"/>
                    <w:szCs w:val="20"/>
                    <w:rtl/>
                    <w:rPrChange w:id="1539" w:author="MOHSEN QURAEN" w:date="2026-09-21T11:09:00Z" w16du:dateUtc="2026-09-21T08:09:00Z">
                      <w:rPr>
                        <w:rFonts w:asciiTheme="minorBidi" w:eastAsia="Arial" w:hAnsiTheme="minorBidi" w:cstheme="minorBidi"/>
                        <w:sz w:val="18"/>
                        <w:szCs w:val="18"/>
                        <w:rtl/>
                      </w:rPr>
                    </w:rPrChange>
                  </w:rPr>
                  <w:delText>نعم</w:delText>
                </w:r>
              </w:del>
            </w:ins>
          </w:p>
        </w:tc>
        <w:tc>
          <w:tcPr>
            <w:tcW w:w="2556" w:type="dxa"/>
            <w:tcMar>
              <w:top w:w="90" w:type="dxa"/>
              <w:left w:w="100" w:type="dxa"/>
              <w:bottom w:w="90" w:type="dxa"/>
              <w:right w:w="100" w:type="dxa"/>
            </w:tcMar>
            <w:vAlign w:val="center"/>
          </w:tcPr>
          <w:p w14:paraId="480BC184" w14:textId="177CFD43" w:rsidR="004C5B09" w:rsidRPr="001065A1" w:rsidDel="002238F9" w:rsidRDefault="004C5B09" w:rsidP="004C5B09">
            <w:pPr>
              <w:bidi/>
              <w:spacing w:after="0"/>
              <w:rPr>
                <w:ins w:id="1540" w:author="Hamdy Rashed" w:date="2026-08-02T10:36:00Z" w16du:dateUtc="2026-08-02T07:36:00Z"/>
                <w:del w:id="1541" w:author="MOHSEN QURAEN" w:date="2026-09-21T11:08:00Z" w16du:dateUtc="2026-09-21T08:08:00Z"/>
                <w:rFonts w:asciiTheme="minorBidi" w:eastAsia="Arial" w:hAnsiTheme="minorBidi" w:cstheme="minorBidi"/>
                <w:bCs/>
                <w:color w:val="000000" w:themeColor="text1"/>
                <w:szCs w:val="20"/>
                <w:rtl/>
                <w:rPrChange w:id="1542" w:author="MOHSEN QURAEN" w:date="2026-09-21T11:09:00Z" w16du:dateUtc="2026-09-21T08:09:00Z">
                  <w:rPr>
                    <w:ins w:id="1543" w:author="Hamdy Rashed" w:date="2026-08-02T10:36:00Z" w16du:dateUtc="2026-08-02T07:36:00Z"/>
                    <w:del w:id="1544" w:author="MOHSEN QURAEN" w:date="2026-09-21T11:08:00Z" w16du:dateUtc="2026-09-21T08:08:00Z"/>
                    <w:rFonts w:asciiTheme="minorBidi" w:eastAsia="Arial" w:hAnsiTheme="minorBidi" w:cstheme="minorBidi"/>
                    <w:sz w:val="18"/>
                    <w:szCs w:val="18"/>
                    <w:rtl/>
                  </w:rPr>
                </w:rPrChange>
              </w:rPr>
            </w:pPr>
            <w:ins w:id="1545" w:author="Hamdy Rashed" w:date="2026-08-02T10:36:00Z" w16du:dateUtc="2026-08-02T07:36:00Z">
              <w:del w:id="1546" w:author="MOHSEN QURAEN" w:date="2026-09-21T11:08:00Z" w16du:dateUtc="2026-09-21T08:08:00Z">
                <w:r w:rsidRPr="001065A1" w:rsidDel="002238F9">
                  <w:rPr>
                    <w:rFonts w:asciiTheme="minorBidi" w:eastAsia="Arial" w:hAnsiTheme="minorBidi" w:cstheme="minorBidi"/>
                    <w:bCs/>
                    <w:color w:val="000000" w:themeColor="text1"/>
                    <w:szCs w:val="20"/>
                    <w:rtl/>
                    <w:rPrChange w:id="1547" w:author="MOHSEN QURAEN" w:date="2026-09-21T11:09:00Z" w16du:dateUtc="2026-09-21T08:09:00Z">
                      <w:rPr>
                        <w:rFonts w:asciiTheme="minorBidi" w:eastAsia="Arial" w:hAnsiTheme="minorBidi" w:cstheme="minorBidi"/>
                        <w:sz w:val="18"/>
                        <w:szCs w:val="18"/>
                        <w:rtl/>
                      </w:rPr>
                    </w:rPrChange>
                  </w:rPr>
                  <w:delText>نصي</w:delText>
                </w:r>
              </w:del>
            </w:ins>
          </w:p>
        </w:tc>
        <w:tc>
          <w:tcPr>
            <w:tcW w:w="2556" w:type="dxa"/>
            <w:tcMar>
              <w:top w:w="90" w:type="dxa"/>
              <w:left w:w="100" w:type="dxa"/>
              <w:bottom w:w="90" w:type="dxa"/>
              <w:right w:w="100" w:type="dxa"/>
            </w:tcMar>
            <w:vAlign w:val="center"/>
          </w:tcPr>
          <w:p w14:paraId="060BD187" w14:textId="4F28DD6C" w:rsidR="004C5B09" w:rsidRPr="001065A1" w:rsidDel="002238F9" w:rsidRDefault="004C5B09" w:rsidP="004C5B09">
            <w:pPr>
              <w:bidi/>
              <w:spacing w:after="0"/>
              <w:rPr>
                <w:ins w:id="1548" w:author="Hamdy Rashed" w:date="2026-08-02T10:36:00Z" w16du:dateUtc="2026-08-02T07:36:00Z"/>
                <w:del w:id="1549" w:author="MOHSEN QURAEN" w:date="2026-09-21T11:08:00Z" w16du:dateUtc="2026-09-21T08:08:00Z"/>
                <w:rFonts w:asciiTheme="minorBidi" w:eastAsia="Arial" w:hAnsiTheme="minorBidi" w:cstheme="minorBidi"/>
                <w:bCs/>
                <w:color w:val="000000" w:themeColor="text1"/>
                <w:szCs w:val="20"/>
                <w:rtl/>
                <w:rPrChange w:id="1550" w:author="MOHSEN QURAEN" w:date="2026-09-21T11:09:00Z" w16du:dateUtc="2026-09-21T08:09:00Z">
                  <w:rPr>
                    <w:ins w:id="1551" w:author="Hamdy Rashed" w:date="2026-08-02T10:36:00Z" w16du:dateUtc="2026-08-02T07:36:00Z"/>
                    <w:del w:id="1552" w:author="MOHSEN QURAEN" w:date="2026-09-21T11:08:00Z" w16du:dateUtc="2026-09-21T08:08:00Z"/>
                    <w:rFonts w:asciiTheme="minorBidi" w:eastAsia="Arial" w:hAnsiTheme="minorBidi" w:cstheme="minorBidi"/>
                    <w:sz w:val="18"/>
                    <w:szCs w:val="18"/>
                    <w:rtl/>
                  </w:rPr>
                </w:rPrChange>
              </w:rPr>
            </w:pPr>
            <w:ins w:id="1553" w:author="Hamdy Rashed" w:date="2026-08-02T10:36:00Z" w16du:dateUtc="2026-08-02T07:36:00Z">
              <w:del w:id="1554" w:author="MOHSEN QURAEN" w:date="2026-09-21T11:08:00Z" w16du:dateUtc="2026-09-21T08:08:00Z">
                <w:r w:rsidRPr="001065A1" w:rsidDel="002238F9">
                  <w:rPr>
                    <w:rFonts w:asciiTheme="minorBidi" w:eastAsia="Arial" w:hAnsiTheme="minorBidi" w:cstheme="minorBidi"/>
                    <w:bCs/>
                    <w:color w:val="000000" w:themeColor="text1"/>
                    <w:szCs w:val="20"/>
                    <w:rtl/>
                    <w:rPrChange w:id="1555" w:author="MOHSEN QURAEN" w:date="2026-09-21T11:09:00Z" w16du:dateUtc="2026-09-21T08:09:00Z">
                      <w:rPr>
                        <w:rFonts w:asciiTheme="minorBidi" w:eastAsia="Arial" w:hAnsiTheme="minorBidi" w:cstheme="minorBidi"/>
                        <w:sz w:val="18"/>
                        <w:szCs w:val="18"/>
                        <w:rtl/>
                      </w:rPr>
                    </w:rPrChange>
                  </w:rPr>
                  <w:delText>رقم الحساب</w:delText>
                </w:r>
              </w:del>
            </w:ins>
          </w:p>
        </w:tc>
      </w:tr>
      <w:tr w:rsidR="002043E9" w:rsidRPr="001065A1" w:rsidDel="002238F9" w14:paraId="5BFF9C6A" w14:textId="75EEC3FE">
        <w:trPr>
          <w:cantSplit/>
          <w:jc w:val="center"/>
          <w:ins w:id="1556" w:author="Hamdy Rashed" w:date="2026-08-06T14:56:00Z"/>
          <w:del w:id="1557" w:author="MOHSEN QURAEN" w:date="2026-09-21T11:08:00Z"/>
        </w:trPr>
        <w:tc>
          <w:tcPr>
            <w:tcW w:w="3690" w:type="dxa"/>
            <w:tcMar>
              <w:top w:w="90" w:type="dxa"/>
              <w:left w:w="100" w:type="dxa"/>
              <w:bottom w:w="90" w:type="dxa"/>
              <w:right w:w="100" w:type="dxa"/>
            </w:tcMar>
            <w:vAlign w:val="center"/>
          </w:tcPr>
          <w:p w14:paraId="3D19CEF4" w14:textId="55A73221" w:rsidR="002043E9" w:rsidRPr="001065A1" w:rsidDel="002238F9" w:rsidRDefault="002043E9" w:rsidP="002043E9">
            <w:pPr>
              <w:bidi/>
              <w:spacing w:after="0"/>
              <w:rPr>
                <w:ins w:id="1558" w:author="Hamdy Rashed" w:date="2026-08-06T14:56:00Z" w16du:dateUtc="2026-08-06T11:56:00Z"/>
                <w:del w:id="1559" w:author="MOHSEN QURAEN" w:date="2026-09-21T11:08:00Z" w16du:dateUtc="2026-09-21T08:08:00Z"/>
                <w:rFonts w:asciiTheme="minorBidi" w:eastAsia="Arial" w:hAnsiTheme="minorBidi" w:cstheme="minorBidi"/>
                <w:bCs/>
                <w:color w:val="000000" w:themeColor="text1"/>
                <w:szCs w:val="20"/>
                <w:rtl/>
                <w:rPrChange w:id="1560" w:author="MOHSEN QURAEN" w:date="2026-09-21T11:09:00Z" w16du:dateUtc="2026-09-21T08:09:00Z">
                  <w:rPr>
                    <w:ins w:id="1561" w:author="Hamdy Rashed" w:date="2026-08-06T14:56:00Z" w16du:dateUtc="2026-08-06T11:56:00Z"/>
                    <w:del w:id="1562" w:author="MOHSEN QURAEN" w:date="2026-09-21T11:08:00Z" w16du:dateUtc="2026-09-21T08:08:00Z"/>
                    <w:rFonts w:asciiTheme="minorBidi" w:eastAsia="Arial" w:hAnsiTheme="minorBidi" w:cstheme="minorBidi"/>
                    <w:sz w:val="18"/>
                    <w:szCs w:val="18"/>
                    <w:rtl/>
                  </w:rPr>
                </w:rPrChange>
              </w:rPr>
            </w:pPr>
            <w:ins w:id="1563" w:author="Hamdy Rashed" w:date="2026-08-06T14:58:00Z" w16du:dateUtc="2026-08-06T11:58:00Z">
              <w:del w:id="1564"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565" w:author="MOHSEN QURAEN" w:date="2026-09-21T11:09:00Z" w16du:dateUtc="2026-09-21T08:09:00Z">
                      <w:rPr>
                        <w:rFonts w:asciiTheme="minorBidi" w:eastAsia="Arial" w:hAnsiTheme="minorBidi" w:cstheme="minorBidi" w:hint="eastAsia"/>
                        <w:sz w:val="18"/>
                        <w:szCs w:val="18"/>
                        <w:rtl/>
                      </w:rPr>
                    </w:rPrChange>
                  </w:rPr>
                  <w:delText>ادخال</w:delText>
                </w:r>
                <w:r w:rsidRPr="001065A1" w:rsidDel="002238F9">
                  <w:rPr>
                    <w:rFonts w:asciiTheme="minorBidi" w:eastAsia="Arial" w:hAnsiTheme="minorBidi" w:cstheme="minorBidi"/>
                    <w:bCs/>
                    <w:color w:val="000000" w:themeColor="text1"/>
                    <w:szCs w:val="20"/>
                    <w:rtl/>
                    <w:rPrChange w:id="1566" w:author="MOHSEN QURAEN" w:date="2026-09-21T11:09:00Z" w16du:dateUtc="2026-09-21T08:09:00Z">
                      <w:rPr>
                        <w:rFonts w:asciiTheme="minorBidi" w:eastAsia="Arial" w:hAnsiTheme="minorBidi" w:cstheme="minorBidi"/>
                        <w:sz w:val="18"/>
                        <w:szCs w:val="18"/>
                        <w:rtl/>
                      </w:rPr>
                    </w:rPrChange>
                  </w:rPr>
                  <w:delText xml:space="preserve"> </w:delText>
                </w:r>
              </w:del>
            </w:ins>
            <w:ins w:id="1567" w:author="MAZEN FAYEZ" w:date="2026-08-10T11:52:00Z" w16du:dateUtc="2026-08-10T08:52:00Z">
              <w:del w:id="1568" w:author="MOHSEN QURAEN" w:date="2026-09-21T11:08:00Z" w16du:dateUtc="2026-09-21T08:08:00Z">
                <w:r w:rsidR="00E926BB" w:rsidRPr="001065A1" w:rsidDel="002238F9">
                  <w:rPr>
                    <w:rFonts w:asciiTheme="minorBidi" w:eastAsia="Arial" w:hAnsiTheme="minorBidi" w:cstheme="minorBidi" w:hint="eastAsia"/>
                    <w:bCs/>
                    <w:color w:val="000000" w:themeColor="text1"/>
                    <w:szCs w:val="20"/>
                    <w:rtl/>
                    <w:lang w:bidi="ar-YE"/>
                    <w:rPrChange w:id="1569" w:author="MOHSEN QURAEN" w:date="2026-09-21T11:09:00Z" w16du:dateUtc="2026-09-21T08:09:00Z">
                      <w:rPr>
                        <w:rFonts w:asciiTheme="minorBidi" w:eastAsia="Arial" w:hAnsiTheme="minorBidi" w:cstheme="minorBidi" w:hint="eastAsia"/>
                        <w:color w:val="FF0000"/>
                        <w:sz w:val="18"/>
                        <w:szCs w:val="18"/>
                        <w:rtl/>
                        <w:lang w:bidi="ar-YE"/>
                      </w:rPr>
                    </w:rPrChange>
                  </w:rPr>
                  <w:delText>حالة</w:delText>
                </w:r>
                <w:r w:rsidR="00E926BB" w:rsidRPr="001065A1" w:rsidDel="002238F9">
                  <w:rPr>
                    <w:rFonts w:asciiTheme="minorBidi" w:eastAsia="Arial" w:hAnsiTheme="minorBidi" w:cstheme="minorBidi"/>
                    <w:bCs/>
                    <w:color w:val="000000" w:themeColor="text1"/>
                    <w:szCs w:val="20"/>
                    <w:rtl/>
                    <w:lang w:bidi="ar-YE"/>
                    <w:rPrChange w:id="1570" w:author="MOHSEN QURAEN" w:date="2026-09-21T11:09:00Z" w16du:dateUtc="2026-09-21T08:09:00Z">
                      <w:rPr>
                        <w:rFonts w:asciiTheme="minorBidi" w:eastAsia="Arial" w:hAnsiTheme="minorBidi" w:cstheme="minorBidi"/>
                        <w:color w:val="FF0000"/>
                        <w:sz w:val="18"/>
                        <w:szCs w:val="18"/>
                        <w:rtl/>
                        <w:lang w:bidi="ar-YE"/>
                      </w:rPr>
                    </w:rPrChange>
                  </w:rPr>
                  <w:delText xml:space="preserve"> حساب التاجر</w:delText>
                </w:r>
              </w:del>
            </w:ins>
            <w:ins w:id="1571" w:author="Hamdy Rashed" w:date="2026-08-06T14:58:00Z" w16du:dateUtc="2026-08-06T11:58:00Z">
              <w:del w:id="1572" w:author="MOHSEN QURAEN" w:date="2026-09-21T11:08:00Z" w16du:dateUtc="2026-09-21T08:08:00Z">
                <w:r w:rsidRPr="001065A1" w:rsidDel="002238F9">
                  <w:rPr>
                    <w:rFonts w:asciiTheme="minorBidi" w:eastAsia="Arial" w:hAnsiTheme="minorBidi" w:cstheme="minorBidi"/>
                    <w:bCs/>
                    <w:color w:val="000000" w:themeColor="text1"/>
                    <w:szCs w:val="20"/>
                    <w:rtl/>
                    <w:rPrChange w:id="1573" w:author="MOHSEN QURAEN" w:date="2026-09-21T11:09:00Z" w16du:dateUtc="2026-09-21T08:09:00Z">
                      <w:rPr>
                        <w:rFonts w:asciiTheme="minorBidi" w:eastAsia="Arial" w:hAnsiTheme="minorBidi" w:cstheme="minorBidi"/>
                        <w:sz w:val="18"/>
                        <w:szCs w:val="18"/>
                        <w:rtl/>
                      </w:rPr>
                    </w:rPrChange>
                  </w:rPr>
                  <w:delText xml:space="preserve">البيانات عبر البنك المرسل </w:delText>
                </w:r>
                <w:r w:rsidRPr="001065A1" w:rsidDel="002238F9">
                  <w:rPr>
                    <w:rFonts w:asciiTheme="minorBidi" w:eastAsia="Arial" w:hAnsiTheme="minorBidi" w:cstheme="minorBidi"/>
                    <w:bCs/>
                    <w:color w:val="000000" w:themeColor="text1"/>
                    <w:szCs w:val="20"/>
                    <w:rPrChange w:id="1574" w:author="MOHSEN QURAEN" w:date="2026-09-21T11:09:00Z" w16du:dateUtc="2026-09-21T08:09:00Z">
                      <w:rPr>
                        <w:rFonts w:asciiTheme="minorBidi" w:eastAsia="Arial" w:hAnsiTheme="minorBidi" w:cstheme="minorBidi"/>
                        <w:sz w:val="18"/>
                        <w:szCs w:val="18"/>
                      </w:rPr>
                    </w:rPrChange>
                  </w:rPr>
                  <w:delText>API</w:delText>
                </w:r>
              </w:del>
            </w:ins>
          </w:p>
        </w:tc>
        <w:tc>
          <w:tcPr>
            <w:tcW w:w="1422" w:type="dxa"/>
            <w:tcMar>
              <w:top w:w="90" w:type="dxa"/>
              <w:left w:w="100" w:type="dxa"/>
              <w:bottom w:w="90" w:type="dxa"/>
              <w:right w:w="100" w:type="dxa"/>
            </w:tcMar>
            <w:vAlign w:val="center"/>
          </w:tcPr>
          <w:p w14:paraId="22252B34" w14:textId="14FB0069" w:rsidR="002043E9" w:rsidRPr="001065A1" w:rsidDel="002238F9" w:rsidRDefault="002043E9" w:rsidP="002043E9">
            <w:pPr>
              <w:bidi/>
              <w:spacing w:after="0"/>
              <w:rPr>
                <w:ins w:id="1575" w:author="Hamdy Rashed" w:date="2026-08-06T14:56:00Z" w16du:dateUtc="2026-08-06T11:56:00Z"/>
                <w:del w:id="1576" w:author="MOHSEN QURAEN" w:date="2026-09-21T11:08:00Z" w16du:dateUtc="2026-09-21T08:08:00Z"/>
                <w:rFonts w:asciiTheme="minorBidi" w:eastAsia="Arial" w:hAnsiTheme="minorBidi" w:cstheme="minorBidi"/>
                <w:bCs/>
                <w:color w:val="000000" w:themeColor="text1"/>
                <w:szCs w:val="20"/>
                <w:rtl/>
                <w:rPrChange w:id="1577" w:author="MOHSEN QURAEN" w:date="2026-09-21T11:09:00Z" w16du:dateUtc="2026-09-21T08:09:00Z">
                  <w:rPr>
                    <w:ins w:id="1578" w:author="Hamdy Rashed" w:date="2026-08-06T14:56:00Z" w16du:dateUtc="2026-08-06T11:56:00Z"/>
                    <w:del w:id="1579" w:author="MOHSEN QURAEN" w:date="2026-09-21T11:08:00Z" w16du:dateUtc="2026-09-21T08:08:00Z"/>
                    <w:rFonts w:asciiTheme="minorBidi" w:eastAsia="Arial" w:hAnsiTheme="minorBidi" w:cstheme="minorBidi"/>
                    <w:sz w:val="18"/>
                    <w:szCs w:val="18"/>
                    <w:rtl/>
                  </w:rPr>
                </w:rPrChange>
              </w:rPr>
            </w:pPr>
            <w:ins w:id="1580" w:author="Hamdy Rashed" w:date="2026-08-06T14:58:00Z" w16du:dateUtc="2026-08-06T11:58:00Z">
              <w:del w:id="1581"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582" w:author="MOHSEN QURAEN" w:date="2026-09-21T11:09:00Z" w16du:dateUtc="2026-09-21T08:09:00Z">
                      <w:rPr>
                        <w:rFonts w:asciiTheme="minorBidi" w:eastAsia="Arial" w:hAnsiTheme="minorBidi" w:cstheme="minorBidi" w:hint="eastAsia"/>
                        <w:sz w:val="18"/>
                        <w:szCs w:val="18"/>
                        <w:rtl/>
                      </w:rPr>
                    </w:rPrChange>
                  </w:rPr>
                  <w:delText>نعم</w:delText>
                </w:r>
              </w:del>
            </w:ins>
          </w:p>
        </w:tc>
        <w:tc>
          <w:tcPr>
            <w:tcW w:w="2556" w:type="dxa"/>
            <w:tcMar>
              <w:top w:w="90" w:type="dxa"/>
              <w:left w:w="100" w:type="dxa"/>
              <w:bottom w:w="90" w:type="dxa"/>
              <w:right w:w="100" w:type="dxa"/>
            </w:tcMar>
            <w:vAlign w:val="center"/>
          </w:tcPr>
          <w:p w14:paraId="06F72516" w14:textId="78C60D3C" w:rsidR="002043E9" w:rsidRPr="001065A1" w:rsidDel="002238F9" w:rsidRDefault="002043E9" w:rsidP="002043E9">
            <w:pPr>
              <w:bidi/>
              <w:spacing w:after="0"/>
              <w:rPr>
                <w:ins w:id="1583" w:author="Hamdy Rashed" w:date="2026-08-06T14:56:00Z" w16du:dateUtc="2026-08-06T11:56:00Z"/>
                <w:del w:id="1584" w:author="MOHSEN QURAEN" w:date="2026-09-21T11:08:00Z" w16du:dateUtc="2026-09-21T08:08:00Z"/>
                <w:rFonts w:asciiTheme="minorBidi" w:eastAsia="Arial" w:hAnsiTheme="minorBidi" w:cstheme="minorBidi"/>
                <w:bCs/>
                <w:color w:val="000000" w:themeColor="text1"/>
                <w:szCs w:val="20"/>
                <w:rtl/>
                <w:rPrChange w:id="1585" w:author="MOHSEN QURAEN" w:date="2026-09-21T11:09:00Z" w16du:dateUtc="2026-09-21T08:09:00Z">
                  <w:rPr>
                    <w:ins w:id="1586" w:author="Hamdy Rashed" w:date="2026-08-06T14:56:00Z" w16du:dateUtc="2026-08-06T11:56:00Z"/>
                    <w:del w:id="1587" w:author="MOHSEN QURAEN" w:date="2026-09-21T11:08:00Z" w16du:dateUtc="2026-09-21T08:08:00Z"/>
                    <w:rFonts w:asciiTheme="minorBidi" w:eastAsia="Arial" w:hAnsiTheme="minorBidi" w:cstheme="minorBidi"/>
                    <w:sz w:val="18"/>
                    <w:szCs w:val="18"/>
                    <w:rtl/>
                  </w:rPr>
                </w:rPrChange>
              </w:rPr>
            </w:pPr>
            <w:ins w:id="1588" w:author="Hamdy Rashed" w:date="2026-08-06T14:58:00Z" w16du:dateUtc="2026-08-06T11:58:00Z">
              <w:del w:id="1589" w:author="MOHSEN QURAEN" w:date="2026-09-21T11:08:00Z" w16du:dateUtc="2026-09-21T08:08:00Z">
                <w:r w:rsidRPr="001065A1" w:rsidDel="002238F9">
                  <w:rPr>
                    <w:rFonts w:asciiTheme="minorBidi" w:eastAsia="Arial" w:hAnsiTheme="minorBidi" w:cstheme="minorBidi"/>
                    <w:bCs/>
                    <w:color w:val="000000" w:themeColor="text1"/>
                    <w:szCs w:val="20"/>
                    <w:rtl/>
                    <w:rPrChange w:id="1590" w:author="MOHSEN QURAEN" w:date="2026-09-21T11:09:00Z" w16du:dateUtc="2026-09-21T08:09:00Z">
                      <w:rPr>
                        <w:rFonts w:asciiTheme="minorBidi" w:eastAsia="Arial" w:hAnsiTheme="minorBidi" w:cstheme="minorBidi"/>
                        <w:sz w:val="18"/>
                        <w:szCs w:val="18"/>
                        <w:rtl/>
                      </w:rPr>
                    </w:rPrChange>
                  </w:rPr>
                  <w:delText>(مشتبه, محظور, عادي)</w:delText>
                </w:r>
              </w:del>
            </w:ins>
          </w:p>
        </w:tc>
        <w:tc>
          <w:tcPr>
            <w:tcW w:w="2556" w:type="dxa"/>
            <w:tcMar>
              <w:top w:w="90" w:type="dxa"/>
              <w:left w:w="100" w:type="dxa"/>
              <w:bottom w:w="90" w:type="dxa"/>
              <w:right w:w="100" w:type="dxa"/>
            </w:tcMar>
            <w:vAlign w:val="center"/>
          </w:tcPr>
          <w:p w14:paraId="52568380" w14:textId="450F459F" w:rsidR="002043E9" w:rsidRPr="001065A1" w:rsidDel="002238F9" w:rsidRDefault="002043E9" w:rsidP="002043E9">
            <w:pPr>
              <w:bidi/>
              <w:spacing w:after="0"/>
              <w:rPr>
                <w:ins w:id="1591" w:author="Hamdy Rashed" w:date="2026-08-06T14:56:00Z" w16du:dateUtc="2026-08-06T11:56:00Z"/>
                <w:del w:id="1592" w:author="MOHSEN QURAEN" w:date="2026-09-21T11:08:00Z" w16du:dateUtc="2026-09-21T08:08:00Z"/>
                <w:rFonts w:asciiTheme="minorBidi" w:eastAsia="Arial" w:hAnsiTheme="minorBidi" w:cstheme="minorBidi"/>
                <w:bCs/>
                <w:color w:val="000000" w:themeColor="text1"/>
                <w:szCs w:val="20"/>
                <w:rtl/>
                <w:rPrChange w:id="1593" w:author="MOHSEN QURAEN" w:date="2026-09-21T11:09:00Z" w16du:dateUtc="2026-09-21T08:09:00Z">
                  <w:rPr>
                    <w:ins w:id="1594" w:author="Hamdy Rashed" w:date="2026-08-06T14:56:00Z" w16du:dateUtc="2026-08-06T11:56:00Z"/>
                    <w:del w:id="1595" w:author="MOHSEN QURAEN" w:date="2026-09-21T11:08:00Z" w16du:dateUtc="2026-09-21T08:08:00Z"/>
                    <w:rFonts w:asciiTheme="minorBidi" w:eastAsia="Arial" w:hAnsiTheme="minorBidi" w:cstheme="minorBidi"/>
                    <w:sz w:val="18"/>
                    <w:szCs w:val="18"/>
                    <w:rtl/>
                  </w:rPr>
                </w:rPrChange>
              </w:rPr>
            </w:pPr>
            <w:ins w:id="1596" w:author="Hamdy Rashed" w:date="2026-08-06T14:58:00Z" w16du:dateUtc="2026-08-06T11:58:00Z">
              <w:del w:id="1597" w:author="MOHSEN QURAEN" w:date="2026-09-21T11:08:00Z" w16du:dateUtc="2026-09-21T08:08:00Z">
                <w:r w:rsidRPr="001065A1" w:rsidDel="002238F9">
                  <w:rPr>
                    <w:rFonts w:asciiTheme="minorBidi" w:eastAsia="Arial" w:hAnsiTheme="minorBidi" w:cstheme="minorBidi" w:hint="eastAsia"/>
                    <w:bCs/>
                    <w:color w:val="000000" w:themeColor="text1"/>
                    <w:szCs w:val="20"/>
                    <w:rtl/>
                    <w:lang w:bidi="ar-YE"/>
                    <w:rPrChange w:id="1598" w:author="MOHSEN QURAEN" w:date="2026-09-21T11:09:00Z" w16du:dateUtc="2026-09-21T08:09:00Z">
                      <w:rPr>
                        <w:rFonts w:asciiTheme="minorBidi" w:eastAsia="Arial" w:hAnsiTheme="minorBidi" w:cstheme="minorBidi" w:hint="eastAsia"/>
                        <w:sz w:val="18"/>
                        <w:szCs w:val="18"/>
                        <w:rtl/>
                        <w:lang w:bidi="ar-YE"/>
                      </w:rPr>
                    </w:rPrChange>
                  </w:rPr>
                  <w:delText>حالة</w:delText>
                </w:r>
                <w:r w:rsidRPr="001065A1" w:rsidDel="002238F9">
                  <w:rPr>
                    <w:rFonts w:asciiTheme="minorBidi" w:eastAsia="Arial" w:hAnsiTheme="minorBidi" w:cstheme="minorBidi"/>
                    <w:bCs/>
                    <w:color w:val="000000" w:themeColor="text1"/>
                    <w:szCs w:val="20"/>
                    <w:rtl/>
                    <w:lang w:bidi="ar-YE"/>
                    <w:rPrChange w:id="1599" w:author="MOHSEN QURAEN" w:date="2026-09-21T11:09:00Z" w16du:dateUtc="2026-09-21T08:09:00Z">
                      <w:rPr>
                        <w:rFonts w:asciiTheme="minorBidi" w:eastAsia="Arial" w:hAnsiTheme="minorBidi" w:cstheme="minorBidi"/>
                        <w:sz w:val="18"/>
                        <w:szCs w:val="18"/>
                        <w:rtl/>
                        <w:lang w:bidi="ar-YE"/>
                      </w:rPr>
                    </w:rPrChange>
                  </w:rPr>
                  <w:delText xml:space="preserve"> حساب التاجر لدى البنك المرسل</w:delText>
                </w:r>
              </w:del>
            </w:ins>
          </w:p>
        </w:tc>
      </w:tr>
      <w:tr w:rsidR="005D3758" w:rsidRPr="001065A1" w:rsidDel="002238F9" w14:paraId="466BA5F5" w14:textId="1B1408B4">
        <w:trPr>
          <w:cantSplit/>
          <w:jc w:val="center"/>
          <w:ins w:id="1600" w:author="MAZEN FAYEZ" w:date="2026-08-03T09:26:00Z"/>
          <w:del w:id="1601" w:author="MOHSEN QURAEN" w:date="2026-09-21T11:08:00Z"/>
        </w:trPr>
        <w:tc>
          <w:tcPr>
            <w:tcW w:w="3690" w:type="dxa"/>
            <w:tcMar>
              <w:top w:w="90" w:type="dxa"/>
              <w:left w:w="100" w:type="dxa"/>
              <w:bottom w:w="90" w:type="dxa"/>
              <w:right w:w="100" w:type="dxa"/>
            </w:tcMar>
            <w:vAlign w:val="center"/>
          </w:tcPr>
          <w:p w14:paraId="0DE7E7B2" w14:textId="40F746EC" w:rsidR="005D3758" w:rsidRPr="001065A1" w:rsidDel="002238F9" w:rsidRDefault="005D3758" w:rsidP="005D3758">
            <w:pPr>
              <w:bidi/>
              <w:spacing w:after="0"/>
              <w:rPr>
                <w:ins w:id="1602" w:author="MAZEN FAYEZ" w:date="2026-08-03T09:26:00Z" w16du:dateUtc="2026-08-03T06:26:00Z"/>
                <w:del w:id="1603" w:author="MOHSEN QURAEN" w:date="2026-09-21T11:08:00Z" w16du:dateUtc="2026-09-21T08:08:00Z"/>
                <w:rFonts w:asciiTheme="minorBidi" w:eastAsia="Arial" w:hAnsiTheme="minorBidi" w:cstheme="minorBidi"/>
                <w:bCs/>
                <w:color w:val="000000" w:themeColor="text1"/>
                <w:szCs w:val="20"/>
                <w:rtl/>
                <w:rPrChange w:id="1604" w:author="MOHSEN QURAEN" w:date="2026-09-21T11:09:00Z" w16du:dateUtc="2026-09-21T08:09:00Z">
                  <w:rPr>
                    <w:ins w:id="1605" w:author="MAZEN FAYEZ" w:date="2026-08-03T09:26:00Z" w16du:dateUtc="2026-08-03T06:26:00Z"/>
                    <w:del w:id="1606" w:author="MOHSEN QURAEN" w:date="2026-09-21T11:08:00Z" w16du:dateUtc="2026-09-21T08:08:00Z"/>
                    <w:rFonts w:asciiTheme="minorBidi" w:eastAsia="Arial" w:hAnsiTheme="minorBidi" w:cstheme="minorBidi"/>
                    <w:sz w:val="18"/>
                    <w:szCs w:val="18"/>
                    <w:rtl/>
                  </w:rPr>
                </w:rPrChange>
              </w:rPr>
            </w:pPr>
            <w:ins w:id="1607" w:author="MAZEN FAYEZ" w:date="2026-08-03T09:26:00Z" w16du:dateUtc="2026-08-03T06:26:00Z">
              <w:del w:id="1608"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609" w:author="MOHSEN QURAEN" w:date="2026-09-21T11:09:00Z" w16du:dateUtc="2026-09-21T08:09:00Z">
                      <w:rPr>
                        <w:rFonts w:asciiTheme="minorBidi" w:eastAsia="Arial" w:hAnsiTheme="minorBidi" w:cstheme="minorBidi" w:hint="eastAsia"/>
                        <w:sz w:val="18"/>
                        <w:szCs w:val="18"/>
                        <w:rtl/>
                      </w:rPr>
                    </w:rPrChange>
                  </w:rPr>
                  <w:delText>ادخال</w:delText>
                </w:r>
                <w:r w:rsidRPr="001065A1" w:rsidDel="002238F9">
                  <w:rPr>
                    <w:rFonts w:asciiTheme="minorBidi" w:eastAsia="Arial" w:hAnsiTheme="minorBidi" w:cstheme="minorBidi"/>
                    <w:bCs/>
                    <w:color w:val="000000" w:themeColor="text1"/>
                    <w:szCs w:val="20"/>
                    <w:rtl/>
                    <w:rPrChange w:id="1610" w:author="MOHSEN QURAEN" w:date="2026-09-21T11:09:00Z" w16du:dateUtc="2026-09-21T08:09:00Z">
                      <w:rPr>
                        <w:rFonts w:asciiTheme="minorBidi" w:eastAsia="Arial" w:hAnsiTheme="minorBidi" w:cstheme="minorBidi"/>
                        <w:sz w:val="18"/>
                        <w:szCs w:val="18"/>
                        <w:rtl/>
                      </w:rPr>
                    </w:rPrChange>
                  </w:rPr>
                  <w:delText xml:space="preserve"> البيانات عبر البنك المرسل </w:delText>
                </w:r>
                <w:r w:rsidRPr="001065A1" w:rsidDel="002238F9">
                  <w:rPr>
                    <w:rFonts w:asciiTheme="minorBidi" w:eastAsia="Arial" w:hAnsiTheme="minorBidi" w:cstheme="minorBidi"/>
                    <w:bCs/>
                    <w:color w:val="000000" w:themeColor="text1"/>
                    <w:szCs w:val="20"/>
                    <w:rPrChange w:id="1611" w:author="MOHSEN QURAEN" w:date="2026-09-21T11:09:00Z" w16du:dateUtc="2026-09-21T08:09:00Z">
                      <w:rPr>
                        <w:rFonts w:asciiTheme="minorBidi" w:eastAsia="Arial" w:hAnsiTheme="minorBidi" w:cstheme="minorBidi"/>
                        <w:sz w:val="18"/>
                        <w:szCs w:val="18"/>
                      </w:rPr>
                    </w:rPrChange>
                  </w:rPr>
                  <w:delText>API</w:delText>
                </w:r>
              </w:del>
            </w:ins>
          </w:p>
        </w:tc>
        <w:tc>
          <w:tcPr>
            <w:tcW w:w="1422" w:type="dxa"/>
            <w:tcMar>
              <w:top w:w="90" w:type="dxa"/>
              <w:left w:w="100" w:type="dxa"/>
              <w:bottom w:w="90" w:type="dxa"/>
              <w:right w:w="100" w:type="dxa"/>
            </w:tcMar>
            <w:vAlign w:val="center"/>
          </w:tcPr>
          <w:p w14:paraId="14B05209" w14:textId="70A752EC" w:rsidR="005D3758" w:rsidRPr="001065A1" w:rsidDel="002238F9" w:rsidRDefault="005D3758" w:rsidP="005D3758">
            <w:pPr>
              <w:bidi/>
              <w:spacing w:after="0"/>
              <w:rPr>
                <w:ins w:id="1612" w:author="MAZEN FAYEZ" w:date="2026-08-03T09:26:00Z" w16du:dateUtc="2026-08-03T06:26:00Z"/>
                <w:del w:id="1613" w:author="MOHSEN QURAEN" w:date="2026-09-21T11:08:00Z" w16du:dateUtc="2026-09-21T08:08:00Z"/>
                <w:rFonts w:asciiTheme="minorBidi" w:eastAsia="Arial" w:hAnsiTheme="minorBidi" w:cstheme="minorBidi"/>
                <w:bCs/>
                <w:color w:val="000000" w:themeColor="text1"/>
                <w:szCs w:val="20"/>
                <w:rPrChange w:id="1614" w:author="MOHSEN QURAEN" w:date="2026-09-21T11:09:00Z" w16du:dateUtc="2026-09-21T08:09:00Z">
                  <w:rPr>
                    <w:ins w:id="1615" w:author="MAZEN FAYEZ" w:date="2026-08-03T09:26:00Z" w16du:dateUtc="2026-08-03T06:26:00Z"/>
                    <w:del w:id="1616" w:author="MOHSEN QURAEN" w:date="2026-09-21T11:08:00Z" w16du:dateUtc="2026-09-21T08:08:00Z"/>
                    <w:rFonts w:asciiTheme="minorBidi" w:eastAsia="Arial" w:hAnsiTheme="minorBidi" w:cstheme="minorBidi"/>
                    <w:sz w:val="18"/>
                    <w:szCs w:val="18"/>
                  </w:rPr>
                </w:rPrChange>
              </w:rPr>
            </w:pPr>
            <w:ins w:id="1617" w:author="MAZEN FAYEZ" w:date="2026-08-03T09:26:00Z" w16du:dateUtc="2026-08-03T06:26:00Z">
              <w:del w:id="1618"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619" w:author="MOHSEN QURAEN" w:date="2026-09-21T11:09:00Z" w16du:dateUtc="2026-09-21T08:09:00Z">
                      <w:rPr>
                        <w:rFonts w:asciiTheme="minorBidi" w:eastAsia="Arial" w:hAnsiTheme="minorBidi" w:cstheme="minorBidi" w:hint="eastAsia"/>
                        <w:sz w:val="18"/>
                        <w:szCs w:val="18"/>
                        <w:rtl/>
                      </w:rPr>
                    </w:rPrChange>
                  </w:rPr>
                  <w:delText>نعم</w:delText>
                </w:r>
              </w:del>
            </w:ins>
          </w:p>
        </w:tc>
        <w:tc>
          <w:tcPr>
            <w:tcW w:w="2556" w:type="dxa"/>
            <w:tcMar>
              <w:top w:w="90" w:type="dxa"/>
              <w:left w:w="100" w:type="dxa"/>
              <w:bottom w:w="90" w:type="dxa"/>
              <w:right w:w="100" w:type="dxa"/>
            </w:tcMar>
            <w:vAlign w:val="center"/>
          </w:tcPr>
          <w:p w14:paraId="4B47E9DA" w14:textId="511863C4" w:rsidR="005D3758" w:rsidRPr="001065A1" w:rsidDel="002238F9" w:rsidRDefault="005D3758" w:rsidP="005D3758">
            <w:pPr>
              <w:bidi/>
              <w:spacing w:after="0"/>
              <w:rPr>
                <w:ins w:id="1620" w:author="MAZEN FAYEZ" w:date="2026-08-03T09:26:00Z" w16du:dateUtc="2026-08-03T06:26:00Z"/>
                <w:del w:id="1621" w:author="MOHSEN QURAEN" w:date="2026-09-21T11:08:00Z" w16du:dateUtc="2026-09-21T08:08:00Z"/>
                <w:rFonts w:asciiTheme="minorBidi" w:eastAsia="Arial" w:hAnsiTheme="minorBidi" w:cstheme="minorBidi"/>
                <w:bCs/>
                <w:color w:val="000000" w:themeColor="text1"/>
                <w:szCs w:val="20"/>
                <w:rtl/>
                <w:rPrChange w:id="1622" w:author="MOHSEN QURAEN" w:date="2026-09-21T11:09:00Z" w16du:dateUtc="2026-09-21T08:09:00Z">
                  <w:rPr>
                    <w:ins w:id="1623" w:author="MAZEN FAYEZ" w:date="2026-08-03T09:26:00Z" w16du:dateUtc="2026-08-03T06:26:00Z"/>
                    <w:del w:id="1624" w:author="MOHSEN QURAEN" w:date="2026-09-21T11:08:00Z" w16du:dateUtc="2026-09-21T08:08:00Z"/>
                    <w:rFonts w:asciiTheme="minorBidi" w:eastAsia="Arial" w:hAnsiTheme="minorBidi" w:cstheme="minorBidi"/>
                    <w:sz w:val="18"/>
                    <w:szCs w:val="18"/>
                    <w:rtl/>
                  </w:rPr>
                </w:rPrChange>
              </w:rPr>
            </w:pPr>
            <w:ins w:id="1625" w:author="MAZEN FAYEZ" w:date="2026-08-03T09:26:00Z" w16du:dateUtc="2026-08-03T06:26:00Z">
              <w:del w:id="1626"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627" w:author="MOHSEN QURAEN" w:date="2026-09-21T11:09:00Z" w16du:dateUtc="2026-09-21T08:09:00Z">
                      <w:rPr>
                        <w:rFonts w:asciiTheme="minorBidi" w:eastAsia="Arial" w:hAnsiTheme="minorBidi" w:cstheme="minorBidi" w:hint="eastAsia"/>
                        <w:sz w:val="18"/>
                        <w:szCs w:val="18"/>
                        <w:rtl/>
                      </w:rPr>
                    </w:rPrChange>
                  </w:rPr>
                  <w:delText>رقمي</w:delText>
                </w:r>
              </w:del>
            </w:ins>
          </w:p>
        </w:tc>
        <w:tc>
          <w:tcPr>
            <w:tcW w:w="2556" w:type="dxa"/>
            <w:tcMar>
              <w:top w:w="90" w:type="dxa"/>
              <w:left w:w="100" w:type="dxa"/>
              <w:bottom w:w="90" w:type="dxa"/>
              <w:right w:w="100" w:type="dxa"/>
            </w:tcMar>
            <w:vAlign w:val="center"/>
          </w:tcPr>
          <w:p w14:paraId="20E32E15" w14:textId="3673FF40" w:rsidR="005D3758" w:rsidRPr="001065A1" w:rsidDel="002238F9" w:rsidRDefault="005D3758" w:rsidP="005D3758">
            <w:pPr>
              <w:bidi/>
              <w:spacing w:after="0"/>
              <w:rPr>
                <w:ins w:id="1628" w:author="MAZEN FAYEZ" w:date="2026-08-03T09:26:00Z" w16du:dateUtc="2026-08-03T06:26:00Z"/>
                <w:del w:id="1629" w:author="MOHSEN QURAEN" w:date="2026-09-21T11:08:00Z" w16du:dateUtc="2026-09-21T08:08:00Z"/>
                <w:rFonts w:asciiTheme="minorBidi" w:eastAsia="Arial" w:hAnsiTheme="minorBidi" w:cstheme="minorBidi"/>
                <w:bCs/>
                <w:color w:val="000000" w:themeColor="text1"/>
                <w:szCs w:val="20"/>
                <w:rtl/>
                <w:rPrChange w:id="1630" w:author="MOHSEN QURAEN" w:date="2026-09-21T11:09:00Z" w16du:dateUtc="2026-09-21T08:09:00Z">
                  <w:rPr>
                    <w:ins w:id="1631" w:author="MAZEN FAYEZ" w:date="2026-08-03T09:26:00Z" w16du:dateUtc="2026-08-03T06:26:00Z"/>
                    <w:del w:id="1632" w:author="MOHSEN QURAEN" w:date="2026-09-21T11:08:00Z" w16du:dateUtc="2026-09-21T08:08:00Z"/>
                    <w:rFonts w:asciiTheme="minorBidi" w:eastAsia="Arial" w:hAnsiTheme="minorBidi" w:cstheme="minorBidi"/>
                    <w:sz w:val="18"/>
                    <w:szCs w:val="18"/>
                    <w:rtl/>
                  </w:rPr>
                </w:rPrChange>
              </w:rPr>
            </w:pPr>
            <w:ins w:id="1633" w:author="MAZEN FAYEZ" w:date="2026-08-03T09:26:00Z" w16du:dateUtc="2026-08-03T06:26:00Z">
              <w:del w:id="1634"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635" w:author="MOHSEN QURAEN" w:date="2026-09-21T11:09:00Z" w16du:dateUtc="2026-09-21T08:09:00Z">
                      <w:rPr>
                        <w:rFonts w:asciiTheme="minorBidi" w:eastAsia="Arial" w:hAnsiTheme="minorBidi" w:cstheme="minorBidi" w:hint="eastAsia"/>
                        <w:sz w:val="18"/>
                        <w:szCs w:val="18"/>
                        <w:rtl/>
                      </w:rPr>
                    </w:rPrChange>
                  </w:rPr>
                  <w:delText>هل</w:delText>
                </w:r>
                <w:r w:rsidRPr="001065A1" w:rsidDel="002238F9">
                  <w:rPr>
                    <w:rFonts w:asciiTheme="minorBidi" w:eastAsia="Arial" w:hAnsiTheme="minorBidi" w:cstheme="minorBidi"/>
                    <w:bCs/>
                    <w:color w:val="000000" w:themeColor="text1"/>
                    <w:szCs w:val="20"/>
                    <w:rtl/>
                    <w:rPrChange w:id="1636" w:author="MOHSEN QURAEN" w:date="2026-09-21T11:09:00Z" w16du:dateUtc="2026-09-21T08:09:00Z">
                      <w:rPr>
                        <w:rFonts w:asciiTheme="minorBidi" w:eastAsia="Arial" w:hAnsiTheme="minorBidi" w:cstheme="minorBidi"/>
                        <w:sz w:val="18"/>
                        <w:szCs w:val="18"/>
                        <w:rtl/>
                      </w:rPr>
                    </w:rPrChange>
                  </w:rPr>
                  <w:delText xml:space="preserve"> لديه رصيد كافي</w:delText>
                </w:r>
              </w:del>
            </w:ins>
          </w:p>
        </w:tc>
      </w:tr>
      <w:tr w:rsidR="005D3758" w:rsidRPr="001065A1" w:rsidDel="002238F9" w14:paraId="63B840AF" w14:textId="5FC0EA01">
        <w:trPr>
          <w:cantSplit/>
          <w:jc w:val="center"/>
          <w:ins w:id="1637" w:author="Hamdy Rashed" w:date="2026-08-02T10:36:00Z"/>
          <w:del w:id="1638" w:author="MOHSEN QURAEN" w:date="2026-09-21T11:08:00Z"/>
        </w:trPr>
        <w:tc>
          <w:tcPr>
            <w:tcW w:w="3690" w:type="dxa"/>
            <w:tcMar>
              <w:top w:w="90" w:type="dxa"/>
              <w:left w:w="100" w:type="dxa"/>
              <w:bottom w:w="90" w:type="dxa"/>
              <w:right w:w="100" w:type="dxa"/>
            </w:tcMar>
            <w:vAlign w:val="center"/>
          </w:tcPr>
          <w:p w14:paraId="4221A1ED" w14:textId="50BC9703" w:rsidR="005D3758" w:rsidRPr="001065A1" w:rsidDel="002238F9" w:rsidRDefault="005D3758" w:rsidP="005D3758">
            <w:pPr>
              <w:bidi/>
              <w:spacing w:after="0"/>
              <w:rPr>
                <w:ins w:id="1639" w:author="Hamdy Rashed" w:date="2026-08-02T10:36:00Z" w16du:dateUtc="2026-08-02T07:36:00Z"/>
                <w:del w:id="1640" w:author="MOHSEN QURAEN" w:date="2026-09-21T11:08:00Z" w16du:dateUtc="2026-09-21T08:08:00Z"/>
                <w:rFonts w:asciiTheme="minorBidi" w:hAnsiTheme="minorBidi" w:cstheme="minorBidi"/>
                <w:bCs/>
                <w:color w:val="000000" w:themeColor="text1"/>
                <w:szCs w:val="20"/>
                <w:rPrChange w:id="1641" w:author="MOHSEN QURAEN" w:date="2026-09-21T11:09:00Z" w16du:dateUtc="2026-09-21T08:09:00Z">
                  <w:rPr>
                    <w:ins w:id="1642" w:author="Hamdy Rashed" w:date="2026-08-02T10:36:00Z" w16du:dateUtc="2026-08-02T07:36:00Z"/>
                    <w:del w:id="1643" w:author="MOHSEN QURAEN" w:date="2026-09-21T11:08:00Z" w16du:dateUtc="2026-09-21T08:08:00Z"/>
                    <w:rFonts w:asciiTheme="minorBidi" w:hAnsiTheme="minorBidi" w:cstheme="minorBidi"/>
                    <w:sz w:val="18"/>
                    <w:szCs w:val="18"/>
                  </w:rPr>
                </w:rPrChange>
              </w:rPr>
            </w:pPr>
            <w:ins w:id="1644" w:author="Hamdy Rashed" w:date="2026-08-02T13:32:00Z" w16du:dateUtc="2026-08-02T10:32:00Z">
              <w:del w:id="1645"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646" w:author="MOHSEN QURAEN" w:date="2026-09-21T11:09:00Z" w16du:dateUtc="2026-09-21T08:09:00Z">
                      <w:rPr>
                        <w:rFonts w:asciiTheme="minorBidi" w:eastAsia="Arial" w:hAnsiTheme="minorBidi" w:cstheme="minorBidi" w:hint="eastAsia"/>
                        <w:sz w:val="18"/>
                        <w:szCs w:val="18"/>
                        <w:rtl/>
                      </w:rPr>
                    </w:rPrChange>
                  </w:rPr>
                  <w:delText>ادخال</w:delText>
                </w:r>
                <w:r w:rsidRPr="001065A1" w:rsidDel="002238F9">
                  <w:rPr>
                    <w:rFonts w:asciiTheme="minorBidi" w:eastAsia="Arial" w:hAnsiTheme="minorBidi" w:cstheme="minorBidi"/>
                    <w:bCs/>
                    <w:color w:val="000000" w:themeColor="text1"/>
                    <w:szCs w:val="20"/>
                    <w:rtl/>
                    <w:rPrChange w:id="1647" w:author="MOHSEN QURAEN" w:date="2026-09-21T11:09:00Z" w16du:dateUtc="2026-09-21T08:09:00Z">
                      <w:rPr>
                        <w:rFonts w:asciiTheme="minorBidi" w:eastAsia="Arial" w:hAnsiTheme="minorBidi" w:cstheme="minorBidi"/>
                        <w:sz w:val="18"/>
                        <w:szCs w:val="18"/>
                        <w:rtl/>
                      </w:rPr>
                    </w:rPrChange>
                  </w:rPr>
                  <w:delText xml:space="preserve"> البيانات عبر البنك المرسل </w:delText>
                </w:r>
                <w:r w:rsidRPr="001065A1" w:rsidDel="002238F9">
                  <w:rPr>
                    <w:rFonts w:asciiTheme="minorBidi" w:eastAsia="Arial" w:hAnsiTheme="minorBidi" w:cstheme="minorBidi"/>
                    <w:bCs/>
                    <w:color w:val="000000" w:themeColor="text1"/>
                    <w:szCs w:val="20"/>
                    <w:rPrChange w:id="1648" w:author="MOHSEN QURAEN" w:date="2026-09-21T11:09:00Z" w16du:dateUtc="2026-09-21T08:09:00Z">
                      <w:rPr>
                        <w:rFonts w:asciiTheme="minorBidi" w:eastAsia="Arial" w:hAnsiTheme="minorBidi" w:cstheme="minorBidi"/>
                        <w:sz w:val="18"/>
                        <w:szCs w:val="18"/>
                      </w:rPr>
                    </w:rPrChange>
                  </w:rPr>
                  <w:delText>API</w:delText>
                </w:r>
              </w:del>
            </w:ins>
            <w:ins w:id="1649" w:author="MAZEN FAYEZ" w:date="2026-08-10T11:52:00Z" w16du:dateUtc="2026-08-10T08:52:00Z">
              <w:del w:id="1650" w:author="MOHSEN QURAEN" w:date="2026-09-21T11:08:00Z" w16du:dateUtc="2026-09-21T08:08:00Z">
                <w:r w:rsidR="00E926BB" w:rsidRPr="001065A1" w:rsidDel="002238F9">
                  <w:rPr>
                    <w:rFonts w:asciiTheme="minorBidi" w:eastAsia="Arial" w:hAnsiTheme="minorBidi" w:cstheme="minorBidi" w:hint="eastAsia"/>
                    <w:bCs/>
                    <w:color w:val="000000" w:themeColor="text1"/>
                    <w:szCs w:val="20"/>
                    <w:rtl/>
                    <w:rPrChange w:id="1651" w:author="MOHSEN QURAEN" w:date="2026-09-21T11:09:00Z" w16du:dateUtc="2026-09-21T08:09:00Z">
                      <w:rPr>
                        <w:rFonts w:asciiTheme="minorBidi" w:eastAsia="Arial" w:hAnsiTheme="minorBidi" w:cstheme="minorBidi" w:hint="eastAsia"/>
                        <w:color w:val="FF0000"/>
                        <w:sz w:val="18"/>
                        <w:szCs w:val="18"/>
                        <w:rtl/>
                      </w:rPr>
                    </w:rPrChange>
                  </w:rPr>
                  <w:delText>العنوان</w:delText>
                </w:r>
              </w:del>
            </w:ins>
          </w:p>
        </w:tc>
        <w:tc>
          <w:tcPr>
            <w:tcW w:w="1422" w:type="dxa"/>
            <w:tcMar>
              <w:top w:w="90" w:type="dxa"/>
              <w:left w:w="100" w:type="dxa"/>
              <w:bottom w:w="90" w:type="dxa"/>
              <w:right w:w="100" w:type="dxa"/>
            </w:tcMar>
            <w:vAlign w:val="center"/>
          </w:tcPr>
          <w:p w14:paraId="1F4DE042" w14:textId="34755D9F" w:rsidR="005D3758" w:rsidRPr="001065A1" w:rsidDel="002238F9" w:rsidRDefault="005D3758" w:rsidP="005D3758">
            <w:pPr>
              <w:bidi/>
              <w:spacing w:after="0"/>
              <w:rPr>
                <w:ins w:id="1652" w:author="Hamdy Rashed" w:date="2026-08-02T10:36:00Z" w16du:dateUtc="2026-08-02T07:36:00Z"/>
                <w:del w:id="1653" w:author="MOHSEN QURAEN" w:date="2026-09-21T11:08:00Z" w16du:dateUtc="2026-09-21T08:08:00Z"/>
                <w:rFonts w:asciiTheme="minorBidi" w:hAnsiTheme="minorBidi" w:cstheme="minorBidi"/>
                <w:bCs/>
                <w:color w:val="000000" w:themeColor="text1"/>
                <w:szCs w:val="20"/>
                <w:rPrChange w:id="1654" w:author="MOHSEN QURAEN" w:date="2026-09-21T11:09:00Z" w16du:dateUtc="2026-09-21T08:09:00Z">
                  <w:rPr>
                    <w:ins w:id="1655" w:author="Hamdy Rashed" w:date="2026-08-02T10:36:00Z" w16du:dateUtc="2026-08-02T07:36:00Z"/>
                    <w:del w:id="1656" w:author="MOHSEN QURAEN" w:date="2026-09-21T11:08:00Z" w16du:dateUtc="2026-09-21T08:08:00Z"/>
                    <w:rFonts w:asciiTheme="minorBidi" w:hAnsiTheme="minorBidi" w:cstheme="minorBidi"/>
                    <w:sz w:val="18"/>
                    <w:szCs w:val="18"/>
                  </w:rPr>
                </w:rPrChange>
              </w:rPr>
            </w:pPr>
            <w:ins w:id="1657" w:author="Hamdy Rashed" w:date="2026-08-02T10:36:00Z" w16du:dateUtc="2026-08-02T07:36:00Z">
              <w:del w:id="1658" w:author="MOHSEN QURAEN" w:date="2026-09-21T11:08:00Z" w16du:dateUtc="2026-09-21T08:08:00Z">
                <w:r w:rsidRPr="001065A1" w:rsidDel="002238F9">
                  <w:rPr>
                    <w:rFonts w:asciiTheme="minorBidi" w:eastAsia="Arial" w:hAnsiTheme="minorBidi" w:cstheme="minorBidi"/>
                    <w:bCs/>
                    <w:color w:val="000000" w:themeColor="text1"/>
                    <w:szCs w:val="20"/>
                    <w:rtl/>
                    <w:rPrChange w:id="1659" w:author="MOHSEN QURAEN" w:date="2026-09-21T11:09:00Z" w16du:dateUtc="2026-09-21T08:09:00Z">
                      <w:rPr>
                        <w:rFonts w:asciiTheme="minorBidi" w:eastAsia="Arial" w:hAnsiTheme="minorBidi" w:cstheme="minorBidi"/>
                        <w:sz w:val="18"/>
                        <w:szCs w:val="18"/>
                        <w:rtl/>
                      </w:rPr>
                    </w:rPrChange>
                  </w:rPr>
                  <w:delText>اختياري</w:delText>
                </w:r>
              </w:del>
            </w:ins>
          </w:p>
        </w:tc>
        <w:tc>
          <w:tcPr>
            <w:tcW w:w="2556" w:type="dxa"/>
            <w:tcMar>
              <w:top w:w="90" w:type="dxa"/>
              <w:left w:w="100" w:type="dxa"/>
              <w:bottom w:w="90" w:type="dxa"/>
              <w:right w:w="100" w:type="dxa"/>
            </w:tcMar>
            <w:vAlign w:val="center"/>
          </w:tcPr>
          <w:p w14:paraId="09A111AE" w14:textId="0DD5FD28" w:rsidR="005D3758" w:rsidRPr="001065A1" w:rsidDel="002238F9" w:rsidRDefault="005D3758" w:rsidP="005D3758">
            <w:pPr>
              <w:bidi/>
              <w:spacing w:after="0"/>
              <w:rPr>
                <w:ins w:id="1660" w:author="Hamdy Rashed" w:date="2026-08-02T10:36:00Z" w16du:dateUtc="2026-08-02T07:36:00Z"/>
                <w:del w:id="1661" w:author="MOHSEN QURAEN" w:date="2026-09-21T11:08:00Z" w16du:dateUtc="2026-09-21T08:08:00Z"/>
                <w:rFonts w:asciiTheme="minorBidi" w:hAnsiTheme="minorBidi" w:cstheme="minorBidi"/>
                <w:bCs/>
                <w:color w:val="000000" w:themeColor="text1"/>
                <w:szCs w:val="20"/>
                <w:rPrChange w:id="1662" w:author="MOHSEN QURAEN" w:date="2026-09-21T11:09:00Z" w16du:dateUtc="2026-09-21T08:09:00Z">
                  <w:rPr>
                    <w:ins w:id="1663" w:author="Hamdy Rashed" w:date="2026-08-02T10:36:00Z" w16du:dateUtc="2026-08-02T07:36:00Z"/>
                    <w:del w:id="1664" w:author="MOHSEN QURAEN" w:date="2026-09-21T11:08:00Z" w16du:dateUtc="2026-09-21T08:08:00Z"/>
                    <w:rFonts w:asciiTheme="minorBidi" w:hAnsiTheme="minorBidi" w:cstheme="minorBidi"/>
                    <w:sz w:val="18"/>
                    <w:szCs w:val="18"/>
                  </w:rPr>
                </w:rPrChange>
              </w:rPr>
            </w:pPr>
            <w:ins w:id="1665" w:author="Hamdy Rashed" w:date="2026-08-02T10:36:00Z" w16du:dateUtc="2026-08-02T07:36:00Z">
              <w:del w:id="1666" w:author="MOHSEN QURAEN" w:date="2026-09-21T11:08:00Z" w16du:dateUtc="2026-09-21T08:08:00Z">
                <w:r w:rsidRPr="001065A1" w:rsidDel="002238F9">
                  <w:rPr>
                    <w:rFonts w:asciiTheme="minorBidi" w:eastAsia="Arial" w:hAnsiTheme="minorBidi" w:cstheme="minorBidi"/>
                    <w:bCs/>
                    <w:color w:val="000000" w:themeColor="text1"/>
                    <w:szCs w:val="20"/>
                    <w:rtl/>
                    <w:rPrChange w:id="1667" w:author="MOHSEN QURAEN" w:date="2026-09-21T11:09:00Z" w16du:dateUtc="2026-09-21T08:09:00Z">
                      <w:rPr>
                        <w:rFonts w:asciiTheme="minorBidi" w:eastAsia="Arial" w:hAnsiTheme="minorBidi" w:cstheme="minorBidi"/>
                        <w:sz w:val="18"/>
                        <w:szCs w:val="18"/>
                        <w:rtl/>
                      </w:rPr>
                    </w:rPrChange>
                  </w:rPr>
                  <w:delText>نصي</w:delText>
                </w:r>
                <w:r w:rsidRPr="001065A1" w:rsidDel="002238F9">
                  <w:rPr>
                    <w:rFonts w:asciiTheme="minorBidi" w:eastAsia="Arial" w:hAnsiTheme="minorBidi" w:cstheme="minorBidi"/>
                    <w:bCs/>
                    <w:color w:val="000000" w:themeColor="text1"/>
                    <w:szCs w:val="20"/>
                    <w:rPrChange w:id="1668" w:author="MOHSEN QURAEN" w:date="2026-09-21T11:09:00Z" w16du:dateUtc="2026-09-21T08:09:00Z">
                      <w:rPr>
                        <w:rFonts w:asciiTheme="minorBidi" w:eastAsia="Arial" w:hAnsiTheme="minorBidi" w:cstheme="minorBidi"/>
                        <w:sz w:val="18"/>
                        <w:szCs w:val="18"/>
                      </w:rPr>
                    </w:rPrChange>
                  </w:rPr>
                  <w:delText xml:space="preserve"> </w:delText>
                </w:r>
                <w:r w:rsidRPr="001065A1" w:rsidDel="002238F9">
                  <w:rPr>
                    <w:rFonts w:asciiTheme="minorBidi" w:eastAsia="Arial" w:hAnsiTheme="minorBidi" w:cstheme="minorBidi"/>
                    <w:bCs/>
                    <w:color w:val="000000" w:themeColor="text1"/>
                    <w:szCs w:val="20"/>
                    <w:rtl/>
                    <w:rPrChange w:id="1669" w:author="MOHSEN QURAEN" w:date="2026-09-21T11:09:00Z" w16du:dateUtc="2026-09-21T08:09:00Z">
                      <w:rPr>
                        <w:rFonts w:asciiTheme="minorBidi" w:eastAsia="Arial" w:hAnsiTheme="minorBidi" w:cstheme="minorBidi"/>
                        <w:sz w:val="18"/>
                        <w:szCs w:val="18"/>
                        <w:rtl/>
                      </w:rPr>
                    </w:rPrChange>
                  </w:rPr>
                  <w:delText>متعدد</w:delText>
                </w:r>
                <w:r w:rsidRPr="001065A1" w:rsidDel="002238F9">
                  <w:rPr>
                    <w:rFonts w:asciiTheme="minorBidi" w:eastAsia="Arial" w:hAnsiTheme="minorBidi" w:cstheme="minorBidi"/>
                    <w:bCs/>
                    <w:color w:val="000000" w:themeColor="text1"/>
                    <w:szCs w:val="20"/>
                    <w:rPrChange w:id="1670" w:author="MOHSEN QURAEN" w:date="2026-09-21T11:09:00Z" w16du:dateUtc="2026-09-21T08:09:00Z">
                      <w:rPr>
                        <w:rFonts w:asciiTheme="minorBidi" w:eastAsia="Arial" w:hAnsiTheme="minorBidi" w:cstheme="minorBidi"/>
                        <w:sz w:val="18"/>
                        <w:szCs w:val="18"/>
                      </w:rPr>
                    </w:rPrChange>
                  </w:rPr>
                  <w:delText xml:space="preserve"> </w:delText>
                </w:r>
                <w:r w:rsidRPr="001065A1" w:rsidDel="002238F9">
                  <w:rPr>
                    <w:rFonts w:asciiTheme="minorBidi" w:eastAsia="Arial" w:hAnsiTheme="minorBidi" w:cstheme="minorBidi"/>
                    <w:bCs/>
                    <w:color w:val="000000" w:themeColor="text1"/>
                    <w:szCs w:val="20"/>
                    <w:rtl/>
                    <w:rPrChange w:id="1671" w:author="MOHSEN QURAEN" w:date="2026-09-21T11:09:00Z" w16du:dateUtc="2026-09-21T08:09:00Z">
                      <w:rPr>
                        <w:rFonts w:asciiTheme="minorBidi" w:eastAsia="Arial" w:hAnsiTheme="minorBidi" w:cstheme="minorBidi"/>
                        <w:sz w:val="18"/>
                        <w:szCs w:val="18"/>
                        <w:rtl/>
                      </w:rPr>
                    </w:rPrChange>
                  </w:rPr>
                  <w:delText>الأسطر</w:delText>
                </w:r>
              </w:del>
            </w:ins>
          </w:p>
        </w:tc>
        <w:tc>
          <w:tcPr>
            <w:tcW w:w="2556" w:type="dxa"/>
            <w:tcMar>
              <w:top w:w="90" w:type="dxa"/>
              <w:left w:w="100" w:type="dxa"/>
              <w:bottom w:w="90" w:type="dxa"/>
              <w:right w:w="100" w:type="dxa"/>
            </w:tcMar>
            <w:vAlign w:val="center"/>
          </w:tcPr>
          <w:p w14:paraId="0330018D" w14:textId="5263F528" w:rsidR="005D3758" w:rsidRPr="001065A1" w:rsidDel="002238F9" w:rsidRDefault="005D3758" w:rsidP="005D3758">
            <w:pPr>
              <w:bidi/>
              <w:spacing w:after="0"/>
              <w:rPr>
                <w:ins w:id="1672" w:author="Hamdy Rashed" w:date="2026-08-02T10:36:00Z" w16du:dateUtc="2026-08-02T07:36:00Z"/>
                <w:del w:id="1673" w:author="MOHSEN QURAEN" w:date="2026-09-21T11:08:00Z" w16du:dateUtc="2026-09-21T08:08:00Z"/>
                <w:rFonts w:asciiTheme="minorBidi" w:hAnsiTheme="minorBidi" w:cstheme="minorBidi"/>
                <w:bCs/>
                <w:color w:val="000000" w:themeColor="text1"/>
                <w:szCs w:val="20"/>
                <w:rPrChange w:id="1674" w:author="MOHSEN QURAEN" w:date="2026-09-21T11:09:00Z" w16du:dateUtc="2026-09-21T08:09:00Z">
                  <w:rPr>
                    <w:ins w:id="1675" w:author="Hamdy Rashed" w:date="2026-08-02T10:36:00Z" w16du:dateUtc="2026-08-02T07:36:00Z"/>
                    <w:del w:id="1676" w:author="MOHSEN QURAEN" w:date="2026-09-21T11:08:00Z" w16du:dateUtc="2026-09-21T08:08:00Z"/>
                    <w:rFonts w:asciiTheme="minorBidi" w:hAnsiTheme="minorBidi" w:cstheme="minorBidi"/>
                    <w:sz w:val="18"/>
                    <w:szCs w:val="18"/>
                  </w:rPr>
                </w:rPrChange>
              </w:rPr>
            </w:pPr>
            <w:ins w:id="1677" w:author="Hamdy Rashed" w:date="2026-08-02T10:36:00Z" w16du:dateUtc="2026-08-02T07:36:00Z">
              <w:del w:id="1678" w:author="MOHSEN QURAEN" w:date="2026-09-21T11:08:00Z" w16du:dateUtc="2026-09-21T08:08:00Z">
                <w:r w:rsidRPr="001065A1" w:rsidDel="002238F9">
                  <w:rPr>
                    <w:rFonts w:asciiTheme="minorBidi" w:eastAsia="Arial" w:hAnsiTheme="minorBidi" w:cstheme="minorBidi"/>
                    <w:bCs/>
                    <w:color w:val="000000" w:themeColor="text1"/>
                    <w:szCs w:val="20"/>
                    <w:rtl/>
                    <w:rPrChange w:id="1679" w:author="MOHSEN QURAEN" w:date="2026-09-21T11:09:00Z" w16du:dateUtc="2026-09-21T08:09:00Z">
                      <w:rPr>
                        <w:rFonts w:asciiTheme="minorBidi" w:eastAsia="Arial" w:hAnsiTheme="minorBidi" w:cstheme="minorBidi"/>
                        <w:sz w:val="18"/>
                        <w:szCs w:val="18"/>
                        <w:rtl/>
                      </w:rPr>
                    </w:rPrChange>
                  </w:rPr>
                  <w:delText>العنوان</w:delText>
                </w:r>
              </w:del>
            </w:ins>
          </w:p>
        </w:tc>
      </w:tr>
      <w:tr w:rsidR="005D3758" w:rsidRPr="001065A1" w:rsidDel="002238F9" w14:paraId="546FD23A" w14:textId="46CB41FA">
        <w:trPr>
          <w:cantSplit/>
          <w:jc w:val="center"/>
          <w:ins w:id="1680" w:author="Hamdy Rashed" w:date="2026-08-02T10:36:00Z"/>
          <w:del w:id="1681" w:author="MOHSEN QURAEN" w:date="2026-09-21T11:08:00Z"/>
        </w:trPr>
        <w:tc>
          <w:tcPr>
            <w:tcW w:w="3690" w:type="dxa"/>
            <w:tcMar>
              <w:top w:w="90" w:type="dxa"/>
              <w:left w:w="100" w:type="dxa"/>
              <w:bottom w:w="90" w:type="dxa"/>
              <w:right w:w="100" w:type="dxa"/>
            </w:tcMar>
            <w:vAlign w:val="center"/>
          </w:tcPr>
          <w:p w14:paraId="1BB3AADF" w14:textId="1151E84B" w:rsidR="005D3758" w:rsidRPr="001065A1" w:rsidDel="002238F9" w:rsidRDefault="005D3758" w:rsidP="005D3758">
            <w:pPr>
              <w:bidi/>
              <w:spacing w:after="0"/>
              <w:rPr>
                <w:ins w:id="1682" w:author="Hamdy Rashed" w:date="2026-08-02T10:36:00Z" w16du:dateUtc="2026-08-02T07:36:00Z"/>
                <w:del w:id="1683" w:author="MOHSEN QURAEN" w:date="2026-09-21T11:08:00Z" w16du:dateUtc="2026-09-21T08:08:00Z"/>
                <w:rFonts w:asciiTheme="minorBidi" w:eastAsia="Arial" w:hAnsiTheme="minorBidi" w:cstheme="minorBidi"/>
                <w:bCs/>
                <w:color w:val="000000" w:themeColor="text1"/>
                <w:szCs w:val="20"/>
                <w:rPrChange w:id="1684" w:author="MOHSEN QURAEN" w:date="2026-09-21T11:09:00Z" w16du:dateUtc="2026-09-21T08:09:00Z">
                  <w:rPr>
                    <w:ins w:id="1685" w:author="Hamdy Rashed" w:date="2026-08-02T10:36:00Z" w16du:dateUtc="2026-08-02T07:36:00Z"/>
                    <w:del w:id="1686" w:author="MOHSEN QURAEN" w:date="2026-09-21T11:08:00Z" w16du:dateUtc="2026-09-21T08:08:00Z"/>
                    <w:rFonts w:asciiTheme="minorBidi" w:eastAsia="Arial" w:hAnsiTheme="minorBidi" w:cstheme="minorBidi"/>
                    <w:sz w:val="18"/>
                    <w:szCs w:val="18"/>
                  </w:rPr>
                </w:rPrChange>
              </w:rPr>
            </w:pPr>
            <w:ins w:id="1687" w:author="Hamdy Rashed" w:date="2026-08-02T13:32:00Z" w16du:dateUtc="2026-08-02T10:32:00Z">
              <w:del w:id="1688"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689" w:author="MOHSEN QURAEN" w:date="2026-09-21T11:09:00Z" w16du:dateUtc="2026-09-21T08:09:00Z">
                      <w:rPr>
                        <w:rFonts w:asciiTheme="minorBidi" w:eastAsia="Arial" w:hAnsiTheme="minorBidi" w:cstheme="minorBidi" w:hint="eastAsia"/>
                        <w:sz w:val="18"/>
                        <w:szCs w:val="18"/>
                        <w:rtl/>
                      </w:rPr>
                    </w:rPrChange>
                  </w:rPr>
                  <w:delText>ادخال</w:delText>
                </w:r>
                <w:r w:rsidRPr="001065A1" w:rsidDel="002238F9">
                  <w:rPr>
                    <w:rFonts w:asciiTheme="minorBidi" w:eastAsia="Arial" w:hAnsiTheme="minorBidi" w:cstheme="minorBidi"/>
                    <w:bCs/>
                    <w:color w:val="000000" w:themeColor="text1"/>
                    <w:szCs w:val="20"/>
                    <w:rtl/>
                    <w:rPrChange w:id="1690" w:author="MOHSEN QURAEN" w:date="2026-09-21T11:09:00Z" w16du:dateUtc="2026-09-21T08:09:00Z">
                      <w:rPr>
                        <w:rFonts w:asciiTheme="minorBidi" w:eastAsia="Arial" w:hAnsiTheme="minorBidi" w:cstheme="minorBidi"/>
                        <w:sz w:val="18"/>
                        <w:szCs w:val="18"/>
                        <w:rtl/>
                      </w:rPr>
                    </w:rPrChange>
                  </w:rPr>
                  <w:delText xml:space="preserve"> البيانات عبر البنك المرسل</w:delText>
                </w:r>
              </w:del>
            </w:ins>
            <w:ins w:id="1691" w:author="MAZEN FAYEZ" w:date="2026-08-10T11:53:00Z" w16du:dateUtc="2026-08-10T08:53:00Z">
              <w:del w:id="1692" w:author="MOHSEN QURAEN" w:date="2026-09-21T11:08:00Z" w16du:dateUtc="2026-09-21T08:08:00Z">
                <w:r w:rsidR="00E471D9" w:rsidRPr="001065A1" w:rsidDel="002238F9">
                  <w:rPr>
                    <w:rFonts w:asciiTheme="minorBidi" w:eastAsia="Arial" w:hAnsiTheme="minorBidi" w:cstheme="minorBidi" w:hint="eastAsia"/>
                    <w:bCs/>
                    <w:color w:val="000000" w:themeColor="text1"/>
                    <w:szCs w:val="20"/>
                    <w:rtl/>
                    <w:rPrChange w:id="1693" w:author="MOHSEN QURAEN" w:date="2026-09-21T11:09:00Z" w16du:dateUtc="2026-09-21T08:09:00Z">
                      <w:rPr>
                        <w:rFonts w:asciiTheme="minorBidi" w:eastAsia="Arial" w:hAnsiTheme="minorBidi" w:cstheme="minorBidi" w:hint="eastAsia"/>
                        <w:color w:val="FF0000"/>
                        <w:sz w:val="18"/>
                        <w:szCs w:val="18"/>
                        <w:rtl/>
                      </w:rPr>
                    </w:rPrChange>
                  </w:rPr>
                  <w:delText>رقم</w:delText>
                </w:r>
                <w:r w:rsidR="00E471D9" w:rsidRPr="001065A1" w:rsidDel="002238F9">
                  <w:rPr>
                    <w:rFonts w:asciiTheme="minorBidi" w:eastAsia="Arial" w:hAnsiTheme="minorBidi" w:cstheme="minorBidi"/>
                    <w:bCs/>
                    <w:color w:val="000000" w:themeColor="text1"/>
                    <w:szCs w:val="20"/>
                    <w:rtl/>
                    <w:rPrChange w:id="1694" w:author="MOHSEN QURAEN" w:date="2026-09-21T11:09:00Z" w16du:dateUtc="2026-09-21T08:09:00Z">
                      <w:rPr>
                        <w:rFonts w:asciiTheme="minorBidi" w:eastAsia="Arial" w:hAnsiTheme="minorBidi" w:cstheme="minorBidi"/>
                        <w:color w:val="FF0000"/>
                        <w:sz w:val="18"/>
                        <w:szCs w:val="18"/>
                        <w:rtl/>
                      </w:rPr>
                    </w:rPrChange>
                  </w:rPr>
                  <w:delText xml:space="preserve"> الجوال</w:delText>
                </w:r>
              </w:del>
            </w:ins>
            <w:ins w:id="1695" w:author="Hamdy Rashed" w:date="2026-08-02T13:32:00Z" w16du:dateUtc="2026-08-02T10:32:00Z">
              <w:del w:id="1696" w:author="MOHSEN QURAEN" w:date="2026-09-21T11:08:00Z" w16du:dateUtc="2026-09-21T08:08:00Z">
                <w:r w:rsidRPr="001065A1" w:rsidDel="002238F9">
                  <w:rPr>
                    <w:rFonts w:asciiTheme="minorBidi" w:eastAsia="Arial" w:hAnsiTheme="minorBidi" w:cstheme="minorBidi"/>
                    <w:bCs/>
                    <w:color w:val="000000" w:themeColor="text1"/>
                    <w:szCs w:val="20"/>
                    <w:rtl/>
                    <w:rPrChange w:id="1697" w:author="MOHSEN QURAEN" w:date="2026-09-21T11:09:00Z" w16du:dateUtc="2026-09-21T08:09:00Z">
                      <w:rPr>
                        <w:rFonts w:asciiTheme="minorBidi" w:eastAsia="Arial" w:hAnsiTheme="minorBidi" w:cstheme="minorBidi"/>
                        <w:sz w:val="18"/>
                        <w:szCs w:val="18"/>
                        <w:rtl/>
                      </w:rPr>
                    </w:rPrChange>
                  </w:rPr>
                  <w:delText xml:space="preserve"> </w:delText>
                </w:r>
                <w:r w:rsidRPr="001065A1" w:rsidDel="002238F9">
                  <w:rPr>
                    <w:rFonts w:asciiTheme="minorBidi" w:eastAsia="Arial" w:hAnsiTheme="minorBidi" w:cstheme="minorBidi"/>
                    <w:bCs/>
                    <w:color w:val="000000" w:themeColor="text1"/>
                    <w:szCs w:val="20"/>
                    <w:rPrChange w:id="1698" w:author="MOHSEN QURAEN" w:date="2026-09-21T11:09:00Z" w16du:dateUtc="2026-09-21T08:09:00Z">
                      <w:rPr>
                        <w:rFonts w:asciiTheme="minorBidi" w:eastAsia="Arial" w:hAnsiTheme="minorBidi" w:cstheme="minorBidi"/>
                        <w:sz w:val="18"/>
                        <w:szCs w:val="18"/>
                      </w:rPr>
                    </w:rPrChange>
                  </w:rPr>
                  <w:delText>API</w:delText>
                </w:r>
              </w:del>
            </w:ins>
          </w:p>
        </w:tc>
        <w:tc>
          <w:tcPr>
            <w:tcW w:w="1422" w:type="dxa"/>
            <w:tcMar>
              <w:top w:w="90" w:type="dxa"/>
              <w:left w:w="100" w:type="dxa"/>
              <w:bottom w:w="90" w:type="dxa"/>
              <w:right w:w="100" w:type="dxa"/>
            </w:tcMar>
            <w:vAlign w:val="center"/>
          </w:tcPr>
          <w:p w14:paraId="56AEEAE7" w14:textId="2900CF2B" w:rsidR="005D3758" w:rsidRPr="001065A1" w:rsidDel="002238F9" w:rsidRDefault="005D3758" w:rsidP="005D3758">
            <w:pPr>
              <w:bidi/>
              <w:spacing w:after="0"/>
              <w:rPr>
                <w:ins w:id="1699" w:author="Hamdy Rashed" w:date="2026-08-02T10:36:00Z" w16du:dateUtc="2026-08-02T07:36:00Z"/>
                <w:del w:id="1700" w:author="MOHSEN QURAEN" w:date="2026-09-21T11:08:00Z" w16du:dateUtc="2026-09-21T08:08:00Z"/>
                <w:rFonts w:asciiTheme="minorBidi" w:eastAsia="Arial" w:hAnsiTheme="minorBidi" w:cstheme="minorBidi"/>
                <w:bCs/>
                <w:color w:val="000000" w:themeColor="text1"/>
                <w:szCs w:val="20"/>
                <w:rPrChange w:id="1701" w:author="MOHSEN QURAEN" w:date="2026-09-21T11:09:00Z" w16du:dateUtc="2026-09-21T08:09:00Z">
                  <w:rPr>
                    <w:ins w:id="1702" w:author="Hamdy Rashed" w:date="2026-08-02T10:36:00Z" w16du:dateUtc="2026-08-02T07:36:00Z"/>
                    <w:del w:id="1703" w:author="MOHSEN QURAEN" w:date="2026-09-21T11:08:00Z" w16du:dateUtc="2026-09-21T08:08:00Z"/>
                    <w:rFonts w:asciiTheme="minorBidi" w:eastAsia="Arial" w:hAnsiTheme="minorBidi" w:cstheme="minorBidi"/>
                    <w:sz w:val="18"/>
                    <w:szCs w:val="18"/>
                  </w:rPr>
                </w:rPrChange>
              </w:rPr>
            </w:pPr>
            <w:ins w:id="1704" w:author="Hamdy Rashed" w:date="2026-08-02T10:36:00Z" w16du:dateUtc="2026-08-02T07:36:00Z">
              <w:del w:id="1705" w:author="MOHSEN QURAEN" w:date="2026-09-21T11:08:00Z" w16du:dateUtc="2026-09-21T08:08:00Z">
                <w:r w:rsidRPr="001065A1" w:rsidDel="002238F9">
                  <w:rPr>
                    <w:rFonts w:asciiTheme="minorBidi" w:eastAsia="Arial" w:hAnsiTheme="minorBidi" w:cstheme="minorBidi"/>
                    <w:bCs/>
                    <w:color w:val="000000" w:themeColor="text1"/>
                    <w:szCs w:val="20"/>
                    <w:rtl/>
                    <w:rPrChange w:id="1706" w:author="MOHSEN QURAEN" w:date="2026-09-21T11:09:00Z" w16du:dateUtc="2026-09-21T08:09:00Z">
                      <w:rPr>
                        <w:rFonts w:asciiTheme="minorBidi" w:eastAsia="Arial" w:hAnsiTheme="minorBidi" w:cstheme="minorBidi"/>
                        <w:sz w:val="18"/>
                        <w:szCs w:val="18"/>
                        <w:rtl/>
                      </w:rPr>
                    </w:rPrChange>
                  </w:rPr>
                  <w:delText>اختياري</w:delText>
                </w:r>
              </w:del>
            </w:ins>
          </w:p>
        </w:tc>
        <w:tc>
          <w:tcPr>
            <w:tcW w:w="2556" w:type="dxa"/>
            <w:tcMar>
              <w:top w:w="90" w:type="dxa"/>
              <w:left w:w="100" w:type="dxa"/>
              <w:bottom w:w="90" w:type="dxa"/>
              <w:right w:w="100" w:type="dxa"/>
            </w:tcMar>
            <w:vAlign w:val="center"/>
          </w:tcPr>
          <w:p w14:paraId="0F767B1C" w14:textId="05151BF4" w:rsidR="005D3758" w:rsidRPr="001065A1" w:rsidDel="002238F9" w:rsidRDefault="00081D62" w:rsidP="005D3758">
            <w:pPr>
              <w:bidi/>
              <w:spacing w:after="0"/>
              <w:rPr>
                <w:ins w:id="1707" w:author="Hamdy Rashed" w:date="2026-08-02T10:36:00Z" w16du:dateUtc="2026-08-02T07:36:00Z"/>
                <w:del w:id="1708" w:author="MOHSEN QURAEN" w:date="2026-09-21T11:08:00Z" w16du:dateUtc="2026-09-21T08:08:00Z"/>
                <w:rFonts w:asciiTheme="minorBidi" w:eastAsia="Arial" w:hAnsiTheme="minorBidi" w:cstheme="minorBidi"/>
                <w:bCs/>
                <w:color w:val="000000" w:themeColor="text1"/>
                <w:szCs w:val="20"/>
                <w:rPrChange w:id="1709" w:author="MOHSEN QURAEN" w:date="2026-09-21T11:09:00Z" w16du:dateUtc="2026-09-21T08:09:00Z">
                  <w:rPr>
                    <w:ins w:id="1710" w:author="Hamdy Rashed" w:date="2026-08-02T10:36:00Z" w16du:dateUtc="2026-08-02T07:36:00Z"/>
                    <w:del w:id="1711" w:author="MOHSEN QURAEN" w:date="2026-09-21T11:08:00Z" w16du:dateUtc="2026-09-21T08:08:00Z"/>
                    <w:rFonts w:asciiTheme="minorBidi" w:eastAsia="Arial" w:hAnsiTheme="minorBidi" w:cstheme="minorBidi"/>
                    <w:sz w:val="18"/>
                    <w:szCs w:val="18"/>
                  </w:rPr>
                </w:rPrChange>
              </w:rPr>
            </w:pPr>
            <w:ins w:id="1712" w:author="Hamdy Rashed" w:date="2026-08-06T14:52:00Z" w16du:dateUtc="2026-08-06T11:52:00Z">
              <w:del w:id="1713"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14" w:author="MOHSEN QURAEN" w:date="2026-09-21T11:09:00Z" w16du:dateUtc="2026-09-21T08:09:00Z">
                      <w:rPr>
                        <w:rFonts w:asciiTheme="minorBidi" w:eastAsia="Arial" w:hAnsiTheme="minorBidi" w:cstheme="minorBidi" w:hint="eastAsia"/>
                        <w:sz w:val="18"/>
                        <w:szCs w:val="18"/>
                        <w:rtl/>
                      </w:rPr>
                    </w:rPrChange>
                  </w:rPr>
                  <w:delText>رقمي</w:delText>
                </w:r>
              </w:del>
            </w:ins>
          </w:p>
        </w:tc>
        <w:tc>
          <w:tcPr>
            <w:tcW w:w="2556" w:type="dxa"/>
            <w:tcMar>
              <w:top w:w="90" w:type="dxa"/>
              <w:left w:w="100" w:type="dxa"/>
              <w:bottom w:w="90" w:type="dxa"/>
              <w:right w:w="100" w:type="dxa"/>
            </w:tcMar>
            <w:vAlign w:val="center"/>
          </w:tcPr>
          <w:p w14:paraId="4F5D96D2" w14:textId="4121BFE3" w:rsidR="005D3758" w:rsidRPr="001065A1" w:rsidDel="002238F9" w:rsidRDefault="005D3758" w:rsidP="005D3758">
            <w:pPr>
              <w:bidi/>
              <w:spacing w:after="0"/>
              <w:rPr>
                <w:ins w:id="1715" w:author="Hamdy Rashed" w:date="2026-08-02T10:36:00Z" w16du:dateUtc="2026-08-02T07:36:00Z"/>
                <w:del w:id="1716" w:author="MOHSEN QURAEN" w:date="2026-09-21T11:08:00Z" w16du:dateUtc="2026-09-21T08:08:00Z"/>
                <w:rFonts w:asciiTheme="minorBidi" w:eastAsia="Arial" w:hAnsiTheme="minorBidi" w:cstheme="minorBidi"/>
                <w:bCs/>
                <w:color w:val="000000" w:themeColor="text1"/>
                <w:szCs w:val="20"/>
                <w:rPrChange w:id="1717" w:author="MOHSEN QURAEN" w:date="2026-09-21T11:09:00Z" w16du:dateUtc="2026-09-21T08:09:00Z">
                  <w:rPr>
                    <w:ins w:id="1718" w:author="Hamdy Rashed" w:date="2026-08-02T10:36:00Z" w16du:dateUtc="2026-08-02T07:36:00Z"/>
                    <w:del w:id="1719" w:author="MOHSEN QURAEN" w:date="2026-09-21T11:08:00Z" w16du:dateUtc="2026-09-21T08:08:00Z"/>
                    <w:rFonts w:asciiTheme="minorBidi" w:eastAsia="Arial" w:hAnsiTheme="minorBidi" w:cstheme="minorBidi"/>
                    <w:sz w:val="18"/>
                    <w:szCs w:val="18"/>
                  </w:rPr>
                </w:rPrChange>
              </w:rPr>
            </w:pPr>
            <w:ins w:id="1720" w:author="Hamdy Rashed" w:date="2026-08-02T10:36:00Z" w16du:dateUtc="2026-08-02T07:36:00Z">
              <w:del w:id="1721" w:author="MOHSEN QURAEN" w:date="2026-09-21T11:08:00Z" w16du:dateUtc="2026-09-21T08:08:00Z">
                <w:r w:rsidRPr="001065A1" w:rsidDel="002238F9">
                  <w:rPr>
                    <w:rFonts w:asciiTheme="minorBidi" w:eastAsia="Arial" w:hAnsiTheme="minorBidi" w:cstheme="minorBidi"/>
                    <w:bCs/>
                    <w:color w:val="000000" w:themeColor="text1"/>
                    <w:szCs w:val="20"/>
                    <w:rtl/>
                    <w:rPrChange w:id="1722" w:author="MOHSEN QURAEN" w:date="2026-09-21T11:09:00Z" w16du:dateUtc="2026-09-21T08:09:00Z">
                      <w:rPr>
                        <w:rFonts w:asciiTheme="minorBidi" w:eastAsia="Arial" w:hAnsiTheme="minorBidi" w:cstheme="minorBidi"/>
                        <w:sz w:val="18"/>
                        <w:szCs w:val="18"/>
                        <w:rtl/>
                      </w:rPr>
                    </w:rPrChange>
                  </w:rPr>
                  <w:delText>رقم</w:delText>
                </w:r>
                <w:r w:rsidRPr="001065A1" w:rsidDel="002238F9">
                  <w:rPr>
                    <w:rFonts w:asciiTheme="minorBidi" w:eastAsia="Arial" w:hAnsiTheme="minorBidi" w:cstheme="minorBidi"/>
                    <w:bCs/>
                    <w:color w:val="000000" w:themeColor="text1"/>
                    <w:szCs w:val="20"/>
                    <w:rPrChange w:id="1723" w:author="MOHSEN QURAEN" w:date="2026-09-21T11:09:00Z" w16du:dateUtc="2026-09-21T08:09:00Z">
                      <w:rPr>
                        <w:rFonts w:asciiTheme="minorBidi" w:eastAsia="Arial" w:hAnsiTheme="minorBidi" w:cstheme="minorBidi"/>
                        <w:sz w:val="18"/>
                        <w:szCs w:val="18"/>
                      </w:rPr>
                    </w:rPrChange>
                  </w:rPr>
                  <w:delText xml:space="preserve"> </w:delText>
                </w:r>
                <w:r w:rsidRPr="001065A1" w:rsidDel="002238F9">
                  <w:rPr>
                    <w:rFonts w:asciiTheme="minorBidi" w:eastAsia="Arial" w:hAnsiTheme="minorBidi" w:cstheme="minorBidi"/>
                    <w:bCs/>
                    <w:color w:val="000000" w:themeColor="text1"/>
                    <w:szCs w:val="20"/>
                    <w:rtl/>
                    <w:rPrChange w:id="1724" w:author="MOHSEN QURAEN" w:date="2026-09-21T11:09:00Z" w16du:dateUtc="2026-09-21T08:09:00Z">
                      <w:rPr>
                        <w:rFonts w:asciiTheme="minorBidi" w:eastAsia="Arial" w:hAnsiTheme="minorBidi" w:cstheme="minorBidi"/>
                        <w:sz w:val="18"/>
                        <w:szCs w:val="18"/>
                        <w:rtl/>
                      </w:rPr>
                    </w:rPrChange>
                  </w:rPr>
                  <w:delText>الجوال</w:delText>
                </w:r>
              </w:del>
            </w:ins>
          </w:p>
        </w:tc>
      </w:tr>
      <w:tr w:rsidR="00081D62" w:rsidRPr="001065A1" w:rsidDel="002238F9" w14:paraId="5C659DC3" w14:textId="13B85D43">
        <w:trPr>
          <w:cantSplit/>
          <w:jc w:val="center"/>
          <w:ins w:id="1725" w:author="Hamdy Rashed" w:date="2026-08-06T14:52:00Z"/>
          <w:del w:id="1726" w:author="MOHSEN QURAEN" w:date="2026-09-21T11:08:00Z"/>
        </w:trPr>
        <w:tc>
          <w:tcPr>
            <w:tcW w:w="3690" w:type="dxa"/>
            <w:tcMar>
              <w:top w:w="90" w:type="dxa"/>
              <w:left w:w="100" w:type="dxa"/>
              <w:bottom w:w="90" w:type="dxa"/>
              <w:right w:w="100" w:type="dxa"/>
            </w:tcMar>
            <w:vAlign w:val="center"/>
          </w:tcPr>
          <w:p w14:paraId="6E06750B" w14:textId="0FF85371" w:rsidR="00081D62" w:rsidRPr="001065A1" w:rsidDel="002238F9" w:rsidRDefault="00081D62" w:rsidP="00081D62">
            <w:pPr>
              <w:bidi/>
              <w:spacing w:after="0"/>
              <w:rPr>
                <w:ins w:id="1727" w:author="Hamdy Rashed" w:date="2026-08-06T14:52:00Z" w16du:dateUtc="2026-08-06T11:52:00Z"/>
                <w:del w:id="1728" w:author="MOHSEN QURAEN" w:date="2026-09-21T11:08:00Z" w16du:dateUtc="2026-09-21T08:08:00Z"/>
                <w:rFonts w:asciiTheme="minorBidi" w:eastAsia="Arial" w:hAnsiTheme="minorBidi" w:cstheme="minorBidi"/>
                <w:bCs/>
                <w:color w:val="000000" w:themeColor="text1"/>
                <w:szCs w:val="20"/>
                <w:rtl/>
                <w:rPrChange w:id="1729" w:author="MOHSEN QURAEN" w:date="2026-09-21T11:09:00Z" w16du:dateUtc="2026-09-21T08:09:00Z">
                  <w:rPr>
                    <w:ins w:id="1730" w:author="Hamdy Rashed" w:date="2026-08-06T14:52:00Z" w16du:dateUtc="2026-08-06T11:52:00Z"/>
                    <w:del w:id="1731" w:author="MOHSEN QURAEN" w:date="2026-09-21T11:08:00Z" w16du:dateUtc="2026-09-21T08:08:00Z"/>
                    <w:rFonts w:asciiTheme="minorBidi" w:eastAsia="Arial" w:hAnsiTheme="minorBidi" w:cstheme="minorBidi"/>
                    <w:sz w:val="18"/>
                    <w:szCs w:val="18"/>
                    <w:rtl/>
                  </w:rPr>
                </w:rPrChange>
              </w:rPr>
            </w:pPr>
            <w:ins w:id="1732" w:author="Hamdy Rashed" w:date="2026-08-06T14:53:00Z" w16du:dateUtc="2026-08-06T11:53:00Z">
              <w:del w:id="1733"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34" w:author="MOHSEN QURAEN" w:date="2026-09-21T11:09:00Z" w16du:dateUtc="2026-09-21T08:09:00Z">
                      <w:rPr>
                        <w:rFonts w:asciiTheme="minorBidi" w:eastAsia="Arial" w:hAnsiTheme="minorBidi" w:cstheme="minorBidi" w:hint="eastAsia"/>
                        <w:sz w:val="18"/>
                        <w:szCs w:val="18"/>
                        <w:rtl/>
                      </w:rPr>
                    </w:rPrChange>
                  </w:rPr>
                  <w:delText>ادخال</w:delText>
                </w:r>
                <w:r w:rsidRPr="001065A1" w:rsidDel="002238F9">
                  <w:rPr>
                    <w:rFonts w:asciiTheme="minorBidi" w:eastAsia="Arial" w:hAnsiTheme="minorBidi" w:cstheme="minorBidi"/>
                    <w:bCs/>
                    <w:color w:val="000000" w:themeColor="text1"/>
                    <w:szCs w:val="20"/>
                    <w:rtl/>
                    <w:rPrChange w:id="1735" w:author="MOHSEN QURAEN" w:date="2026-09-21T11:09:00Z" w16du:dateUtc="2026-09-21T08:09:00Z">
                      <w:rPr>
                        <w:rFonts w:asciiTheme="minorBidi" w:eastAsia="Arial" w:hAnsiTheme="minorBidi" w:cstheme="minorBidi"/>
                        <w:sz w:val="18"/>
                        <w:szCs w:val="18"/>
                        <w:rtl/>
                      </w:rPr>
                    </w:rPrChange>
                  </w:rPr>
                  <w:delText xml:space="preserve"> البيانات عبر البنك المرسل </w:delText>
                </w:r>
                <w:r w:rsidRPr="001065A1" w:rsidDel="002238F9">
                  <w:rPr>
                    <w:rFonts w:asciiTheme="minorBidi" w:eastAsia="Arial" w:hAnsiTheme="minorBidi" w:cstheme="minorBidi"/>
                    <w:bCs/>
                    <w:color w:val="000000" w:themeColor="text1"/>
                    <w:szCs w:val="20"/>
                    <w:rPrChange w:id="1736" w:author="MOHSEN QURAEN" w:date="2026-09-21T11:09:00Z" w16du:dateUtc="2026-09-21T08:09:00Z">
                      <w:rPr>
                        <w:rFonts w:asciiTheme="minorBidi" w:eastAsia="Arial" w:hAnsiTheme="minorBidi" w:cstheme="minorBidi"/>
                        <w:sz w:val="18"/>
                        <w:szCs w:val="18"/>
                      </w:rPr>
                    </w:rPrChange>
                  </w:rPr>
                  <w:delText>API</w:delText>
                </w:r>
              </w:del>
            </w:ins>
          </w:p>
        </w:tc>
        <w:tc>
          <w:tcPr>
            <w:tcW w:w="1422" w:type="dxa"/>
            <w:tcMar>
              <w:top w:w="90" w:type="dxa"/>
              <w:left w:w="100" w:type="dxa"/>
              <w:bottom w:w="90" w:type="dxa"/>
              <w:right w:w="100" w:type="dxa"/>
            </w:tcMar>
            <w:vAlign w:val="center"/>
          </w:tcPr>
          <w:p w14:paraId="08C50E2D" w14:textId="2A952AA9" w:rsidR="00081D62" w:rsidRPr="001065A1" w:rsidDel="002238F9" w:rsidRDefault="00081D62" w:rsidP="00081D62">
            <w:pPr>
              <w:bidi/>
              <w:spacing w:after="0"/>
              <w:rPr>
                <w:ins w:id="1737" w:author="Hamdy Rashed" w:date="2026-08-06T14:52:00Z" w16du:dateUtc="2026-08-06T11:52:00Z"/>
                <w:del w:id="1738" w:author="MOHSEN QURAEN" w:date="2026-09-21T11:08:00Z" w16du:dateUtc="2026-09-21T08:08:00Z"/>
                <w:rFonts w:asciiTheme="minorBidi" w:eastAsia="Arial" w:hAnsiTheme="minorBidi" w:cstheme="minorBidi"/>
                <w:bCs/>
                <w:color w:val="000000" w:themeColor="text1"/>
                <w:szCs w:val="20"/>
                <w:rtl/>
                <w:rPrChange w:id="1739" w:author="MOHSEN QURAEN" w:date="2026-09-21T11:09:00Z" w16du:dateUtc="2026-09-21T08:09:00Z">
                  <w:rPr>
                    <w:ins w:id="1740" w:author="Hamdy Rashed" w:date="2026-08-06T14:52:00Z" w16du:dateUtc="2026-08-06T11:52:00Z"/>
                    <w:del w:id="1741" w:author="MOHSEN QURAEN" w:date="2026-09-21T11:08:00Z" w16du:dateUtc="2026-09-21T08:08:00Z"/>
                    <w:rFonts w:asciiTheme="minorBidi" w:eastAsia="Arial" w:hAnsiTheme="minorBidi" w:cstheme="minorBidi"/>
                    <w:sz w:val="18"/>
                    <w:szCs w:val="18"/>
                    <w:rtl/>
                  </w:rPr>
                </w:rPrChange>
              </w:rPr>
            </w:pPr>
            <w:ins w:id="1742" w:author="Hamdy Rashed" w:date="2026-08-06T14:53:00Z" w16du:dateUtc="2026-08-06T11:53:00Z">
              <w:del w:id="1743" w:author="MOHSEN QURAEN" w:date="2026-09-21T11:08:00Z" w16du:dateUtc="2026-09-21T08:08:00Z">
                <w:r w:rsidRPr="001065A1" w:rsidDel="002238F9">
                  <w:rPr>
                    <w:rFonts w:asciiTheme="minorBidi" w:eastAsia="Arial" w:hAnsiTheme="minorBidi" w:cstheme="minorBidi"/>
                    <w:bCs/>
                    <w:color w:val="000000" w:themeColor="text1"/>
                    <w:szCs w:val="20"/>
                    <w:rtl/>
                    <w:rPrChange w:id="1744" w:author="MOHSEN QURAEN" w:date="2026-09-21T11:09:00Z" w16du:dateUtc="2026-09-21T08:09:00Z">
                      <w:rPr>
                        <w:rFonts w:asciiTheme="minorBidi" w:eastAsia="Arial" w:hAnsiTheme="minorBidi" w:cstheme="minorBidi"/>
                        <w:sz w:val="18"/>
                        <w:szCs w:val="18"/>
                        <w:rtl/>
                      </w:rPr>
                    </w:rPrChange>
                  </w:rPr>
                  <w:delText>اختياري</w:delText>
                </w:r>
              </w:del>
            </w:ins>
          </w:p>
        </w:tc>
        <w:tc>
          <w:tcPr>
            <w:tcW w:w="2556" w:type="dxa"/>
            <w:tcMar>
              <w:top w:w="90" w:type="dxa"/>
              <w:left w:w="100" w:type="dxa"/>
              <w:bottom w:w="90" w:type="dxa"/>
              <w:right w:w="100" w:type="dxa"/>
            </w:tcMar>
            <w:vAlign w:val="center"/>
          </w:tcPr>
          <w:p w14:paraId="0ABD8C79" w14:textId="0527407A" w:rsidR="00081D62" w:rsidRPr="001065A1" w:rsidDel="002238F9" w:rsidRDefault="00081D62" w:rsidP="00081D62">
            <w:pPr>
              <w:bidi/>
              <w:spacing w:after="0"/>
              <w:rPr>
                <w:ins w:id="1745" w:author="Hamdy Rashed" w:date="2026-08-06T14:52:00Z" w16du:dateUtc="2026-08-06T11:52:00Z"/>
                <w:del w:id="1746" w:author="MOHSEN QURAEN" w:date="2026-09-21T11:08:00Z" w16du:dateUtc="2026-09-21T08:08:00Z"/>
                <w:rFonts w:asciiTheme="minorBidi" w:eastAsia="Arial" w:hAnsiTheme="minorBidi" w:cstheme="minorBidi"/>
                <w:bCs/>
                <w:color w:val="000000" w:themeColor="text1"/>
                <w:szCs w:val="20"/>
                <w:rtl/>
                <w:rPrChange w:id="1747" w:author="MOHSEN QURAEN" w:date="2026-09-21T11:09:00Z" w16du:dateUtc="2026-09-21T08:09:00Z">
                  <w:rPr>
                    <w:ins w:id="1748" w:author="Hamdy Rashed" w:date="2026-08-06T14:52:00Z" w16du:dateUtc="2026-08-06T11:52:00Z"/>
                    <w:del w:id="1749" w:author="MOHSEN QURAEN" w:date="2026-09-21T11:08:00Z" w16du:dateUtc="2026-09-21T08:08:00Z"/>
                    <w:rFonts w:asciiTheme="minorBidi" w:eastAsia="Arial" w:hAnsiTheme="minorBidi" w:cstheme="minorBidi"/>
                    <w:sz w:val="18"/>
                    <w:szCs w:val="18"/>
                    <w:rtl/>
                  </w:rPr>
                </w:rPrChange>
              </w:rPr>
            </w:pPr>
            <w:ins w:id="1750" w:author="Hamdy Rashed" w:date="2026-08-06T14:53:00Z" w16du:dateUtc="2026-08-06T11:53:00Z">
              <w:del w:id="1751"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52" w:author="MOHSEN QURAEN" w:date="2026-09-21T11:09:00Z" w16du:dateUtc="2026-09-21T08:09:00Z">
                      <w:rPr>
                        <w:rFonts w:asciiTheme="minorBidi" w:eastAsia="Arial" w:hAnsiTheme="minorBidi" w:cstheme="minorBidi" w:hint="eastAsia"/>
                        <w:sz w:val="18"/>
                        <w:szCs w:val="18"/>
                        <w:rtl/>
                      </w:rPr>
                    </w:rPrChange>
                  </w:rPr>
                  <w:delText>نص</w:delText>
                </w:r>
              </w:del>
            </w:ins>
          </w:p>
        </w:tc>
        <w:tc>
          <w:tcPr>
            <w:tcW w:w="2556" w:type="dxa"/>
            <w:tcMar>
              <w:top w:w="90" w:type="dxa"/>
              <w:left w:w="100" w:type="dxa"/>
              <w:bottom w:w="90" w:type="dxa"/>
              <w:right w:w="100" w:type="dxa"/>
            </w:tcMar>
            <w:vAlign w:val="center"/>
          </w:tcPr>
          <w:p w14:paraId="24C2B34F" w14:textId="0D5F1514" w:rsidR="00081D62" w:rsidRPr="001065A1" w:rsidDel="002238F9" w:rsidRDefault="00081D62" w:rsidP="00081D62">
            <w:pPr>
              <w:bidi/>
              <w:spacing w:after="0"/>
              <w:rPr>
                <w:ins w:id="1753" w:author="Hamdy Rashed" w:date="2026-08-06T14:52:00Z" w16du:dateUtc="2026-08-06T11:52:00Z"/>
                <w:del w:id="1754" w:author="MOHSEN QURAEN" w:date="2026-09-21T11:08:00Z" w16du:dateUtc="2026-09-21T08:08:00Z"/>
                <w:rFonts w:asciiTheme="minorBidi" w:eastAsia="Arial" w:hAnsiTheme="minorBidi" w:cstheme="minorBidi"/>
                <w:bCs/>
                <w:color w:val="000000" w:themeColor="text1"/>
                <w:szCs w:val="20"/>
                <w:rtl/>
                <w:rPrChange w:id="1755" w:author="MOHSEN QURAEN" w:date="2026-09-21T11:09:00Z" w16du:dateUtc="2026-09-21T08:09:00Z">
                  <w:rPr>
                    <w:ins w:id="1756" w:author="Hamdy Rashed" w:date="2026-08-06T14:52:00Z" w16du:dateUtc="2026-08-06T11:52:00Z"/>
                    <w:del w:id="1757" w:author="MOHSEN QURAEN" w:date="2026-09-21T11:08:00Z" w16du:dateUtc="2026-09-21T08:08:00Z"/>
                    <w:rFonts w:asciiTheme="minorBidi" w:eastAsia="Arial" w:hAnsiTheme="minorBidi" w:cstheme="minorBidi"/>
                    <w:sz w:val="18"/>
                    <w:szCs w:val="18"/>
                    <w:rtl/>
                  </w:rPr>
                </w:rPrChange>
              </w:rPr>
            </w:pPr>
            <w:ins w:id="1758" w:author="Hamdy Rashed" w:date="2026-08-06T14:52:00Z" w16du:dateUtc="2026-08-06T11:52:00Z">
              <w:del w:id="1759"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60" w:author="MOHSEN QURAEN" w:date="2026-09-21T11:09:00Z" w16du:dateUtc="2026-09-21T08:09:00Z">
                      <w:rPr>
                        <w:rFonts w:asciiTheme="minorBidi" w:eastAsia="Arial" w:hAnsiTheme="minorBidi" w:cstheme="minorBidi" w:hint="eastAsia"/>
                        <w:sz w:val="18"/>
                        <w:szCs w:val="18"/>
                        <w:rtl/>
                      </w:rPr>
                    </w:rPrChange>
                  </w:rPr>
                  <w:delText>عنوام</w:delText>
                </w:r>
                <w:r w:rsidRPr="001065A1" w:rsidDel="002238F9">
                  <w:rPr>
                    <w:rFonts w:asciiTheme="minorBidi" w:eastAsia="Arial" w:hAnsiTheme="minorBidi" w:cstheme="minorBidi"/>
                    <w:bCs/>
                    <w:color w:val="000000" w:themeColor="text1"/>
                    <w:szCs w:val="20"/>
                    <w:rtl/>
                    <w:rPrChange w:id="1761" w:author="MOHSEN QURAEN" w:date="2026-09-21T11:09:00Z" w16du:dateUtc="2026-09-21T08:09:00Z">
                      <w:rPr>
                        <w:rFonts w:asciiTheme="minorBidi" w:eastAsia="Arial" w:hAnsiTheme="minorBidi" w:cstheme="minorBidi"/>
                        <w:sz w:val="18"/>
                        <w:szCs w:val="18"/>
                        <w:rtl/>
                      </w:rPr>
                    </w:rPrChange>
                  </w:rPr>
                  <w:delText xml:space="preserve"> البريد الالكتروني</w:delText>
                </w:r>
              </w:del>
            </w:ins>
          </w:p>
        </w:tc>
      </w:tr>
      <w:tr w:rsidR="00081D62" w:rsidRPr="001065A1" w:rsidDel="002238F9" w14:paraId="630EAEEF" w14:textId="507EC114">
        <w:trPr>
          <w:cantSplit/>
          <w:jc w:val="center"/>
          <w:ins w:id="1762" w:author="Hamdy Rashed" w:date="2026-08-06T14:52:00Z"/>
          <w:del w:id="1763" w:author="MOHSEN QURAEN" w:date="2026-09-21T11:08:00Z"/>
        </w:trPr>
        <w:tc>
          <w:tcPr>
            <w:tcW w:w="3690" w:type="dxa"/>
            <w:tcMar>
              <w:top w:w="90" w:type="dxa"/>
              <w:left w:w="100" w:type="dxa"/>
              <w:bottom w:w="90" w:type="dxa"/>
              <w:right w:w="100" w:type="dxa"/>
            </w:tcMar>
            <w:vAlign w:val="center"/>
          </w:tcPr>
          <w:p w14:paraId="3A5940F8" w14:textId="540CF6AD" w:rsidR="00081D62" w:rsidRPr="001065A1" w:rsidDel="002238F9" w:rsidRDefault="00081D62" w:rsidP="00081D62">
            <w:pPr>
              <w:bidi/>
              <w:spacing w:after="0"/>
              <w:rPr>
                <w:ins w:id="1764" w:author="Hamdy Rashed" w:date="2026-08-06T14:52:00Z" w16du:dateUtc="2026-08-06T11:52:00Z"/>
                <w:del w:id="1765" w:author="MOHSEN QURAEN" w:date="2026-09-21T11:08:00Z" w16du:dateUtc="2026-09-21T08:08:00Z"/>
                <w:rFonts w:asciiTheme="minorBidi" w:eastAsia="Arial" w:hAnsiTheme="minorBidi" w:cstheme="minorBidi"/>
                <w:bCs/>
                <w:color w:val="000000" w:themeColor="text1"/>
                <w:szCs w:val="20"/>
                <w:rtl/>
                <w:rPrChange w:id="1766" w:author="MOHSEN QURAEN" w:date="2026-09-21T11:09:00Z" w16du:dateUtc="2026-09-21T08:09:00Z">
                  <w:rPr>
                    <w:ins w:id="1767" w:author="Hamdy Rashed" w:date="2026-08-06T14:52:00Z" w16du:dateUtc="2026-08-06T11:52:00Z"/>
                    <w:del w:id="1768" w:author="MOHSEN QURAEN" w:date="2026-09-21T11:08:00Z" w16du:dateUtc="2026-09-21T08:08:00Z"/>
                    <w:rFonts w:asciiTheme="minorBidi" w:eastAsia="Arial" w:hAnsiTheme="minorBidi" w:cstheme="minorBidi"/>
                    <w:sz w:val="18"/>
                    <w:szCs w:val="18"/>
                    <w:rtl/>
                  </w:rPr>
                </w:rPrChange>
              </w:rPr>
            </w:pPr>
            <w:ins w:id="1769" w:author="Hamdy Rashed" w:date="2026-08-06T14:53:00Z" w16du:dateUtc="2026-08-06T11:53:00Z">
              <w:del w:id="1770"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71" w:author="MOHSEN QURAEN" w:date="2026-09-21T11:09:00Z" w16du:dateUtc="2026-09-21T08:09:00Z">
                      <w:rPr>
                        <w:rFonts w:asciiTheme="minorBidi" w:eastAsia="Arial" w:hAnsiTheme="minorBidi" w:cstheme="minorBidi" w:hint="eastAsia"/>
                        <w:sz w:val="18"/>
                        <w:szCs w:val="18"/>
                        <w:rtl/>
                      </w:rPr>
                    </w:rPrChange>
                  </w:rPr>
                  <w:delText>ادخال</w:delText>
                </w:r>
                <w:r w:rsidRPr="001065A1" w:rsidDel="002238F9">
                  <w:rPr>
                    <w:rFonts w:asciiTheme="minorBidi" w:eastAsia="Arial" w:hAnsiTheme="minorBidi" w:cstheme="minorBidi"/>
                    <w:bCs/>
                    <w:color w:val="000000" w:themeColor="text1"/>
                    <w:szCs w:val="20"/>
                    <w:rtl/>
                    <w:rPrChange w:id="1772" w:author="MOHSEN QURAEN" w:date="2026-09-21T11:09:00Z" w16du:dateUtc="2026-09-21T08:09:00Z">
                      <w:rPr>
                        <w:rFonts w:asciiTheme="minorBidi" w:eastAsia="Arial" w:hAnsiTheme="minorBidi" w:cstheme="minorBidi"/>
                        <w:sz w:val="18"/>
                        <w:szCs w:val="18"/>
                        <w:rtl/>
                      </w:rPr>
                    </w:rPrChange>
                  </w:rPr>
                  <w:delText xml:space="preserve"> البيانات عبر البنك المرسل </w:delText>
                </w:r>
                <w:r w:rsidRPr="001065A1" w:rsidDel="002238F9">
                  <w:rPr>
                    <w:rFonts w:asciiTheme="minorBidi" w:eastAsia="Arial" w:hAnsiTheme="minorBidi" w:cstheme="minorBidi"/>
                    <w:bCs/>
                    <w:color w:val="000000" w:themeColor="text1"/>
                    <w:szCs w:val="20"/>
                    <w:rPrChange w:id="1773" w:author="MOHSEN QURAEN" w:date="2026-09-21T11:09:00Z" w16du:dateUtc="2026-09-21T08:09:00Z">
                      <w:rPr>
                        <w:rFonts w:asciiTheme="minorBidi" w:eastAsia="Arial" w:hAnsiTheme="minorBidi" w:cstheme="minorBidi"/>
                        <w:sz w:val="18"/>
                        <w:szCs w:val="18"/>
                      </w:rPr>
                    </w:rPrChange>
                  </w:rPr>
                  <w:delText>API</w:delText>
                </w:r>
              </w:del>
            </w:ins>
          </w:p>
        </w:tc>
        <w:tc>
          <w:tcPr>
            <w:tcW w:w="1422" w:type="dxa"/>
            <w:tcMar>
              <w:top w:w="90" w:type="dxa"/>
              <w:left w:w="100" w:type="dxa"/>
              <w:bottom w:w="90" w:type="dxa"/>
              <w:right w:w="100" w:type="dxa"/>
            </w:tcMar>
            <w:vAlign w:val="center"/>
          </w:tcPr>
          <w:p w14:paraId="0D1E3AF2" w14:textId="55DEE96A" w:rsidR="00081D62" w:rsidRPr="001065A1" w:rsidDel="002238F9" w:rsidRDefault="00081D62" w:rsidP="00081D62">
            <w:pPr>
              <w:bidi/>
              <w:spacing w:after="0"/>
              <w:rPr>
                <w:ins w:id="1774" w:author="Hamdy Rashed" w:date="2026-08-06T14:52:00Z" w16du:dateUtc="2026-08-06T11:52:00Z"/>
                <w:del w:id="1775" w:author="MOHSEN QURAEN" w:date="2026-09-21T11:08:00Z" w16du:dateUtc="2026-09-21T08:08:00Z"/>
                <w:rFonts w:asciiTheme="minorBidi" w:eastAsia="Arial" w:hAnsiTheme="minorBidi" w:cstheme="minorBidi"/>
                <w:bCs/>
                <w:color w:val="000000" w:themeColor="text1"/>
                <w:szCs w:val="20"/>
                <w:rtl/>
                <w:rPrChange w:id="1776" w:author="MOHSEN QURAEN" w:date="2026-09-21T11:09:00Z" w16du:dateUtc="2026-09-21T08:09:00Z">
                  <w:rPr>
                    <w:ins w:id="1777" w:author="Hamdy Rashed" w:date="2026-08-06T14:52:00Z" w16du:dateUtc="2026-08-06T11:52:00Z"/>
                    <w:del w:id="1778" w:author="MOHSEN QURAEN" w:date="2026-09-21T11:08:00Z" w16du:dateUtc="2026-09-21T08:08:00Z"/>
                    <w:rFonts w:asciiTheme="minorBidi" w:eastAsia="Arial" w:hAnsiTheme="minorBidi" w:cstheme="minorBidi"/>
                    <w:sz w:val="18"/>
                    <w:szCs w:val="18"/>
                    <w:rtl/>
                  </w:rPr>
                </w:rPrChange>
              </w:rPr>
            </w:pPr>
            <w:ins w:id="1779" w:author="Hamdy Rashed" w:date="2026-08-06T14:53:00Z" w16du:dateUtc="2026-08-06T11:53:00Z">
              <w:del w:id="1780" w:author="MOHSEN QURAEN" w:date="2026-09-21T11:08:00Z" w16du:dateUtc="2026-09-21T08:08:00Z">
                <w:r w:rsidRPr="001065A1" w:rsidDel="002238F9">
                  <w:rPr>
                    <w:rFonts w:asciiTheme="minorBidi" w:eastAsia="Arial" w:hAnsiTheme="minorBidi" w:cstheme="minorBidi"/>
                    <w:bCs/>
                    <w:color w:val="000000" w:themeColor="text1"/>
                    <w:szCs w:val="20"/>
                    <w:rtl/>
                    <w:rPrChange w:id="1781" w:author="MOHSEN QURAEN" w:date="2026-09-21T11:09:00Z" w16du:dateUtc="2026-09-21T08:09:00Z">
                      <w:rPr>
                        <w:rFonts w:asciiTheme="minorBidi" w:eastAsia="Arial" w:hAnsiTheme="minorBidi" w:cstheme="minorBidi"/>
                        <w:sz w:val="18"/>
                        <w:szCs w:val="18"/>
                        <w:rtl/>
                      </w:rPr>
                    </w:rPrChange>
                  </w:rPr>
                  <w:delText>اختياري</w:delText>
                </w:r>
              </w:del>
            </w:ins>
          </w:p>
        </w:tc>
        <w:tc>
          <w:tcPr>
            <w:tcW w:w="2556" w:type="dxa"/>
            <w:tcMar>
              <w:top w:w="90" w:type="dxa"/>
              <w:left w:w="100" w:type="dxa"/>
              <w:bottom w:w="90" w:type="dxa"/>
              <w:right w:w="100" w:type="dxa"/>
            </w:tcMar>
            <w:vAlign w:val="center"/>
          </w:tcPr>
          <w:p w14:paraId="5BC80904" w14:textId="10C3BF3E" w:rsidR="00081D62" w:rsidRPr="001065A1" w:rsidDel="002238F9" w:rsidRDefault="00081D62" w:rsidP="00081D62">
            <w:pPr>
              <w:bidi/>
              <w:spacing w:after="0"/>
              <w:rPr>
                <w:ins w:id="1782" w:author="Hamdy Rashed" w:date="2026-08-06T14:52:00Z" w16du:dateUtc="2026-08-06T11:52:00Z"/>
                <w:del w:id="1783" w:author="MOHSEN QURAEN" w:date="2026-09-21T11:08:00Z" w16du:dateUtc="2026-09-21T08:08:00Z"/>
                <w:rFonts w:asciiTheme="minorBidi" w:eastAsia="Arial" w:hAnsiTheme="minorBidi" w:cstheme="minorBidi"/>
                <w:bCs/>
                <w:color w:val="000000" w:themeColor="text1"/>
                <w:szCs w:val="20"/>
                <w:rtl/>
                <w:rPrChange w:id="1784" w:author="MOHSEN QURAEN" w:date="2026-09-21T11:09:00Z" w16du:dateUtc="2026-09-21T08:09:00Z">
                  <w:rPr>
                    <w:ins w:id="1785" w:author="Hamdy Rashed" w:date="2026-08-06T14:52:00Z" w16du:dateUtc="2026-08-06T11:52:00Z"/>
                    <w:del w:id="1786" w:author="MOHSEN QURAEN" w:date="2026-09-21T11:08:00Z" w16du:dateUtc="2026-09-21T08:08:00Z"/>
                    <w:rFonts w:asciiTheme="minorBidi" w:eastAsia="Arial" w:hAnsiTheme="minorBidi" w:cstheme="minorBidi"/>
                    <w:sz w:val="18"/>
                    <w:szCs w:val="18"/>
                    <w:rtl/>
                  </w:rPr>
                </w:rPrChange>
              </w:rPr>
            </w:pPr>
            <w:ins w:id="1787" w:author="Hamdy Rashed" w:date="2026-08-06T14:53:00Z" w16du:dateUtc="2026-08-06T11:53:00Z">
              <w:del w:id="1788"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89" w:author="MOHSEN QURAEN" w:date="2026-09-21T11:09:00Z" w16du:dateUtc="2026-09-21T08:09:00Z">
                      <w:rPr>
                        <w:rFonts w:asciiTheme="minorBidi" w:eastAsia="Arial" w:hAnsiTheme="minorBidi" w:cstheme="minorBidi" w:hint="eastAsia"/>
                        <w:sz w:val="18"/>
                        <w:szCs w:val="18"/>
                        <w:rtl/>
                      </w:rPr>
                    </w:rPrChange>
                  </w:rPr>
                  <w:delText>نص</w:delText>
                </w:r>
              </w:del>
            </w:ins>
          </w:p>
        </w:tc>
        <w:tc>
          <w:tcPr>
            <w:tcW w:w="2556" w:type="dxa"/>
            <w:tcMar>
              <w:top w:w="90" w:type="dxa"/>
              <w:left w:w="100" w:type="dxa"/>
              <w:bottom w:w="90" w:type="dxa"/>
              <w:right w:w="100" w:type="dxa"/>
            </w:tcMar>
            <w:vAlign w:val="center"/>
          </w:tcPr>
          <w:p w14:paraId="240EB3A6" w14:textId="02213F1C" w:rsidR="00081D62" w:rsidRPr="001065A1" w:rsidDel="002238F9" w:rsidRDefault="00081D62" w:rsidP="00081D62">
            <w:pPr>
              <w:bidi/>
              <w:spacing w:after="0"/>
              <w:rPr>
                <w:ins w:id="1790" w:author="Hamdy Rashed" w:date="2026-08-06T14:52:00Z" w16du:dateUtc="2026-08-06T11:52:00Z"/>
                <w:del w:id="1791" w:author="MOHSEN QURAEN" w:date="2026-09-21T11:08:00Z" w16du:dateUtc="2026-09-21T08:08:00Z"/>
                <w:rFonts w:asciiTheme="minorBidi" w:eastAsia="Arial" w:hAnsiTheme="minorBidi" w:cstheme="minorBidi"/>
                <w:bCs/>
                <w:color w:val="000000" w:themeColor="text1"/>
                <w:szCs w:val="20"/>
                <w:rtl/>
                <w:rPrChange w:id="1792" w:author="MOHSEN QURAEN" w:date="2026-09-21T11:09:00Z" w16du:dateUtc="2026-09-21T08:09:00Z">
                  <w:rPr>
                    <w:ins w:id="1793" w:author="Hamdy Rashed" w:date="2026-08-06T14:52:00Z" w16du:dateUtc="2026-08-06T11:52:00Z"/>
                    <w:del w:id="1794" w:author="MOHSEN QURAEN" w:date="2026-09-21T11:08:00Z" w16du:dateUtc="2026-09-21T08:08:00Z"/>
                    <w:rFonts w:asciiTheme="minorBidi" w:eastAsia="Arial" w:hAnsiTheme="minorBidi" w:cstheme="minorBidi"/>
                    <w:sz w:val="18"/>
                    <w:szCs w:val="18"/>
                    <w:rtl/>
                  </w:rPr>
                </w:rPrChange>
              </w:rPr>
            </w:pPr>
            <w:ins w:id="1795" w:author="Hamdy Rashed" w:date="2026-08-06T14:52:00Z" w16du:dateUtc="2026-08-06T11:52:00Z">
              <w:del w:id="1796" w:author="MOHSEN QURAEN" w:date="2026-09-21T11:08:00Z" w16du:dateUtc="2026-09-21T08:08:00Z">
                <w:r w:rsidRPr="001065A1" w:rsidDel="002238F9">
                  <w:rPr>
                    <w:rFonts w:asciiTheme="minorBidi" w:eastAsia="Arial" w:hAnsiTheme="minorBidi" w:cstheme="minorBidi" w:hint="eastAsia"/>
                    <w:bCs/>
                    <w:color w:val="000000" w:themeColor="text1"/>
                    <w:szCs w:val="20"/>
                    <w:rtl/>
                    <w:rPrChange w:id="1797" w:author="MOHSEN QURAEN" w:date="2026-09-21T11:09:00Z" w16du:dateUtc="2026-09-21T08:09:00Z">
                      <w:rPr>
                        <w:rFonts w:asciiTheme="minorBidi" w:eastAsia="Arial" w:hAnsiTheme="minorBidi" w:cstheme="minorBidi" w:hint="eastAsia"/>
                        <w:sz w:val="18"/>
                        <w:szCs w:val="18"/>
                        <w:rtl/>
                      </w:rPr>
                    </w:rPrChange>
                  </w:rPr>
                  <w:delText>رقم</w:delText>
                </w:r>
                <w:r w:rsidRPr="001065A1" w:rsidDel="002238F9">
                  <w:rPr>
                    <w:rFonts w:asciiTheme="minorBidi" w:eastAsia="Arial" w:hAnsiTheme="minorBidi" w:cstheme="minorBidi"/>
                    <w:bCs/>
                    <w:color w:val="000000" w:themeColor="text1"/>
                    <w:szCs w:val="20"/>
                    <w:rtl/>
                    <w:rPrChange w:id="1798" w:author="MOHSEN QURAEN" w:date="2026-09-21T11:09:00Z" w16du:dateUtc="2026-09-21T08:09:00Z">
                      <w:rPr>
                        <w:rFonts w:asciiTheme="minorBidi" w:eastAsia="Arial" w:hAnsiTheme="minorBidi" w:cstheme="minorBidi"/>
                        <w:sz w:val="18"/>
                        <w:szCs w:val="18"/>
                        <w:rtl/>
                      </w:rPr>
                    </w:rPrChange>
                  </w:rPr>
                  <w:delText xml:space="preserve"> الهوية</w:delText>
                </w:r>
              </w:del>
            </w:ins>
          </w:p>
        </w:tc>
      </w:tr>
      <w:tr w:rsidR="005D3758" w:rsidRPr="001065A1" w:rsidDel="002238F9" w14:paraId="22866649" w14:textId="295846A8">
        <w:trPr>
          <w:cantSplit/>
          <w:jc w:val="center"/>
          <w:ins w:id="1799" w:author="Hamdy Rashed" w:date="2026-08-02T10:36:00Z"/>
          <w:del w:id="1800" w:author="MOHSEN QURAEN" w:date="2026-09-21T11:08:00Z"/>
        </w:trPr>
        <w:tc>
          <w:tcPr>
            <w:tcW w:w="3690" w:type="dxa"/>
            <w:tcMar>
              <w:top w:w="90" w:type="dxa"/>
              <w:left w:w="100" w:type="dxa"/>
              <w:bottom w:w="90" w:type="dxa"/>
              <w:right w:w="100" w:type="dxa"/>
            </w:tcMar>
            <w:vAlign w:val="center"/>
          </w:tcPr>
          <w:p w14:paraId="27432FF2" w14:textId="1394F542" w:rsidR="005D3758" w:rsidRPr="001065A1" w:rsidDel="002238F9" w:rsidRDefault="005D3758" w:rsidP="005D3758">
            <w:pPr>
              <w:bidi/>
              <w:spacing w:after="0"/>
              <w:rPr>
                <w:ins w:id="1801" w:author="Hamdy Rashed" w:date="2026-08-02T10:36:00Z" w16du:dateUtc="2026-08-02T07:36:00Z"/>
                <w:del w:id="1802" w:author="MOHSEN QURAEN" w:date="2026-09-21T11:08:00Z" w16du:dateUtc="2026-09-21T08:08:00Z"/>
                <w:rFonts w:asciiTheme="minorBidi" w:eastAsia="Arial" w:hAnsiTheme="minorBidi" w:cstheme="minorBidi"/>
                <w:bCs/>
                <w:color w:val="000000" w:themeColor="text1"/>
                <w:szCs w:val="20"/>
                <w:rPrChange w:id="1803" w:author="MOHSEN QURAEN" w:date="2026-09-21T11:09:00Z" w16du:dateUtc="2026-09-21T08:09:00Z">
                  <w:rPr>
                    <w:ins w:id="1804" w:author="Hamdy Rashed" w:date="2026-08-02T10:36:00Z" w16du:dateUtc="2026-08-02T07:36:00Z"/>
                    <w:del w:id="1805" w:author="MOHSEN QURAEN" w:date="2026-09-21T11:08:00Z" w16du:dateUtc="2026-09-21T08:08:00Z"/>
                    <w:rFonts w:asciiTheme="minorBidi" w:eastAsia="Arial" w:hAnsiTheme="minorBidi" w:cstheme="minorBidi"/>
                    <w:sz w:val="18"/>
                    <w:szCs w:val="18"/>
                  </w:rPr>
                </w:rPrChange>
              </w:rPr>
            </w:pPr>
            <w:ins w:id="1806" w:author="Hamdy Rashed" w:date="2026-08-02T12:53:00Z" w16du:dateUtc="2026-08-02T09:53:00Z">
              <w:del w:id="1807" w:author="MOHSEN QURAEN" w:date="2026-09-21T11:08:00Z" w16du:dateUtc="2026-09-21T08:08:00Z">
                <w:r w:rsidRPr="001065A1" w:rsidDel="002238F9">
                  <w:rPr>
                    <w:rFonts w:asciiTheme="minorBidi" w:eastAsia="Arial" w:hAnsiTheme="minorBidi" w:cstheme="minorBidi"/>
                    <w:bCs/>
                    <w:color w:val="000000" w:themeColor="text1"/>
                    <w:szCs w:val="20"/>
                    <w:rtl/>
                    <w:rPrChange w:id="1808" w:author="MOHSEN QURAEN" w:date="2026-09-21T11:09:00Z" w16du:dateUtc="2026-09-21T08:09:00Z">
                      <w:rPr>
                        <w:rFonts w:asciiTheme="minorBidi" w:eastAsia="Arial" w:hAnsiTheme="minorBidi" w:cstheme="minorBidi"/>
                        <w:sz w:val="18"/>
                        <w:szCs w:val="18"/>
                        <w:rtl/>
                      </w:rPr>
                    </w:rPrChange>
                  </w:rPr>
                  <w:delText>يحفظ تلقائياً من التطبيق أو بوابة الويب.</w:delText>
                </w:r>
              </w:del>
            </w:ins>
          </w:p>
        </w:tc>
        <w:tc>
          <w:tcPr>
            <w:tcW w:w="1422" w:type="dxa"/>
            <w:tcMar>
              <w:top w:w="90" w:type="dxa"/>
              <w:left w:w="100" w:type="dxa"/>
              <w:bottom w:w="90" w:type="dxa"/>
              <w:right w:w="100" w:type="dxa"/>
            </w:tcMar>
            <w:vAlign w:val="center"/>
          </w:tcPr>
          <w:p w14:paraId="579318B3" w14:textId="734CEC62" w:rsidR="005D3758" w:rsidRPr="001065A1" w:rsidDel="002238F9" w:rsidRDefault="005D3758" w:rsidP="005D3758">
            <w:pPr>
              <w:bidi/>
              <w:spacing w:after="0"/>
              <w:rPr>
                <w:ins w:id="1809" w:author="Hamdy Rashed" w:date="2026-08-02T10:36:00Z" w16du:dateUtc="2026-08-02T07:36:00Z"/>
                <w:del w:id="1810" w:author="MOHSEN QURAEN" w:date="2026-09-21T11:08:00Z" w16du:dateUtc="2026-09-21T08:08:00Z"/>
                <w:rFonts w:asciiTheme="minorBidi" w:eastAsia="Arial" w:hAnsiTheme="minorBidi" w:cstheme="minorBidi"/>
                <w:bCs/>
                <w:color w:val="000000" w:themeColor="text1"/>
                <w:szCs w:val="20"/>
                <w:rPrChange w:id="1811" w:author="MOHSEN QURAEN" w:date="2026-09-21T11:09:00Z" w16du:dateUtc="2026-09-21T08:09:00Z">
                  <w:rPr>
                    <w:ins w:id="1812" w:author="Hamdy Rashed" w:date="2026-08-02T10:36:00Z" w16du:dateUtc="2026-08-02T07:36:00Z"/>
                    <w:del w:id="1813" w:author="MOHSEN QURAEN" w:date="2026-09-21T11:08:00Z" w16du:dateUtc="2026-09-21T08:08:00Z"/>
                    <w:rFonts w:asciiTheme="minorBidi" w:eastAsia="Arial" w:hAnsiTheme="minorBidi" w:cstheme="minorBidi"/>
                    <w:sz w:val="18"/>
                    <w:szCs w:val="18"/>
                  </w:rPr>
                </w:rPrChange>
              </w:rPr>
            </w:pPr>
            <w:ins w:id="1814" w:author="Hamdy Rashed" w:date="2026-08-02T12:53:00Z" w16du:dateUtc="2026-08-02T09:53:00Z">
              <w:del w:id="1815" w:author="MOHSEN QURAEN" w:date="2026-09-21T11:08:00Z" w16du:dateUtc="2026-09-21T08:08:00Z">
                <w:r w:rsidRPr="001065A1" w:rsidDel="002238F9">
                  <w:rPr>
                    <w:rFonts w:asciiTheme="minorBidi" w:eastAsia="Arial" w:hAnsiTheme="minorBidi" w:cstheme="minorBidi"/>
                    <w:bCs/>
                    <w:color w:val="000000" w:themeColor="text1"/>
                    <w:szCs w:val="20"/>
                    <w:rtl/>
                    <w:rPrChange w:id="1816" w:author="MOHSEN QURAEN" w:date="2026-09-21T11:09:00Z" w16du:dateUtc="2026-09-21T08:09:00Z">
                      <w:rPr>
                        <w:rFonts w:asciiTheme="minorBidi" w:eastAsia="Arial" w:hAnsiTheme="minorBidi" w:cstheme="minorBidi"/>
                        <w:sz w:val="18"/>
                        <w:szCs w:val="18"/>
                        <w:rtl/>
                      </w:rPr>
                    </w:rPrChange>
                  </w:rPr>
                  <w:delText>حسب قناة التنفيذ</w:delText>
                </w:r>
              </w:del>
            </w:ins>
          </w:p>
        </w:tc>
        <w:tc>
          <w:tcPr>
            <w:tcW w:w="2556" w:type="dxa"/>
            <w:tcMar>
              <w:top w:w="90" w:type="dxa"/>
              <w:left w:w="100" w:type="dxa"/>
              <w:bottom w:w="90" w:type="dxa"/>
              <w:right w:w="100" w:type="dxa"/>
            </w:tcMar>
            <w:vAlign w:val="center"/>
          </w:tcPr>
          <w:p w14:paraId="4127774D" w14:textId="32B4E011" w:rsidR="005D3758" w:rsidRPr="001065A1" w:rsidDel="002238F9" w:rsidRDefault="005D3758" w:rsidP="005D3758">
            <w:pPr>
              <w:bidi/>
              <w:spacing w:after="0"/>
              <w:rPr>
                <w:ins w:id="1817" w:author="Hamdy Rashed" w:date="2026-08-02T10:36:00Z" w16du:dateUtc="2026-08-02T07:36:00Z"/>
                <w:del w:id="1818" w:author="MOHSEN QURAEN" w:date="2026-09-21T11:08:00Z" w16du:dateUtc="2026-09-21T08:08:00Z"/>
                <w:rFonts w:asciiTheme="minorBidi" w:eastAsia="Arial" w:hAnsiTheme="minorBidi" w:cstheme="minorBidi"/>
                <w:bCs/>
                <w:color w:val="000000" w:themeColor="text1"/>
                <w:szCs w:val="20"/>
                <w:rPrChange w:id="1819" w:author="MOHSEN QURAEN" w:date="2026-09-21T11:09:00Z" w16du:dateUtc="2026-09-21T08:09:00Z">
                  <w:rPr>
                    <w:ins w:id="1820" w:author="Hamdy Rashed" w:date="2026-08-02T10:36:00Z" w16du:dateUtc="2026-08-02T07:36:00Z"/>
                    <w:del w:id="1821" w:author="MOHSEN QURAEN" w:date="2026-09-21T11:08:00Z" w16du:dateUtc="2026-09-21T08:08:00Z"/>
                    <w:rFonts w:asciiTheme="minorBidi" w:eastAsia="Arial" w:hAnsiTheme="minorBidi" w:cstheme="minorBidi"/>
                    <w:sz w:val="18"/>
                    <w:szCs w:val="18"/>
                  </w:rPr>
                </w:rPrChange>
              </w:rPr>
            </w:pPr>
            <w:ins w:id="1822" w:author="Hamdy Rashed" w:date="2026-08-02T12:53:00Z" w16du:dateUtc="2026-08-02T09:53:00Z">
              <w:del w:id="1823" w:author="MOHSEN QURAEN" w:date="2026-09-21T11:08:00Z" w16du:dateUtc="2026-09-21T08:08:00Z">
                <w:r w:rsidRPr="001065A1" w:rsidDel="002238F9">
                  <w:rPr>
                    <w:rFonts w:asciiTheme="minorBidi" w:eastAsia="Arial" w:hAnsiTheme="minorBidi" w:cstheme="minorBidi"/>
                    <w:bCs/>
                    <w:color w:val="000000" w:themeColor="text1"/>
                    <w:szCs w:val="20"/>
                    <w:rtl/>
                    <w:rPrChange w:id="1824" w:author="MOHSEN QURAEN" w:date="2026-09-21T11:09:00Z" w16du:dateUtc="2026-09-21T08:09:00Z">
                      <w:rPr>
                        <w:rFonts w:asciiTheme="minorBidi" w:eastAsia="Arial" w:hAnsiTheme="minorBidi" w:cstheme="minorBidi"/>
                        <w:sz w:val="18"/>
                        <w:szCs w:val="18"/>
                        <w:rtl/>
                      </w:rPr>
                    </w:rPrChange>
                  </w:rPr>
                  <w:delText xml:space="preserve">عنوان </w:delText>
                </w:r>
                <w:r w:rsidRPr="001065A1" w:rsidDel="002238F9">
                  <w:rPr>
                    <w:rFonts w:asciiTheme="minorBidi" w:eastAsia="Arial" w:hAnsiTheme="minorBidi" w:cstheme="minorBidi"/>
                    <w:bCs/>
                    <w:color w:val="000000" w:themeColor="text1"/>
                    <w:szCs w:val="20"/>
                    <w:rPrChange w:id="1825" w:author="MOHSEN QURAEN" w:date="2026-09-21T11:09:00Z" w16du:dateUtc="2026-09-21T08:09:00Z">
                      <w:rPr>
                        <w:rFonts w:asciiTheme="minorBidi" w:eastAsia="Arial" w:hAnsiTheme="minorBidi" w:cstheme="minorBidi"/>
                        <w:sz w:val="18"/>
                        <w:szCs w:val="18"/>
                      </w:rPr>
                    </w:rPrChange>
                  </w:rPr>
                  <w:delText>IP</w:delText>
                </w:r>
              </w:del>
            </w:ins>
          </w:p>
        </w:tc>
        <w:tc>
          <w:tcPr>
            <w:tcW w:w="2556" w:type="dxa"/>
            <w:tcMar>
              <w:top w:w="90" w:type="dxa"/>
              <w:left w:w="100" w:type="dxa"/>
              <w:bottom w:w="90" w:type="dxa"/>
              <w:right w:w="100" w:type="dxa"/>
            </w:tcMar>
            <w:vAlign w:val="center"/>
          </w:tcPr>
          <w:p w14:paraId="22188A82" w14:textId="225B7305" w:rsidR="005D3758" w:rsidRPr="001065A1" w:rsidDel="002238F9" w:rsidRDefault="005D3758" w:rsidP="005D3758">
            <w:pPr>
              <w:bidi/>
              <w:spacing w:after="0"/>
              <w:rPr>
                <w:ins w:id="1826" w:author="Hamdy Rashed" w:date="2026-08-02T10:36:00Z" w16du:dateUtc="2026-08-02T07:36:00Z"/>
                <w:del w:id="1827" w:author="MOHSEN QURAEN" w:date="2026-09-21T11:08:00Z" w16du:dateUtc="2026-09-21T08:08:00Z"/>
                <w:rFonts w:asciiTheme="minorBidi" w:eastAsia="Arial" w:hAnsiTheme="minorBidi" w:cstheme="minorBidi"/>
                <w:bCs/>
                <w:color w:val="000000" w:themeColor="text1"/>
                <w:szCs w:val="20"/>
                <w:rPrChange w:id="1828" w:author="MOHSEN QURAEN" w:date="2026-09-21T11:09:00Z" w16du:dateUtc="2026-09-21T08:09:00Z">
                  <w:rPr>
                    <w:ins w:id="1829" w:author="Hamdy Rashed" w:date="2026-08-02T10:36:00Z" w16du:dateUtc="2026-08-02T07:36:00Z"/>
                    <w:del w:id="1830" w:author="MOHSEN QURAEN" w:date="2026-09-21T11:08:00Z" w16du:dateUtc="2026-09-21T08:08:00Z"/>
                    <w:rFonts w:asciiTheme="minorBidi" w:eastAsia="Arial" w:hAnsiTheme="minorBidi" w:cstheme="minorBidi"/>
                    <w:sz w:val="18"/>
                    <w:szCs w:val="18"/>
                  </w:rPr>
                </w:rPrChange>
              </w:rPr>
            </w:pPr>
            <w:ins w:id="1831" w:author="Hamdy Rashed" w:date="2026-08-02T12:53:00Z" w16du:dateUtc="2026-08-02T09:53:00Z">
              <w:del w:id="1832" w:author="MOHSEN QURAEN" w:date="2026-09-21T11:08:00Z" w16du:dateUtc="2026-09-21T08:08:00Z">
                <w:r w:rsidRPr="001065A1" w:rsidDel="002238F9">
                  <w:rPr>
                    <w:rFonts w:asciiTheme="minorBidi" w:eastAsia="Arial" w:hAnsiTheme="minorBidi" w:cstheme="minorBidi"/>
                    <w:bCs/>
                    <w:color w:val="000000" w:themeColor="text1"/>
                    <w:szCs w:val="20"/>
                    <w:rtl/>
                    <w:rPrChange w:id="1833" w:author="MOHSEN QURAEN" w:date="2026-09-21T11:09:00Z" w16du:dateUtc="2026-09-21T08:09:00Z">
                      <w:rPr>
                        <w:rFonts w:asciiTheme="minorBidi" w:eastAsia="Arial" w:hAnsiTheme="minorBidi" w:cstheme="minorBidi"/>
                        <w:sz w:val="18"/>
                        <w:szCs w:val="18"/>
                        <w:rtl/>
                      </w:rPr>
                    </w:rPrChange>
                  </w:rPr>
                  <w:delText xml:space="preserve">عنوان </w:delText>
                </w:r>
                <w:r w:rsidRPr="001065A1" w:rsidDel="002238F9">
                  <w:rPr>
                    <w:rFonts w:asciiTheme="minorBidi" w:eastAsia="Arial" w:hAnsiTheme="minorBidi" w:cstheme="minorBidi"/>
                    <w:bCs/>
                    <w:color w:val="000000" w:themeColor="text1"/>
                    <w:szCs w:val="20"/>
                    <w:rPrChange w:id="1834" w:author="MOHSEN QURAEN" w:date="2026-09-21T11:09:00Z" w16du:dateUtc="2026-09-21T08:09:00Z">
                      <w:rPr>
                        <w:rFonts w:asciiTheme="minorBidi" w:eastAsia="Arial" w:hAnsiTheme="minorBidi" w:cstheme="minorBidi"/>
                        <w:sz w:val="18"/>
                        <w:szCs w:val="18"/>
                      </w:rPr>
                    </w:rPrChange>
                  </w:rPr>
                  <w:delText>IP</w:delText>
                </w:r>
              </w:del>
            </w:ins>
          </w:p>
        </w:tc>
      </w:tr>
      <w:tr w:rsidR="005D3758" w:rsidRPr="001065A1" w:rsidDel="002238F9" w14:paraId="357A42D0" w14:textId="7E5AE752">
        <w:trPr>
          <w:cantSplit/>
          <w:jc w:val="center"/>
          <w:ins w:id="1835" w:author="Hamdy Rashed" w:date="2026-08-02T12:52:00Z"/>
          <w:del w:id="1836" w:author="MOHSEN QURAEN" w:date="2026-09-21T11:08:00Z"/>
        </w:trPr>
        <w:tc>
          <w:tcPr>
            <w:tcW w:w="3690" w:type="dxa"/>
            <w:tcMar>
              <w:top w:w="90" w:type="dxa"/>
              <w:left w:w="100" w:type="dxa"/>
              <w:bottom w:w="90" w:type="dxa"/>
              <w:right w:w="100" w:type="dxa"/>
            </w:tcMar>
            <w:vAlign w:val="center"/>
          </w:tcPr>
          <w:p w14:paraId="69D706DA" w14:textId="09DD82C5" w:rsidR="005D3758" w:rsidRPr="001065A1" w:rsidDel="002238F9" w:rsidRDefault="005D3758" w:rsidP="005D3758">
            <w:pPr>
              <w:bidi/>
              <w:spacing w:after="0"/>
              <w:rPr>
                <w:ins w:id="1837" w:author="Hamdy Rashed" w:date="2026-08-02T12:52:00Z" w16du:dateUtc="2026-08-02T09:52:00Z"/>
                <w:del w:id="1838" w:author="MOHSEN QURAEN" w:date="2026-09-21T11:08:00Z" w16du:dateUtc="2026-09-21T08:08:00Z"/>
                <w:rFonts w:asciiTheme="minorBidi" w:eastAsia="Arial" w:hAnsiTheme="minorBidi" w:cstheme="minorBidi"/>
                <w:bCs/>
                <w:color w:val="000000" w:themeColor="text1"/>
                <w:szCs w:val="20"/>
                <w:rPrChange w:id="1839" w:author="MOHSEN QURAEN" w:date="2026-09-21T11:09:00Z" w16du:dateUtc="2026-09-21T08:09:00Z">
                  <w:rPr>
                    <w:ins w:id="1840" w:author="Hamdy Rashed" w:date="2026-08-02T12:52:00Z" w16du:dateUtc="2026-08-02T09:52:00Z"/>
                    <w:del w:id="1841" w:author="MOHSEN QURAEN" w:date="2026-09-21T11:08:00Z" w16du:dateUtc="2026-09-21T08:08:00Z"/>
                    <w:rFonts w:asciiTheme="minorBidi" w:eastAsia="Arial" w:hAnsiTheme="minorBidi" w:cstheme="minorBidi"/>
                    <w:sz w:val="18"/>
                    <w:szCs w:val="18"/>
                  </w:rPr>
                </w:rPrChange>
              </w:rPr>
            </w:pPr>
            <w:ins w:id="1842" w:author="Hamdy Rashed" w:date="2026-08-02T12:53:00Z" w16du:dateUtc="2026-08-02T09:53:00Z">
              <w:del w:id="1843" w:author="MOHSEN QURAEN" w:date="2026-09-21T11:08:00Z" w16du:dateUtc="2026-09-21T08:08:00Z">
                <w:r w:rsidRPr="001065A1" w:rsidDel="002238F9">
                  <w:rPr>
                    <w:rFonts w:asciiTheme="minorBidi" w:eastAsia="Arial" w:hAnsiTheme="minorBidi" w:cstheme="minorBidi"/>
                    <w:bCs/>
                    <w:color w:val="000000" w:themeColor="text1"/>
                    <w:szCs w:val="20"/>
                    <w:rtl/>
                    <w:rPrChange w:id="1844" w:author="MOHSEN QURAEN" w:date="2026-09-21T11:09:00Z" w16du:dateUtc="2026-09-21T08:09:00Z">
                      <w:rPr>
                        <w:rFonts w:asciiTheme="minorBidi" w:eastAsia="Arial" w:hAnsiTheme="minorBidi" w:cstheme="minorBidi"/>
                        <w:sz w:val="18"/>
                        <w:szCs w:val="18"/>
                        <w:rtl/>
                      </w:rPr>
                    </w:rPrChange>
                  </w:rPr>
                  <w:delText xml:space="preserve">مثل: </w:delText>
                </w:r>
                <w:r w:rsidRPr="001065A1" w:rsidDel="002238F9">
                  <w:rPr>
                    <w:rFonts w:asciiTheme="minorBidi" w:eastAsia="Arial" w:hAnsiTheme="minorBidi" w:cstheme="minorBidi"/>
                    <w:bCs/>
                    <w:color w:val="000000" w:themeColor="text1"/>
                    <w:szCs w:val="20"/>
                    <w:rPrChange w:id="1845" w:author="MOHSEN QURAEN" w:date="2026-09-21T11:09:00Z" w16du:dateUtc="2026-09-21T08:09:00Z">
                      <w:rPr>
                        <w:rFonts w:asciiTheme="minorBidi" w:eastAsia="Arial" w:hAnsiTheme="minorBidi" w:cstheme="minorBidi"/>
                        <w:sz w:val="18"/>
                        <w:szCs w:val="18"/>
                      </w:rPr>
                    </w:rPrChange>
                  </w:rPr>
                  <w:delText>POS</w:delText>
                </w:r>
                <w:r w:rsidRPr="001065A1" w:rsidDel="002238F9">
                  <w:rPr>
                    <w:rFonts w:asciiTheme="minorBidi" w:eastAsia="Arial" w:hAnsiTheme="minorBidi" w:cstheme="minorBidi"/>
                    <w:bCs/>
                    <w:color w:val="000000" w:themeColor="text1"/>
                    <w:szCs w:val="20"/>
                    <w:rtl/>
                    <w:rPrChange w:id="1846" w:author="MOHSEN QURAEN" w:date="2026-09-21T11:09:00Z" w16du:dateUtc="2026-09-21T08:09:00Z">
                      <w:rPr>
                        <w:rFonts w:asciiTheme="minorBidi" w:eastAsia="Arial" w:hAnsiTheme="minorBidi" w:cstheme="minorBidi"/>
                        <w:sz w:val="18"/>
                        <w:szCs w:val="18"/>
                        <w:rtl/>
                      </w:rPr>
                    </w:rPrChange>
                  </w:rPr>
                  <w:delText xml:space="preserve">، </w:delText>
                </w:r>
                <w:r w:rsidRPr="001065A1" w:rsidDel="002238F9">
                  <w:rPr>
                    <w:rFonts w:asciiTheme="minorBidi" w:eastAsia="Arial" w:hAnsiTheme="minorBidi" w:cstheme="minorBidi"/>
                    <w:bCs/>
                    <w:color w:val="000000" w:themeColor="text1"/>
                    <w:szCs w:val="20"/>
                    <w:rPrChange w:id="1847" w:author="MOHSEN QURAEN" w:date="2026-09-21T11:09:00Z" w16du:dateUtc="2026-09-21T08:09:00Z">
                      <w:rPr>
                        <w:rFonts w:asciiTheme="minorBidi" w:eastAsia="Arial" w:hAnsiTheme="minorBidi" w:cstheme="minorBidi"/>
                        <w:sz w:val="18"/>
                        <w:szCs w:val="18"/>
                      </w:rPr>
                    </w:rPrChange>
                  </w:rPr>
                  <w:delText>Mobile App</w:delText>
                </w:r>
                <w:r w:rsidRPr="001065A1" w:rsidDel="002238F9">
                  <w:rPr>
                    <w:rFonts w:asciiTheme="minorBidi" w:eastAsia="Arial" w:hAnsiTheme="minorBidi" w:cstheme="minorBidi"/>
                    <w:bCs/>
                    <w:color w:val="000000" w:themeColor="text1"/>
                    <w:szCs w:val="20"/>
                    <w:rtl/>
                    <w:rPrChange w:id="1848" w:author="MOHSEN QURAEN" w:date="2026-09-21T11:09:00Z" w16du:dateUtc="2026-09-21T08:09:00Z">
                      <w:rPr>
                        <w:rFonts w:asciiTheme="minorBidi" w:eastAsia="Arial" w:hAnsiTheme="minorBidi" w:cstheme="minorBidi"/>
                        <w:sz w:val="18"/>
                        <w:szCs w:val="18"/>
                        <w:rtl/>
                      </w:rPr>
                    </w:rPrChange>
                  </w:rPr>
                  <w:delText xml:space="preserve">، </w:delText>
                </w:r>
                <w:r w:rsidRPr="001065A1" w:rsidDel="002238F9">
                  <w:rPr>
                    <w:rFonts w:asciiTheme="minorBidi" w:eastAsia="Arial" w:hAnsiTheme="minorBidi" w:cstheme="minorBidi"/>
                    <w:bCs/>
                    <w:color w:val="000000" w:themeColor="text1"/>
                    <w:szCs w:val="20"/>
                    <w:rPrChange w:id="1849" w:author="MOHSEN QURAEN" w:date="2026-09-21T11:09:00Z" w16du:dateUtc="2026-09-21T08:09:00Z">
                      <w:rPr>
                        <w:rFonts w:asciiTheme="minorBidi" w:eastAsia="Arial" w:hAnsiTheme="minorBidi" w:cstheme="minorBidi"/>
                        <w:sz w:val="18"/>
                        <w:szCs w:val="18"/>
                      </w:rPr>
                    </w:rPrChange>
                  </w:rPr>
                  <w:delText>Web</w:delText>
                </w:r>
                <w:r w:rsidRPr="001065A1" w:rsidDel="002238F9">
                  <w:rPr>
                    <w:rFonts w:asciiTheme="minorBidi" w:eastAsia="Arial" w:hAnsiTheme="minorBidi" w:cstheme="minorBidi"/>
                    <w:bCs/>
                    <w:color w:val="000000" w:themeColor="text1"/>
                    <w:szCs w:val="20"/>
                    <w:rtl/>
                    <w:rPrChange w:id="1850" w:author="MOHSEN QURAEN" w:date="2026-09-21T11:09:00Z" w16du:dateUtc="2026-09-21T08:09:00Z">
                      <w:rPr>
                        <w:rFonts w:asciiTheme="minorBidi" w:eastAsia="Arial" w:hAnsiTheme="minorBidi" w:cstheme="minorBidi"/>
                        <w:sz w:val="18"/>
                        <w:szCs w:val="18"/>
                        <w:rtl/>
                      </w:rPr>
                    </w:rPrChange>
                  </w:rPr>
                  <w:delText xml:space="preserve">، </w:delText>
                </w:r>
                <w:r w:rsidRPr="001065A1" w:rsidDel="002238F9">
                  <w:rPr>
                    <w:rFonts w:asciiTheme="minorBidi" w:eastAsia="Arial" w:hAnsiTheme="minorBidi" w:cstheme="minorBidi"/>
                    <w:bCs/>
                    <w:color w:val="000000" w:themeColor="text1"/>
                    <w:szCs w:val="20"/>
                    <w:rPrChange w:id="1851" w:author="MOHSEN QURAEN" w:date="2026-09-21T11:09:00Z" w16du:dateUtc="2026-09-21T08:09:00Z">
                      <w:rPr>
                        <w:rFonts w:asciiTheme="minorBidi" w:eastAsia="Arial" w:hAnsiTheme="minorBidi" w:cstheme="minorBidi"/>
                        <w:sz w:val="18"/>
                        <w:szCs w:val="18"/>
                      </w:rPr>
                    </w:rPrChange>
                  </w:rPr>
                  <w:delText>API</w:delText>
                </w:r>
                <w:r w:rsidRPr="001065A1" w:rsidDel="002238F9">
                  <w:rPr>
                    <w:rFonts w:asciiTheme="minorBidi" w:eastAsia="Arial" w:hAnsiTheme="minorBidi" w:cstheme="minorBidi"/>
                    <w:bCs/>
                    <w:color w:val="000000" w:themeColor="text1"/>
                    <w:szCs w:val="20"/>
                    <w:rtl/>
                    <w:rPrChange w:id="1852" w:author="MOHSEN QURAEN" w:date="2026-09-21T11:09:00Z" w16du:dateUtc="2026-09-21T08:09:00Z">
                      <w:rPr>
                        <w:rFonts w:asciiTheme="minorBidi" w:eastAsia="Arial" w:hAnsiTheme="minorBidi" w:cstheme="minorBidi"/>
                        <w:sz w:val="18"/>
                        <w:szCs w:val="18"/>
                        <w:rtl/>
                      </w:rPr>
                    </w:rPrChange>
                  </w:rPr>
                  <w:delText>.</w:delText>
                </w:r>
              </w:del>
            </w:ins>
          </w:p>
        </w:tc>
        <w:tc>
          <w:tcPr>
            <w:tcW w:w="1422" w:type="dxa"/>
            <w:tcMar>
              <w:top w:w="90" w:type="dxa"/>
              <w:left w:w="100" w:type="dxa"/>
              <w:bottom w:w="90" w:type="dxa"/>
              <w:right w:w="100" w:type="dxa"/>
            </w:tcMar>
            <w:vAlign w:val="center"/>
          </w:tcPr>
          <w:p w14:paraId="792EBEDF" w14:textId="0469D70B" w:rsidR="005D3758" w:rsidRPr="001065A1" w:rsidDel="002238F9" w:rsidRDefault="005D3758" w:rsidP="005D3758">
            <w:pPr>
              <w:bidi/>
              <w:spacing w:after="0"/>
              <w:rPr>
                <w:ins w:id="1853" w:author="Hamdy Rashed" w:date="2026-08-02T12:52:00Z" w16du:dateUtc="2026-08-02T09:52:00Z"/>
                <w:del w:id="1854" w:author="MOHSEN QURAEN" w:date="2026-09-21T11:08:00Z" w16du:dateUtc="2026-09-21T08:08:00Z"/>
                <w:rFonts w:asciiTheme="minorBidi" w:eastAsia="Arial" w:hAnsiTheme="minorBidi" w:cstheme="minorBidi"/>
                <w:bCs/>
                <w:color w:val="000000" w:themeColor="text1"/>
                <w:szCs w:val="20"/>
                <w:rPrChange w:id="1855" w:author="MOHSEN QURAEN" w:date="2026-09-21T11:09:00Z" w16du:dateUtc="2026-09-21T08:09:00Z">
                  <w:rPr>
                    <w:ins w:id="1856" w:author="Hamdy Rashed" w:date="2026-08-02T12:52:00Z" w16du:dateUtc="2026-08-02T09:52:00Z"/>
                    <w:del w:id="1857" w:author="MOHSEN QURAEN" w:date="2026-09-21T11:08:00Z" w16du:dateUtc="2026-09-21T08:08:00Z"/>
                    <w:rFonts w:asciiTheme="minorBidi" w:eastAsia="Arial" w:hAnsiTheme="minorBidi" w:cstheme="minorBidi"/>
                    <w:sz w:val="18"/>
                    <w:szCs w:val="18"/>
                  </w:rPr>
                </w:rPrChange>
              </w:rPr>
            </w:pPr>
            <w:ins w:id="1858" w:author="Hamdy Rashed" w:date="2026-08-02T12:53:00Z" w16du:dateUtc="2026-08-02T09:53:00Z">
              <w:del w:id="1859" w:author="MOHSEN QURAEN" w:date="2026-09-21T11:08:00Z" w16du:dateUtc="2026-09-21T08:08:00Z">
                <w:r w:rsidRPr="001065A1" w:rsidDel="002238F9">
                  <w:rPr>
                    <w:rFonts w:asciiTheme="minorBidi" w:eastAsia="Arial" w:hAnsiTheme="minorBidi" w:cstheme="minorBidi"/>
                    <w:bCs/>
                    <w:color w:val="000000" w:themeColor="text1"/>
                    <w:szCs w:val="20"/>
                    <w:rtl/>
                    <w:rPrChange w:id="1860" w:author="MOHSEN QURAEN" w:date="2026-09-21T11:09:00Z" w16du:dateUtc="2026-09-21T08:09:00Z">
                      <w:rPr>
                        <w:rFonts w:asciiTheme="minorBidi" w:eastAsia="Arial" w:hAnsiTheme="minorBidi" w:cstheme="minorBidi"/>
                        <w:sz w:val="18"/>
                        <w:szCs w:val="18"/>
                        <w:rtl/>
                      </w:rPr>
                    </w:rPrChange>
                  </w:rPr>
                  <w:delText>نعم</w:delText>
                </w:r>
              </w:del>
            </w:ins>
          </w:p>
        </w:tc>
        <w:tc>
          <w:tcPr>
            <w:tcW w:w="2556" w:type="dxa"/>
            <w:tcMar>
              <w:top w:w="90" w:type="dxa"/>
              <w:left w:w="100" w:type="dxa"/>
              <w:bottom w:w="90" w:type="dxa"/>
              <w:right w:w="100" w:type="dxa"/>
            </w:tcMar>
            <w:vAlign w:val="center"/>
          </w:tcPr>
          <w:p w14:paraId="115D5D83" w14:textId="125D8EC8" w:rsidR="005D3758" w:rsidRPr="001065A1" w:rsidDel="002238F9" w:rsidRDefault="005D3758" w:rsidP="005D3758">
            <w:pPr>
              <w:bidi/>
              <w:spacing w:after="0"/>
              <w:rPr>
                <w:ins w:id="1861" w:author="Hamdy Rashed" w:date="2026-08-02T12:52:00Z" w16du:dateUtc="2026-08-02T09:52:00Z"/>
                <w:del w:id="1862" w:author="MOHSEN QURAEN" w:date="2026-09-21T11:08:00Z" w16du:dateUtc="2026-09-21T08:08:00Z"/>
                <w:rFonts w:asciiTheme="minorBidi" w:eastAsia="Arial" w:hAnsiTheme="minorBidi" w:cstheme="minorBidi"/>
                <w:bCs/>
                <w:color w:val="000000" w:themeColor="text1"/>
                <w:szCs w:val="20"/>
                <w:rPrChange w:id="1863" w:author="MOHSEN QURAEN" w:date="2026-09-21T11:09:00Z" w16du:dateUtc="2026-09-21T08:09:00Z">
                  <w:rPr>
                    <w:ins w:id="1864" w:author="Hamdy Rashed" w:date="2026-08-02T12:52:00Z" w16du:dateUtc="2026-08-02T09:52:00Z"/>
                    <w:del w:id="1865" w:author="MOHSEN QURAEN" w:date="2026-09-21T11:08:00Z" w16du:dateUtc="2026-09-21T08:08:00Z"/>
                    <w:rFonts w:asciiTheme="minorBidi" w:eastAsia="Arial" w:hAnsiTheme="minorBidi" w:cstheme="minorBidi"/>
                    <w:sz w:val="18"/>
                    <w:szCs w:val="18"/>
                  </w:rPr>
                </w:rPrChange>
              </w:rPr>
            </w:pPr>
            <w:ins w:id="1866" w:author="Hamdy Rashed" w:date="2026-08-02T12:53:00Z" w16du:dateUtc="2026-08-02T09:53:00Z">
              <w:del w:id="1867" w:author="MOHSEN QURAEN" w:date="2026-09-21T11:08:00Z" w16du:dateUtc="2026-09-21T08:08:00Z">
                <w:r w:rsidRPr="001065A1" w:rsidDel="002238F9">
                  <w:rPr>
                    <w:rFonts w:asciiTheme="minorBidi" w:eastAsia="Arial" w:hAnsiTheme="minorBidi" w:cstheme="minorBidi"/>
                    <w:bCs/>
                    <w:color w:val="000000" w:themeColor="text1"/>
                    <w:szCs w:val="20"/>
                    <w:rtl/>
                    <w:rPrChange w:id="1868" w:author="MOHSEN QURAEN" w:date="2026-09-21T11:09:00Z" w16du:dateUtc="2026-09-21T08:09:00Z">
                      <w:rPr>
                        <w:rFonts w:asciiTheme="minorBidi" w:eastAsia="Arial" w:hAnsiTheme="minorBidi" w:cstheme="minorBidi"/>
                        <w:sz w:val="18"/>
                        <w:szCs w:val="18"/>
                        <w:rtl/>
                      </w:rPr>
                    </w:rPrChange>
                  </w:rPr>
                  <w:delText>قائمة اختيار</w:delText>
                </w:r>
              </w:del>
            </w:ins>
          </w:p>
        </w:tc>
        <w:tc>
          <w:tcPr>
            <w:tcW w:w="2556" w:type="dxa"/>
            <w:tcMar>
              <w:top w:w="90" w:type="dxa"/>
              <w:left w:w="100" w:type="dxa"/>
              <w:bottom w:w="90" w:type="dxa"/>
              <w:right w:w="100" w:type="dxa"/>
            </w:tcMar>
            <w:vAlign w:val="center"/>
          </w:tcPr>
          <w:p w14:paraId="45D91EAA" w14:textId="3FA6D58A" w:rsidR="005D3758" w:rsidRPr="001065A1" w:rsidDel="002238F9" w:rsidRDefault="005D3758" w:rsidP="005D3758">
            <w:pPr>
              <w:bidi/>
              <w:spacing w:after="0"/>
              <w:rPr>
                <w:ins w:id="1869" w:author="Hamdy Rashed" w:date="2026-08-02T12:52:00Z" w16du:dateUtc="2026-08-02T09:52:00Z"/>
                <w:del w:id="1870" w:author="MOHSEN QURAEN" w:date="2026-09-21T11:08:00Z" w16du:dateUtc="2026-09-21T08:08:00Z"/>
                <w:rFonts w:asciiTheme="minorBidi" w:eastAsia="Arial" w:hAnsiTheme="minorBidi" w:cstheme="minorBidi"/>
                <w:bCs/>
                <w:color w:val="000000" w:themeColor="text1"/>
                <w:szCs w:val="20"/>
                <w:rPrChange w:id="1871" w:author="MOHSEN QURAEN" w:date="2026-09-21T11:09:00Z" w16du:dateUtc="2026-09-21T08:09:00Z">
                  <w:rPr>
                    <w:ins w:id="1872" w:author="Hamdy Rashed" w:date="2026-08-02T12:52:00Z" w16du:dateUtc="2026-08-02T09:52:00Z"/>
                    <w:del w:id="1873" w:author="MOHSEN QURAEN" w:date="2026-09-21T11:08:00Z" w16du:dateUtc="2026-09-21T08:08:00Z"/>
                    <w:rFonts w:asciiTheme="minorBidi" w:eastAsia="Arial" w:hAnsiTheme="minorBidi" w:cstheme="minorBidi"/>
                    <w:sz w:val="18"/>
                    <w:szCs w:val="18"/>
                  </w:rPr>
                </w:rPrChange>
              </w:rPr>
            </w:pPr>
            <w:ins w:id="1874" w:author="Hamdy Rashed" w:date="2026-08-02T12:53:00Z" w16du:dateUtc="2026-08-02T09:53:00Z">
              <w:del w:id="1875" w:author="MOHSEN QURAEN" w:date="2026-09-21T11:08:00Z" w16du:dateUtc="2026-09-21T08:08:00Z">
                <w:r w:rsidRPr="001065A1" w:rsidDel="002238F9">
                  <w:rPr>
                    <w:rFonts w:asciiTheme="minorBidi" w:eastAsia="Arial" w:hAnsiTheme="minorBidi" w:cstheme="minorBidi"/>
                    <w:bCs/>
                    <w:color w:val="000000" w:themeColor="text1"/>
                    <w:szCs w:val="20"/>
                    <w:rtl/>
                    <w:rPrChange w:id="1876" w:author="MOHSEN QURAEN" w:date="2026-09-21T11:09:00Z" w16du:dateUtc="2026-09-21T08:09:00Z">
                      <w:rPr>
                        <w:rFonts w:asciiTheme="minorBidi" w:eastAsia="Arial" w:hAnsiTheme="minorBidi" w:cstheme="minorBidi"/>
                        <w:sz w:val="18"/>
                        <w:szCs w:val="18"/>
                        <w:rtl/>
                      </w:rPr>
                    </w:rPrChange>
                  </w:rPr>
                  <w:delText>قناة التنفيذ</w:delText>
                </w:r>
              </w:del>
            </w:ins>
          </w:p>
        </w:tc>
      </w:tr>
    </w:tbl>
    <w:p w14:paraId="4024AF8A" w14:textId="66717DDA" w:rsidR="00A459A1" w:rsidRPr="001065A1" w:rsidRDefault="00A459A1" w:rsidP="00D92584">
      <w:pPr>
        <w:bidi/>
        <w:rPr>
          <w:ins w:id="1877" w:author="Hamdy Rashed" w:date="2026-08-02T10:35:00Z" w16du:dateUtc="2026-08-02T07:35:00Z"/>
          <w:bCs/>
          <w:szCs w:val="20"/>
          <w:rtl/>
          <w:rPrChange w:id="1878" w:author="MOHSEN QURAEN" w:date="2026-09-21T11:09:00Z" w16du:dateUtc="2026-09-21T08:09:00Z">
            <w:rPr>
              <w:ins w:id="1879" w:author="Hamdy Rashed" w:date="2026-08-02T10:35:00Z" w16du:dateUtc="2026-08-02T07:35:00Z"/>
              <w:rtl/>
            </w:rPr>
          </w:rPrChange>
        </w:rPr>
      </w:pPr>
    </w:p>
    <w:p w14:paraId="69BF2589" w14:textId="28FC808D" w:rsidR="002939E8" w:rsidRPr="001065A1" w:rsidRDefault="00A459A1" w:rsidP="00A459A1">
      <w:pPr>
        <w:pStyle w:val="Heading1"/>
        <w:bidi/>
        <w:spacing w:before="240" w:after="100"/>
        <w:rPr>
          <w:rFonts w:asciiTheme="minorBidi" w:hAnsiTheme="minorBidi" w:cstheme="minorBidi"/>
          <w:b w:val="0"/>
          <w:sz w:val="20"/>
          <w:szCs w:val="20"/>
          <w:rPrChange w:id="1880" w:author="MOHSEN QURAEN" w:date="2026-09-21T11:09:00Z" w16du:dateUtc="2026-09-21T08:09:00Z">
            <w:rPr>
              <w:rFonts w:asciiTheme="minorBidi" w:hAnsiTheme="minorBidi" w:cstheme="minorBidi"/>
            </w:rPr>
          </w:rPrChange>
        </w:rPr>
      </w:pPr>
      <w:ins w:id="1881" w:author="Hamdy Rashed" w:date="2026-08-02T10:35:00Z" w16du:dateUtc="2026-08-02T07:35:00Z">
        <w:r w:rsidRPr="001065A1">
          <w:rPr>
            <w:rFonts w:asciiTheme="minorBidi" w:hAnsiTheme="minorBidi" w:cstheme="minorBidi"/>
            <w:b w:val="0"/>
            <w:color w:val="007E39"/>
            <w:sz w:val="20"/>
            <w:szCs w:val="20"/>
            <w:rtl/>
            <w:rPrChange w:id="1882" w:author="MOHSEN QURAEN" w:date="2026-09-21T11:09:00Z" w16du:dateUtc="2026-09-21T08:09:00Z">
              <w:rPr>
                <w:rFonts w:asciiTheme="minorBidi" w:hAnsiTheme="minorBidi" w:cstheme="minorBidi"/>
                <w:color w:val="007E39"/>
                <w:sz w:val="30"/>
                <w:rtl/>
              </w:rPr>
            </w:rPrChange>
          </w:rPr>
          <w:t xml:space="preserve">6. </w:t>
        </w:r>
      </w:ins>
      <w:del w:id="1883" w:author="Hamdy Rashed" w:date="2026-08-02T10:35:00Z" w16du:dateUtc="2026-08-02T07:35:00Z">
        <w:r w:rsidRPr="001065A1" w:rsidDel="00A459A1">
          <w:rPr>
            <w:rFonts w:asciiTheme="minorBidi" w:hAnsiTheme="minorBidi" w:cstheme="minorBidi"/>
            <w:b w:val="0"/>
            <w:color w:val="007E39"/>
            <w:sz w:val="20"/>
            <w:szCs w:val="20"/>
            <w:rPrChange w:id="1884" w:author="MOHSEN QURAEN" w:date="2026-09-21T11:09:00Z" w16du:dateUtc="2026-09-21T08:09:00Z">
              <w:rPr>
                <w:rFonts w:asciiTheme="minorBidi" w:hAnsiTheme="minorBidi" w:cstheme="minorBidi"/>
                <w:color w:val="007E39"/>
                <w:sz w:val="30"/>
              </w:rPr>
            </w:rPrChange>
          </w:rPr>
          <w:delText xml:space="preserve">5. </w:delText>
        </w:r>
      </w:del>
      <w:r w:rsidRPr="001065A1">
        <w:rPr>
          <w:rFonts w:asciiTheme="minorBidi" w:hAnsiTheme="minorBidi" w:cstheme="minorBidi"/>
          <w:b w:val="0"/>
          <w:color w:val="007E39"/>
          <w:sz w:val="20"/>
          <w:szCs w:val="20"/>
          <w:rtl/>
          <w:rPrChange w:id="1885" w:author="MOHSEN QURAEN" w:date="2026-09-21T11:09:00Z" w16du:dateUtc="2026-09-21T08:09:00Z">
            <w:rPr>
              <w:rFonts w:asciiTheme="minorBidi" w:hAnsiTheme="minorBidi" w:cstheme="minorBidi"/>
              <w:color w:val="007E39"/>
              <w:sz w:val="30"/>
              <w:rtl/>
            </w:rPr>
          </w:rPrChange>
        </w:rPr>
        <w:t>المتطلبات الوظيفية</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Change w:id="1886" w:author="MAZEN FAYEZ" w:date="2026-08-10T11:59:00Z" w16du:dateUtc="2026-08-10T08:59:00Z">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PrChange>
      </w:tblPr>
      <w:tblGrid>
        <w:gridCol w:w="1060"/>
        <w:gridCol w:w="1071"/>
        <w:gridCol w:w="3809"/>
        <w:gridCol w:w="2569"/>
        <w:gridCol w:w="1915"/>
        <w:tblGridChange w:id="1887">
          <w:tblGrid>
            <w:gridCol w:w="1060"/>
            <w:gridCol w:w="20"/>
            <w:gridCol w:w="1051"/>
            <w:gridCol w:w="29"/>
            <w:gridCol w:w="3780"/>
            <w:gridCol w:w="90"/>
            <w:gridCol w:w="2479"/>
            <w:gridCol w:w="131"/>
            <w:gridCol w:w="1784"/>
            <w:gridCol w:w="160"/>
          </w:tblGrid>
        </w:tblGridChange>
      </w:tblGrid>
      <w:tr w:rsidR="00472D65" w:rsidRPr="001065A1" w14:paraId="353FE125" w14:textId="77777777" w:rsidTr="00472D65">
        <w:trPr>
          <w:cantSplit/>
          <w:tblHeader/>
          <w:jc w:val="center"/>
          <w:trPrChange w:id="1888" w:author="MAZEN FAYEZ" w:date="2026-08-10T11:59:00Z" w16du:dateUtc="2026-08-10T08:59:00Z">
            <w:trPr>
              <w:cantSplit/>
              <w:tblHeader/>
              <w:jc w:val="center"/>
            </w:trPr>
          </w:trPrChange>
        </w:trPr>
        <w:tc>
          <w:tcPr>
            <w:tcW w:w="1060" w:type="dxa"/>
            <w:shd w:val="clear" w:color="auto" w:fill="1F4E79"/>
            <w:tcPrChange w:id="1889" w:author="MAZEN FAYEZ" w:date="2026-08-10T11:59:00Z" w16du:dateUtc="2026-08-10T08:59:00Z">
              <w:tcPr>
                <w:tcW w:w="1080" w:type="dxa"/>
                <w:gridSpan w:val="2"/>
                <w:shd w:val="clear" w:color="auto" w:fill="1F4E79"/>
              </w:tcPr>
            </w:tcPrChange>
          </w:tcPr>
          <w:p w14:paraId="12E005AB" w14:textId="65DFB4A8" w:rsidR="00472D65" w:rsidRPr="001065A1" w:rsidRDefault="00472D65" w:rsidP="00AB43AF">
            <w:pPr>
              <w:bidi/>
              <w:spacing w:after="0"/>
              <w:rPr>
                <w:rFonts w:asciiTheme="minorBidi" w:eastAsia="Arial" w:hAnsiTheme="minorBidi" w:cstheme="minorBidi"/>
                <w:bCs/>
                <w:color w:val="FFFFFF"/>
                <w:szCs w:val="20"/>
                <w:lang w:bidi="ar-YE"/>
                <w:rPrChange w:id="1890" w:author="MOHSEN QURAEN" w:date="2026-09-21T11:09:00Z" w16du:dateUtc="2026-09-21T08:09:00Z">
                  <w:rPr>
                    <w:rFonts w:asciiTheme="minorBidi" w:eastAsia="Arial" w:hAnsiTheme="minorBidi" w:cstheme="minorBidi"/>
                    <w:b/>
                    <w:color w:val="FFFFFF"/>
                    <w:szCs w:val="32"/>
                    <w:lang w:bidi="ar-YE"/>
                  </w:rPr>
                </w:rPrChange>
              </w:rPr>
            </w:pPr>
            <w:ins w:id="1891" w:author="MAZEN FAYEZ" w:date="2026-08-10T11:59:00Z" w16du:dateUtc="2026-08-10T08:59:00Z">
              <w:r w:rsidRPr="001065A1">
                <w:rPr>
                  <w:rFonts w:asciiTheme="minorBidi" w:eastAsia="Arial" w:hAnsiTheme="minorBidi" w:cstheme="minorBidi" w:hint="eastAsia"/>
                  <w:bCs/>
                  <w:color w:val="FFFFFF"/>
                  <w:szCs w:val="20"/>
                  <w:rtl/>
                  <w:lang w:bidi="ar-YE"/>
                  <w:rPrChange w:id="1892" w:author="MOHSEN QURAEN" w:date="2026-09-21T11:09:00Z" w16du:dateUtc="2026-09-21T08:09:00Z">
                    <w:rPr>
                      <w:rFonts w:asciiTheme="minorBidi" w:eastAsia="Arial" w:hAnsiTheme="minorBidi" w:cstheme="minorBidi" w:hint="eastAsia"/>
                      <w:b/>
                      <w:color w:val="FFFFFF"/>
                      <w:szCs w:val="32"/>
                      <w:rtl/>
                      <w:lang w:bidi="ar-YE"/>
                    </w:rPr>
                  </w:rPrChange>
                </w:rPr>
                <w:t>دور</w:t>
              </w:r>
              <w:r w:rsidRPr="001065A1">
                <w:rPr>
                  <w:rFonts w:asciiTheme="minorBidi" w:eastAsia="Arial" w:hAnsiTheme="minorBidi" w:cstheme="minorBidi"/>
                  <w:bCs/>
                  <w:color w:val="FFFFFF"/>
                  <w:szCs w:val="20"/>
                  <w:rtl/>
                  <w:lang w:bidi="ar-YE"/>
                  <w:rPrChange w:id="1893" w:author="MOHSEN QURAEN" w:date="2026-09-21T11:09:00Z" w16du:dateUtc="2026-09-21T08:09:00Z">
                    <w:rPr>
                      <w:rFonts w:asciiTheme="minorBidi" w:eastAsia="Arial" w:hAnsiTheme="minorBidi" w:cstheme="minorBidi"/>
                      <w:b/>
                      <w:color w:val="FFFFFF"/>
                      <w:szCs w:val="32"/>
                      <w:rtl/>
                      <w:lang w:bidi="ar-YE"/>
                    </w:rPr>
                  </w:rPrChange>
                </w:rPr>
                <w:t xml:space="preserve"> تحصيل</w:t>
              </w:r>
            </w:ins>
          </w:p>
        </w:tc>
        <w:tc>
          <w:tcPr>
            <w:tcW w:w="1071" w:type="dxa"/>
            <w:shd w:val="clear" w:color="auto" w:fill="1F4E79"/>
            <w:tcMar>
              <w:top w:w="90" w:type="dxa"/>
              <w:left w:w="100" w:type="dxa"/>
              <w:bottom w:w="90" w:type="dxa"/>
              <w:right w:w="100" w:type="dxa"/>
            </w:tcMar>
            <w:vAlign w:val="center"/>
            <w:tcPrChange w:id="1894" w:author="MAZEN FAYEZ" w:date="2026-08-10T11:59:00Z" w16du:dateUtc="2026-08-10T08:59:00Z">
              <w:tcPr>
                <w:tcW w:w="1080" w:type="dxa"/>
                <w:gridSpan w:val="2"/>
                <w:shd w:val="clear" w:color="auto" w:fill="1F4E79"/>
                <w:tcMar>
                  <w:top w:w="90" w:type="dxa"/>
                  <w:left w:w="100" w:type="dxa"/>
                  <w:bottom w:w="90" w:type="dxa"/>
                  <w:right w:w="100" w:type="dxa"/>
                </w:tcMar>
                <w:vAlign w:val="center"/>
              </w:tcPr>
            </w:tcPrChange>
          </w:tcPr>
          <w:p w14:paraId="650FF24D" w14:textId="334FAE57" w:rsidR="00472D65" w:rsidRPr="001065A1" w:rsidRDefault="00472D65" w:rsidP="00AB43AF">
            <w:pPr>
              <w:bidi/>
              <w:spacing w:after="0"/>
              <w:rPr>
                <w:rFonts w:asciiTheme="minorBidi" w:hAnsiTheme="minorBidi" w:cstheme="minorBidi"/>
                <w:bCs/>
                <w:szCs w:val="20"/>
                <w:rPrChange w:id="1895"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896" w:author="MOHSEN QURAEN" w:date="2026-09-21T11:09:00Z" w16du:dateUtc="2026-09-21T08:09:00Z">
                  <w:rPr>
                    <w:rFonts w:asciiTheme="minorBidi" w:eastAsia="Arial" w:hAnsiTheme="minorBidi" w:cstheme="minorBidi"/>
                    <w:b/>
                    <w:color w:val="FFFFFF"/>
                    <w:szCs w:val="32"/>
                    <w:rtl/>
                  </w:rPr>
                </w:rPrChange>
              </w:rPr>
              <w:t>الأولوية</w:t>
            </w:r>
          </w:p>
        </w:tc>
        <w:tc>
          <w:tcPr>
            <w:tcW w:w="3809" w:type="dxa"/>
            <w:shd w:val="clear" w:color="auto" w:fill="1F4E79"/>
            <w:tcMar>
              <w:top w:w="90" w:type="dxa"/>
              <w:left w:w="100" w:type="dxa"/>
              <w:bottom w:w="90" w:type="dxa"/>
              <w:right w:w="100" w:type="dxa"/>
            </w:tcMar>
            <w:vAlign w:val="center"/>
            <w:tcPrChange w:id="1897" w:author="MAZEN FAYEZ" w:date="2026-08-10T11:59:00Z" w16du:dateUtc="2026-08-10T08:59:00Z">
              <w:tcPr>
                <w:tcW w:w="3870" w:type="dxa"/>
                <w:gridSpan w:val="2"/>
                <w:shd w:val="clear" w:color="auto" w:fill="1F4E79"/>
                <w:tcMar>
                  <w:top w:w="90" w:type="dxa"/>
                  <w:left w:w="100" w:type="dxa"/>
                  <w:bottom w:w="90" w:type="dxa"/>
                  <w:right w:w="100" w:type="dxa"/>
                </w:tcMar>
                <w:vAlign w:val="center"/>
              </w:tcPr>
            </w:tcPrChange>
          </w:tcPr>
          <w:p w14:paraId="2FCF65A4" w14:textId="77777777" w:rsidR="00472D65" w:rsidRPr="001065A1" w:rsidRDefault="00472D65" w:rsidP="00AB43AF">
            <w:pPr>
              <w:bidi/>
              <w:spacing w:after="0"/>
              <w:rPr>
                <w:rFonts w:asciiTheme="minorBidi" w:hAnsiTheme="minorBidi" w:cstheme="minorBidi"/>
                <w:bCs/>
                <w:szCs w:val="20"/>
                <w:rPrChange w:id="1898"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899" w:author="MOHSEN QURAEN" w:date="2026-09-21T11:09:00Z" w16du:dateUtc="2026-09-21T08:09:00Z">
                  <w:rPr>
                    <w:rFonts w:asciiTheme="minorBidi" w:eastAsia="Arial" w:hAnsiTheme="minorBidi" w:cstheme="minorBidi"/>
                    <w:b/>
                    <w:color w:val="FFFFFF"/>
                    <w:szCs w:val="32"/>
                    <w:rtl/>
                  </w:rPr>
                </w:rPrChange>
              </w:rPr>
              <w:t>الوصف</w:t>
            </w:r>
          </w:p>
        </w:tc>
        <w:tc>
          <w:tcPr>
            <w:tcW w:w="2569" w:type="dxa"/>
            <w:shd w:val="clear" w:color="auto" w:fill="1F4E79"/>
            <w:tcMar>
              <w:top w:w="90" w:type="dxa"/>
              <w:left w:w="100" w:type="dxa"/>
              <w:bottom w:w="90" w:type="dxa"/>
              <w:right w:w="100" w:type="dxa"/>
            </w:tcMar>
            <w:vAlign w:val="center"/>
            <w:tcPrChange w:id="1900" w:author="MAZEN FAYEZ" w:date="2026-08-10T11:59:00Z" w16du:dateUtc="2026-08-10T08:59:00Z">
              <w:tcPr>
                <w:tcW w:w="2610" w:type="dxa"/>
                <w:gridSpan w:val="2"/>
                <w:shd w:val="clear" w:color="auto" w:fill="1F4E79"/>
                <w:tcMar>
                  <w:top w:w="90" w:type="dxa"/>
                  <w:left w:w="100" w:type="dxa"/>
                  <w:bottom w:w="90" w:type="dxa"/>
                  <w:right w:w="100" w:type="dxa"/>
                </w:tcMar>
                <w:vAlign w:val="center"/>
              </w:tcPr>
            </w:tcPrChange>
          </w:tcPr>
          <w:p w14:paraId="427B0D1C" w14:textId="77777777" w:rsidR="00472D65" w:rsidRPr="001065A1" w:rsidRDefault="00472D65" w:rsidP="00AB43AF">
            <w:pPr>
              <w:bidi/>
              <w:spacing w:after="0"/>
              <w:rPr>
                <w:rFonts w:asciiTheme="minorBidi" w:hAnsiTheme="minorBidi" w:cstheme="minorBidi"/>
                <w:bCs/>
                <w:szCs w:val="20"/>
                <w:rPrChange w:id="1901"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902" w:author="MOHSEN QURAEN" w:date="2026-09-21T11:09:00Z" w16du:dateUtc="2026-09-21T08:09:00Z">
                  <w:rPr>
                    <w:rFonts w:asciiTheme="minorBidi" w:eastAsia="Arial" w:hAnsiTheme="minorBidi" w:cstheme="minorBidi"/>
                    <w:b/>
                    <w:color w:val="FFFFFF"/>
                    <w:szCs w:val="32"/>
                    <w:rtl/>
                  </w:rPr>
                </w:rPrChange>
              </w:rPr>
              <w:t>المتطلب</w:t>
            </w:r>
          </w:p>
        </w:tc>
        <w:tc>
          <w:tcPr>
            <w:tcW w:w="1915" w:type="dxa"/>
            <w:shd w:val="clear" w:color="auto" w:fill="1F4E79"/>
            <w:tcMar>
              <w:top w:w="90" w:type="dxa"/>
              <w:left w:w="100" w:type="dxa"/>
              <w:bottom w:w="90" w:type="dxa"/>
              <w:right w:w="100" w:type="dxa"/>
            </w:tcMar>
            <w:vAlign w:val="center"/>
            <w:tcPrChange w:id="1903" w:author="MAZEN FAYEZ" w:date="2026-08-10T11:59:00Z" w16du:dateUtc="2026-08-10T08:59:00Z">
              <w:tcPr>
                <w:tcW w:w="1944" w:type="dxa"/>
                <w:gridSpan w:val="2"/>
                <w:shd w:val="clear" w:color="auto" w:fill="1F4E79"/>
                <w:tcMar>
                  <w:top w:w="90" w:type="dxa"/>
                  <w:left w:w="100" w:type="dxa"/>
                  <w:bottom w:w="90" w:type="dxa"/>
                  <w:right w:w="100" w:type="dxa"/>
                </w:tcMar>
                <w:vAlign w:val="center"/>
              </w:tcPr>
            </w:tcPrChange>
          </w:tcPr>
          <w:p w14:paraId="05B2BE6C" w14:textId="77777777" w:rsidR="00472D65" w:rsidRPr="001065A1" w:rsidRDefault="00472D65" w:rsidP="00AB43AF">
            <w:pPr>
              <w:bidi/>
              <w:spacing w:after="0"/>
              <w:rPr>
                <w:rFonts w:asciiTheme="minorBidi" w:hAnsiTheme="minorBidi" w:cstheme="minorBidi"/>
                <w:bCs/>
                <w:szCs w:val="20"/>
                <w:rPrChange w:id="1904" w:author="MOHSEN QURAEN" w:date="2026-09-21T11:09:00Z" w16du:dateUtc="2026-09-21T08:09:00Z">
                  <w:rPr>
                    <w:rFonts w:asciiTheme="minorBidi" w:hAnsiTheme="minorBidi" w:cstheme="minorBidi"/>
                    <w:szCs w:val="32"/>
                  </w:rPr>
                </w:rPrChange>
              </w:rPr>
            </w:pPr>
            <w:r w:rsidRPr="001065A1">
              <w:rPr>
                <w:rFonts w:asciiTheme="minorBidi" w:eastAsia="Arial" w:hAnsiTheme="minorBidi" w:cstheme="minorBidi"/>
                <w:bCs/>
                <w:color w:val="FFFFFF"/>
                <w:szCs w:val="20"/>
                <w:rtl/>
                <w:rPrChange w:id="1905" w:author="MOHSEN QURAEN" w:date="2026-09-21T11:09:00Z" w16du:dateUtc="2026-09-21T08:09:00Z">
                  <w:rPr>
                    <w:rFonts w:asciiTheme="minorBidi" w:eastAsia="Arial" w:hAnsiTheme="minorBidi" w:cstheme="minorBidi"/>
                    <w:b/>
                    <w:color w:val="FFFFFF"/>
                    <w:szCs w:val="32"/>
                    <w:rtl/>
                  </w:rPr>
                </w:rPrChange>
              </w:rPr>
              <w:t>رقم المتطلب</w:t>
            </w:r>
          </w:p>
        </w:tc>
      </w:tr>
      <w:tr w:rsidR="00472D65" w:rsidRPr="001065A1" w14:paraId="69CA87D1" w14:textId="77777777" w:rsidTr="00472D65">
        <w:trPr>
          <w:cantSplit/>
          <w:jc w:val="center"/>
          <w:trPrChange w:id="1906" w:author="MAZEN FAYEZ" w:date="2026-08-10T11:59:00Z" w16du:dateUtc="2026-08-10T08:59:00Z">
            <w:trPr>
              <w:cantSplit/>
              <w:jc w:val="center"/>
            </w:trPr>
          </w:trPrChange>
        </w:trPr>
        <w:tc>
          <w:tcPr>
            <w:tcW w:w="1060" w:type="dxa"/>
            <w:tcPrChange w:id="1907" w:author="MAZEN FAYEZ" w:date="2026-08-10T11:59:00Z" w16du:dateUtc="2026-08-10T08:59:00Z">
              <w:tcPr>
                <w:tcW w:w="1080" w:type="dxa"/>
                <w:gridSpan w:val="2"/>
              </w:tcPr>
            </w:tcPrChange>
          </w:tcPr>
          <w:p w14:paraId="74E7D95A" w14:textId="673F8958" w:rsidR="00472D65" w:rsidRPr="001065A1" w:rsidRDefault="00472D65" w:rsidP="00AB43AF">
            <w:pPr>
              <w:bidi/>
              <w:spacing w:after="0"/>
              <w:rPr>
                <w:rFonts w:asciiTheme="minorBidi" w:eastAsia="Arial" w:hAnsiTheme="minorBidi" w:cstheme="minorBidi"/>
                <w:bCs/>
                <w:szCs w:val="20"/>
                <w:rPrChange w:id="1908" w:author="MOHSEN QURAEN" w:date="2026-09-21T11:09:00Z" w16du:dateUtc="2026-09-21T08:09:00Z">
                  <w:rPr>
                    <w:rFonts w:asciiTheme="minorBidi" w:eastAsia="Arial" w:hAnsiTheme="minorBidi" w:cstheme="minorBidi"/>
                    <w:sz w:val="18"/>
                    <w:szCs w:val="18"/>
                  </w:rPr>
                </w:rPrChange>
              </w:rPr>
            </w:pPr>
            <w:ins w:id="1909" w:author="MAZEN FAYEZ" w:date="2026-08-10T12:00:00Z" w16du:dateUtc="2026-08-10T09:00:00Z">
              <w:r w:rsidRPr="001065A1">
                <w:rPr>
                  <w:rFonts w:asciiTheme="minorBidi" w:eastAsia="Arial" w:hAnsiTheme="minorBidi" w:cstheme="minorBidi" w:hint="eastAsia"/>
                  <w:bCs/>
                  <w:szCs w:val="20"/>
                  <w:rtl/>
                  <w:rPrChange w:id="1910"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1911" w:author="MAZEN FAYEZ" w:date="2026-08-10T11:59:00Z" w16du:dateUtc="2026-08-10T08:59:00Z">
              <w:tcPr>
                <w:tcW w:w="1080" w:type="dxa"/>
                <w:gridSpan w:val="2"/>
                <w:tcMar>
                  <w:top w:w="90" w:type="dxa"/>
                  <w:left w:w="100" w:type="dxa"/>
                  <w:bottom w:w="90" w:type="dxa"/>
                  <w:right w:w="100" w:type="dxa"/>
                </w:tcMar>
                <w:vAlign w:val="center"/>
              </w:tcPr>
            </w:tcPrChange>
          </w:tcPr>
          <w:p w14:paraId="6EAD0CD9" w14:textId="32B2154C" w:rsidR="00472D65" w:rsidRPr="001065A1" w:rsidRDefault="00472D65" w:rsidP="00AB43AF">
            <w:pPr>
              <w:bidi/>
              <w:spacing w:after="0"/>
              <w:rPr>
                <w:rFonts w:asciiTheme="minorBidi" w:hAnsiTheme="minorBidi" w:cstheme="minorBidi"/>
                <w:bCs/>
                <w:szCs w:val="20"/>
                <w:rPrChange w:id="191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13" w:author="MOHSEN QURAEN" w:date="2026-09-21T11:09:00Z" w16du:dateUtc="2026-09-21T08:09:00Z">
                  <w:rPr>
                    <w:rFonts w:asciiTheme="minorBidi" w:eastAsia="Arial" w:hAnsiTheme="minorBidi" w:cstheme="minorBidi"/>
                    <w:sz w:val="18"/>
                    <w:szCs w:val="18"/>
                    <w:rtl/>
                  </w:rPr>
                </w:rPrChange>
              </w:rPr>
              <w:t>حرجة</w:t>
            </w:r>
          </w:p>
        </w:tc>
        <w:tc>
          <w:tcPr>
            <w:tcW w:w="3809" w:type="dxa"/>
            <w:tcMar>
              <w:top w:w="90" w:type="dxa"/>
              <w:left w:w="100" w:type="dxa"/>
              <w:bottom w:w="90" w:type="dxa"/>
              <w:right w:w="100" w:type="dxa"/>
            </w:tcMar>
            <w:vAlign w:val="center"/>
            <w:tcPrChange w:id="1914" w:author="MAZEN FAYEZ" w:date="2026-08-10T11:59:00Z" w16du:dateUtc="2026-08-10T08:59:00Z">
              <w:tcPr>
                <w:tcW w:w="3870" w:type="dxa"/>
                <w:gridSpan w:val="2"/>
                <w:tcMar>
                  <w:top w:w="90" w:type="dxa"/>
                  <w:left w:w="100" w:type="dxa"/>
                  <w:bottom w:w="90" w:type="dxa"/>
                  <w:right w:w="100" w:type="dxa"/>
                </w:tcMar>
                <w:vAlign w:val="center"/>
              </w:tcPr>
            </w:tcPrChange>
          </w:tcPr>
          <w:p w14:paraId="7FD2DAD0" w14:textId="721D0AB1" w:rsidR="00472D65" w:rsidRPr="001065A1" w:rsidRDefault="00472D65" w:rsidP="00AB43AF">
            <w:pPr>
              <w:bidi/>
              <w:spacing w:after="0"/>
              <w:rPr>
                <w:rFonts w:asciiTheme="minorBidi" w:hAnsiTheme="minorBidi" w:cstheme="minorBidi"/>
                <w:bCs/>
                <w:szCs w:val="20"/>
                <w:rPrChange w:id="191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16" w:author="MOHSEN QURAEN" w:date="2026-09-21T11:09:00Z" w16du:dateUtc="2026-09-21T08:09:00Z">
                  <w:rPr>
                    <w:rFonts w:asciiTheme="minorBidi" w:eastAsia="Arial" w:hAnsiTheme="minorBidi" w:cstheme="minorBidi"/>
                    <w:sz w:val="18"/>
                    <w:szCs w:val="18"/>
                    <w:rtl/>
                  </w:rPr>
                </w:rPrChange>
              </w:rPr>
              <w:t>يجب أن يضيف النظام قسم بيانات الملاك والشركاء داخل شاشة إضافة المفوتر.</w:t>
            </w:r>
          </w:p>
        </w:tc>
        <w:tc>
          <w:tcPr>
            <w:tcW w:w="2569" w:type="dxa"/>
            <w:tcMar>
              <w:top w:w="90" w:type="dxa"/>
              <w:left w:w="100" w:type="dxa"/>
              <w:bottom w:w="90" w:type="dxa"/>
              <w:right w:w="100" w:type="dxa"/>
            </w:tcMar>
            <w:vAlign w:val="center"/>
            <w:tcPrChange w:id="1917" w:author="MAZEN FAYEZ" w:date="2026-08-10T11:59:00Z" w16du:dateUtc="2026-08-10T08:59:00Z">
              <w:tcPr>
                <w:tcW w:w="2610" w:type="dxa"/>
                <w:gridSpan w:val="2"/>
                <w:tcMar>
                  <w:top w:w="90" w:type="dxa"/>
                  <w:left w:w="100" w:type="dxa"/>
                  <w:bottom w:w="90" w:type="dxa"/>
                  <w:right w:w="100" w:type="dxa"/>
                </w:tcMar>
                <w:vAlign w:val="center"/>
              </w:tcPr>
            </w:tcPrChange>
          </w:tcPr>
          <w:p w14:paraId="572152AD" w14:textId="77777777" w:rsidR="00472D65" w:rsidRPr="001065A1" w:rsidRDefault="00472D65" w:rsidP="00AB43AF">
            <w:pPr>
              <w:bidi/>
              <w:spacing w:after="0"/>
              <w:rPr>
                <w:rFonts w:asciiTheme="minorBidi" w:hAnsiTheme="minorBidi" w:cstheme="minorBidi"/>
                <w:bCs/>
                <w:szCs w:val="20"/>
                <w:rPrChange w:id="191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19" w:author="MOHSEN QURAEN" w:date="2026-09-21T11:09:00Z" w16du:dateUtc="2026-09-21T08:09:00Z">
                  <w:rPr>
                    <w:rFonts w:asciiTheme="minorBidi" w:eastAsia="Arial" w:hAnsiTheme="minorBidi" w:cstheme="minorBidi"/>
                    <w:sz w:val="18"/>
                    <w:szCs w:val="18"/>
                    <w:rtl/>
                  </w:rPr>
                </w:rPrChange>
              </w:rPr>
              <w:t>قسم بيانات الملاك والشركاء</w:t>
            </w:r>
          </w:p>
        </w:tc>
        <w:tc>
          <w:tcPr>
            <w:tcW w:w="1915" w:type="dxa"/>
            <w:tcMar>
              <w:top w:w="90" w:type="dxa"/>
              <w:left w:w="100" w:type="dxa"/>
              <w:bottom w:w="90" w:type="dxa"/>
              <w:right w:w="100" w:type="dxa"/>
            </w:tcMar>
            <w:vAlign w:val="center"/>
            <w:tcPrChange w:id="1920" w:author="MAZEN FAYEZ" w:date="2026-08-10T11:59:00Z" w16du:dateUtc="2026-08-10T08:59:00Z">
              <w:tcPr>
                <w:tcW w:w="1944" w:type="dxa"/>
                <w:gridSpan w:val="2"/>
                <w:tcMar>
                  <w:top w:w="90" w:type="dxa"/>
                  <w:left w:w="100" w:type="dxa"/>
                  <w:bottom w:w="90" w:type="dxa"/>
                  <w:right w:w="100" w:type="dxa"/>
                </w:tcMar>
                <w:vAlign w:val="center"/>
              </w:tcPr>
            </w:tcPrChange>
          </w:tcPr>
          <w:p w14:paraId="346D8D17" w14:textId="77777777" w:rsidR="00472D65" w:rsidRPr="001065A1" w:rsidRDefault="00472D65" w:rsidP="00AB43AF">
            <w:pPr>
              <w:bidi/>
              <w:spacing w:after="0"/>
              <w:rPr>
                <w:rFonts w:asciiTheme="minorBidi" w:hAnsiTheme="minorBidi" w:cstheme="minorBidi"/>
                <w:bCs/>
                <w:szCs w:val="20"/>
                <w:rPrChange w:id="192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1922" w:author="MOHSEN QURAEN" w:date="2026-09-21T11:09:00Z" w16du:dateUtc="2026-09-21T08:09:00Z">
                  <w:rPr>
                    <w:rFonts w:asciiTheme="minorBidi" w:eastAsia="Arial" w:hAnsiTheme="minorBidi" w:cstheme="minorBidi"/>
                    <w:sz w:val="18"/>
                    <w:szCs w:val="18"/>
                  </w:rPr>
                </w:rPrChange>
              </w:rPr>
              <w:t>OPS-001</w:t>
            </w:r>
          </w:p>
        </w:tc>
      </w:tr>
      <w:tr w:rsidR="00472D65" w:rsidRPr="001065A1" w14:paraId="27A12205" w14:textId="77777777" w:rsidTr="00472D65">
        <w:trPr>
          <w:cantSplit/>
          <w:jc w:val="center"/>
          <w:trPrChange w:id="1923" w:author="MAZEN FAYEZ" w:date="2026-08-10T11:59:00Z" w16du:dateUtc="2026-08-10T08:59:00Z">
            <w:trPr>
              <w:cantSplit/>
              <w:jc w:val="center"/>
            </w:trPr>
          </w:trPrChange>
        </w:trPr>
        <w:tc>
          <w:tcPr>
            <w:tcW w:w="1060" w:type="dxa"/>
            <w:tcPrChange w:id="1924" w:author="MAZEN FAYEZ" w:date="2026-08-10T11:59:00Z" w16du:dateUtc="2026-08-10T08:59:00Z">
              <w:tcPr>
                <w:tcW w:w="1080" w:type="dxa"/>
                <w:gridSpan w:val="2"/>
              </w:tcPr>
            </w:tcPrChange>
          </w:tcPr>
          <w:p w14:paraId="45D7AE25" w14:textId="4C99D889" w:rsidR="00472D65" w:rsidRPr="001065A1" w:rsidRDefault="00472D65" w:rsidP="00472D65">
            <w:pPr>
              <w:bidi/>
              <w:spacing w:after="0"/>
              <w:rPr>
                <w:rFonts w:asciiTheme="minorBidi" w:eastAsia="Arial" w:hAnsiTheme="minorBidi" w:cstheme="minorBidi"/>
                <w:bCs/>
                <w:szCs w:val="20"/>
                <w:rPrChange w:id="1925" w:author="MOHSEN QURAEN" w:date="2026-09-21T11:09:00Z" w16du:dateUtc="2026-09-21T08:09:00Z">
                  <w:rPr>
                    <w:rFonts w:asciiTheme="minorBidi" w:eastAsia="Arial" w:hAnsiTheme="minorBidi" w:cstheme="minorBidi"/>
                    <w:sz w:val="18"/>
                    <w:szCs w:val="18"/>
                  </w:rPr>
                </w:rPrChange>
              </w:rPr>
            </w:pPr>
            <w:ins w:id="1926" w:author="MAZEN FAYEZ" w:date="2026-08-10T12:00:00Z" w16du:dateUtc="2026-08-10T09:00:00Z">
              <w:r w:rsidRPr="001065A1">
                <w:rPr>
                  <w:rFonts w:asciiTheme="minorBidi" w:eastAsia="Arial" w:hAnsiTheme="minorBidi" w:cstheme="minorBidi" w:hint="eastAsia"/>
                  <w:bCs/>
                  <w:szCs w:val="20"/>
                  <w:rtl/>
                  <w:rPrChange w:id="1927"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1928" w:author="MAZEN FAYEZ" w:date="2026-08-10T11:59:00Z" w16du:dateUtc="2026-08-10T08:59:00Z">
              <w:tcPr>
                <w:tcW w:w="1080" w:type="dxa"/>
                <w:gridSpan w:val="2"/>
                <w:tcMar>
                  <w:top w:w="90" w:type="dxa"/>
                  <w:left w:w="100" w:type="dxa"/>
                  <w:bottom w:w="90" w:type="dxa"/>
                  <w:right w:w="100" w:type="dxa"/>
                </w:tcMar>
                <w:vAlign w:val="center"/>
              </w:tcPr>
            </w:tcPrChange>
          </w:tcPr>
          <w:p w14:paraId="19C93C50" w14:textId="2107DDE0" w:rsidR="00472D65" w:rsidRPr="001065A1" w:rsidRDefault="00472D65" w:rsidP="00472D65">
            <w:pPr>
              <w:bidi/>
              <w:spacing w:after="0"/>
              <w:rPr>
                <w:rFonts w:asciiTheme="minorBidi" w:hAnsiTheme="minorBidi" w:cstheme="minorBidi"/>
                <w:bCs/>
                <w:szCs w:val="20"/>
                <w:rPrChange w:id="192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30" w:author="MOHSEN QURAEN" w:date="2026-09-21T11:09:00Z" w16du:dateUtc="2026-09-21T08:09:00Z">
                  <w:rPr>
                    <w:rFonts w:asciiTheme="minorBidi" w:eastAsia="Arial" w:hAnsiTheme="minorBidi" w:cstheme="minorBidi"/>
                    <w:sz w:val="18"/>
                    <w:szCs w:val="18"/>
                    <w:rtl/>
                  </w:rPr>
                </w:rPrChange>
              </w:rPr>
              <w:t>حرجة</w:t>
            </w:r>
          </w:p>
        </w:tc>
        <w:tc>
          <w:tcPr>
            <w:tcW w:w="3809" w:type="dxa"/>
            <w:tcMar>
              <w:top w:w="90" w:type="dxa"/>
              <w:left w:w="100" w:type="dxa"/>
              <w:bottom w:w="90" w:type="dxa"/>
              <w:right w:w="100" w:type="dxa"/>
            </w:tcMar>
            <w:vAlign w:val="center"/>
            <w:tcPrChange w:id="1931" w:author="MAZEN FAYEZ" w:date="2026-08-10T11:59:00Z" w16du:dateUtc="2026-08-10T08:59:00Z">
              <w:tcPr>
                <w:tcW w:w="3870" w:type="dxa"/>
                <w:gridSpan w:val="2"/>
                <w:tcMar>
                  <w:top w:w="90" w:type="dxa"/>
                  <w:left w:w="100" w:type="dxa"/>
                  <w:bottom w:w="90" w:type="dxa"/>
                  <w:right w:w="100" w:type="dxa"/>
                </w:tcMar>
                <w:vAlign w:val="center"/>
              </w:tcPr>
            </w:tcPrChange>
          </w:tcPr>
          <w:p w14:paraId="581B854E" w14:textId="5394C55F" w:rsidR="00472D65" w:rsidRPr="001065A1" w:rsidRDefault="00472D65" w:rsidP="00472D65">
            <w:pPr>
              <w:bidi/>
              <w:spacing w:after="0"/>
              <w:rPr>
                <w:rFonts w:asciiTheme="minorBidi" w:hAnsiTheme="minorBidi" w:cstheme="minorBidi"/>
                <w:bCs/>
                <w:szCs w:val="20"/>
                <w:rPrChange w:id="193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33" w:author="MOHSEN QURAEN" w:date="2026-09-21T11:09:00Z" w16du:dateUtc="2026-09-21T08:09:00Z">
                  <w:rPr>
                    <w:rFonts w:asciiTheme="minorBidi" w:eastAsia="Arial" w:hAnsiTheme="minorBidi" w:cstheme="minorBidi"/>
                    <w:sz w:val="18"/>
                    <w:szCs w:val="18"/>
                    <w:rtl/>
                  </w:rPr>
                </w:rPrChange>
              </w:rPr>
              <w:t>يجب أن يسمح النظام بإضافة أكثر من مالك أو شريك وربط كل سجل بالمفوتر.</w:t>
            </w:r>
          </w:p>
        </w:tc>
        <w:tc>
          <w:tcPr>
            <w:tcW w:w="2569" w:type="dxa"/>
            <w:tcMar>
              <w:top w:w="90" w:type="dxa"/>
              <w:left w:w="100" w:type="dxa"/>
              <w:bottom w:w="90" w:type="dxa"/>
              <w:right w:w="100" w:type="dxa"/>
            </w:tcMar>
            <w:vAlign w:val="center"/>
            <w:tcPrChange w:id="1934" w:author="MAZEN FAYEZ" w:date="2026-08-10T11:59:00Z" w16du:dateUtc="2026-08-10T08:59:00Z">
              <w:tcPr>
                <w:tcW w:w="2610" w:type="dxa"/>
                <w:gridSpan w:val="2"/>
                <w:tcMar>
                  <w:top w:w="90" w:type="dxa"/>
                  <w:left w:w="100" w:type="dxa"/>
                  <w:bottom w:w="90" w:type="dxa"/>
                  <w:right w:w="100" w:type="dxa"/>
                </w:tcMar>
                <w:vAlign w:val="center"/>
              </w:tcPr>
            </w:tcPrChange>
          </w:tcPr>
          <w:p w14:paraId="32D5DCAD" w14:textId="77777777" w:rsidR="00472D65" w:rsidRPr="001065A1" w:rsidRDefault="00472D65" w:rsidP="00472D65">
            <w:pPr>
              <w:bidi/>
              <w:spacing w:after="0"/>
              <w:rPr>
                <w:rFonts w:asciiTheme="minorBidi" w:hAnsiTheme="minorBidi" w:cstheme="minorBidi"/>
                <w:bCs/>
                <w:szCs w:val="20"/>
                <w:rPrChange w:id="193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36" w:author="MOHSEN QURAEN" w:date="2026-09-21T11:09:00Z" w16du:dateUtc="2026-09-21T08:09:00Z">
                  <w:rPr>
                    <w:rFonts w:asciiTheme="minorBidi" w:eastAsia="Arial" w:hAnsiTheme="minorBidi" w:cstheme="minorBidi"/>
                    <w:sz w:val="18"/>
                    <w:szCs w:val="18"/>
                    <w:rtl/>
                  </w:rPr>
                </w:rPrChange>
              </w:rPr>
              <w:t>إضافة عدة سجلات</w:t>
            </w:r>
          </w:p>
        </w:tc>
        <w:tc>
          <w:tcPr>
            <w:tcW w:w="1915" w:type="dxa"/>
            <w:tcMar>
              <w:top w:w="90" w:type="dxa"/>
              <w:left w:w="100" w:type="dxa"/>
              <w:bottom w:w="90" w:type="dxa"/>
              <w:right w:w="100" w:type="dxa"/>
            </w:tcMar>
            <w:vAlign w:val="center"/>
            <w:tcPrChange w:id="1937" w:author="MAZEN FAYEZ" w:date="2026-08-10T11:59:00Z" w16du:dateUtc="2026-08-10T08:59:00Z">
              <w:tcPr>
                <w:tcW w:w="1944" w:type="dxa"/>
                <w:gridSpan w:val="2"/>
                <w:tcMar>
                  <w:top w:w="90" w:type="dxa"/>
                  <w:left w:w="100" w:type="dxa"/>
                  <w:bottom w:w="90" w:type="dxa"/>
                  <w:right w:w="100" w:type="dxa"/>
                </w:tcMar>
                <w:vAlign w:val="center"/>
              </w:tcPr>
            </w:tcPrChange>
          </w:tcPr>
          <w:p w14:paraId="517F9C6F" w14:textId="77777777" w:rsidR="00472D65" w:rsidRPr="001065A1" w:rsidRDefault="00472D65" w:rsidP="00472D65">
            <w:pPr>
              <w:bidi/>
              <w:spacing w:after="0"/>
              <w:rPr>
                <w:rFonts w:asciiTheme="minorBidi" w:hAnsiTheme="minorBidi" w:cstheme="minorBidi"/>
                <w:bCs/>
                <w:szCs w:val="20"/>
                <w:rPrChange w:id="193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1939" w:author="MOHSEN QURAEN" w:date="2026-09-21T11:09:00Z" w16du:dateUtc="2026-09-21T08:09:00Z">
                  <w:rPr>
                    <w:rFonts w:asciiTheme="minorBidi" w:eastAsia="Arial" w:hAnsiTheme="minorBidi" w:cstheme="minorBidi"/>
                    <w:sz w:val="18"/>
                    <w:szCs w:val="18"/>
                  </w:rPr>
                </w:rPrChange>
              </w:rPr>
              <w:t>OPS-002</w:t>
            </w:r>
          </w:p>
        </w:tc>
      </w:tr>
      <w:tr w:rsidR="00472D65" w:rsidRPr="001065A1" w14:paraId="1B1DF774" w14:textId="77777777" w:rsidTr="00472D65">
        <w:trPr>
          <w:cantSplit/>
          <w:jc w:val="center"/>
          <w:trPrChange w:id="1940" w:author="MAZEN FAYEZ" w:date="2026-08-10T11:59:00Z" w16du:dateUtc="2026-08-10T08:59:00Z">
            <w:trPr>
              <w:cantSplit/>
              <w:jc w:val="center"/>
            </w:trPr>
          </w:trPrChange>
        </w:trPr>
        <w:tc>
          <w:tcPr>
            <w:tcW w:w="1060" w:type="dxa"/>
            <w:tcPrChange w:id="1941" w:author="MAZEN FAYEZ" w:date="2026-08-10T11:59:00Z" w16du:dateUtc="2026-08-10T08:59:00Z">
              <w:tcPr>
                <w:tcW w:w="1080" w:type="dxa"/>
                <w:gridSpan w:val="2"/>
              </w:tcPr>
            </w:tcPrChange>
          </w:tcPr>
          <w:p w14:paraId="206C6BB7" w14:textId="4514D45D" w:rsidR="00472D65" w:rsidRPr="001065A1" w:rsidRDefault="00472D65" w:rsidP="00472D65">
            <w:pPr>
              <w:bidi/>
              <w:spacing w:after="0"/>
              <w:rPr>
                <w:rFonts w:asciiTheme="minorBidi" w:eastAsia="Arial" w:hAnsiTheme="minorBidi" w:cstheme="minorBidi"/>
                <w:bCs/>
                <w:szCs w:val="20"/>
                <w:rPrChange w:id="1942" w:author="MOHSEN QURAEN" w:date="2026-09-21T11:09:00Z" w16du:dateUtc="2026-09-21T08:09:00Z">
                  <w:rPr>
                    <w:rFonts w:asciiTheme="minorBidi" w:eastAsia="Arial" w:hAnsiTheme="minorBidi" w:cstheme="minorBidi"/>
                    <w:sz w:val="18"/>
                    <w:szCs w:val="18"/>
                  </w:rPr>
                </w:rPrChange>
              </w:rPr>
            </w:pPr>
            <w:ins w:id="1943" w:author="MAZEN FAYEZ" w:date="2026-08-10T12:00:00Z" w16du:dateUtc="2026-08-10T09:00:00Z">
              <w:r w:rsidRPr="001065A1">
                <w:rPr>
                  <w:rFonts w:asciiTheme="minorBidi" w:eastAsia="Arial" w:hAnsiTheme="minorBidi" w:cstheme="minorBidi" w:hint="eastAsia"/>
                  <w:bCs/>
                  <w:szCs w:val="20"/>
                  <w:rtl/>
                  <w:rPrChange w:id="1944"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1945" w:author="MAZEN FAYEZ" w:date="2026-08-10T11:59:00Z" w16du:dateUtc="2026-08-10T08:59:00Z">
              <w:tcPr>
                <w:tcW w:w="1080" w:type="dxa"/>
                <w:gridSpan w:val="2"/>
                <w:tcMar>
                  <w:top w:w="90" w:type="dxa"/>
                  <w:left w:w="100" w:type="dxa"/>
                  <w:bottom w:w="90" w:type="dxa"/>
                  <w:right w:w="100" w:type="dxa"/>
                </w:tcMar>
                <w:vAlign w:val="center"/>
              </w:tcPr>
            </w:tcPrChange>
          </w:tcPr>
          <w:p w14:paraId="6BA2EF88" w14:textId="4A5E5840" w:rsidR="00472D65" w:rsidRPr="001065A1" w:rsidRDefault="00472D65" w:rsidP="00472D65">
            <w:pPr>
              <w:bidi/>
              <w:spacing w:after="0"/>
              <w:rPr>
                <w:rFonts w:asciiTheme="minorBidi" w:hAnsiTheme="minorBidi" w:cstheme="minorBidi"/>
                <w:bCs/>
                <w:szCs w:val="20"/>
                <w:rPrChange w:id="194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47" w:author="MOHSEN QURAEN" w:date="2026-09-21T11:09:00Z" w16du:dateUtc="2026-09-21T08:09:00Z">
                  <w:rPr>
                    <w:rFonts w:asciiTheme="minorBidi" w:eastAsia="Arial" w:hAnsiTheme="minorBidi" w:cstheme="minorBidi"/>
                    <w:sz w:val="18"/>
                    <w:szCs w:val="18"/>
                    <w:rtl/>
                  </w:rPr>
                </w:rPrChange>
              </w:rPr>
              <w:t>حرجة</w:t>
            </w:r>
          </w:p>
        </w:tc>
        <w:tc>
          <w:tcPr>
            <w:tcW w:w="3809" w:type="dxa"/>
            <w:tcMar>
              <w:top w:w="90" w:type="dxa"/>
              <w:left w:w="100" w:type="dxa"/>
              <w:bottom w:w="90" w:type="dxa"/>
              <w:right w:w="100" w:type="dxa"/>
            </w:tcMar>
            <w:vAlign w:val="center"/>
            <w:tcPrChange w:id="1948" w:author="MAZEN FAYEZ" w:date="2026-08-10T11:59:00Z" w16du:dateUtc="2026-08-10T08:59:00Z">
              <w:tcPr>
                <w:tcW w:w="3870" w:type="dxa"/>
                <w:gridSpan w:val="2"/>
                <w:tcMar>
                  <w:top w:w="90" w:type="dxa"/>
                  <w:left w:w="100" w:type="dxa"/>
                  <w:bottom w:w="90" w:type="dxa"/>
                  <w:right w:w="100" w:type="dxa"/>
                </w:tcMar>
                <w:vAlign w:val="center"/>
              </w:tcPr>
            </w:tcPrChange>
          </w:tcPr>
          <w:p w14:paraId="64CC2CD0" w14:textId="69E51452" w:rsidR="00472D65" w:rsidRPr="001065A1" w:rsidRDefault="00472D65" w:rsidP="00472D65">
            <w:pPr>
              <w:bidi/>
              <w:spacing w:after="0"/>
              <w:rPr>
                <w:rFonts w:asciiTheme="minorBidi" w:hAnsiTheme="minorBidi" w:cstheme="minorBidi"/>
                <w:bCs/>
                <w:szCs w:val="20"/>
                <w:rPrChange w:id="194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50" w:author="MOHSEN QURAEN" w:date="2026-09-21T11:09:00Z" w16du:dateUtc="2026-09-21T08:09:00Z">
                  <w:rPr>
                    <w:rFonts w:asciiTheme="minorBidi" w:eastAsia="Arial" w:hAnsiTheme="minorBidi" w:cstheme="minorBidi"/>
                    <w:sz w:val="18"/>
                    <w:szCs w:val="18"/>
                    <w:rtl/>
                  </w:rPr>
                </w:rPrChange>
              </w:rPr>
              <w:t>يجب أن تشمل البيانات الأساسية الاسم، العنوان، نوع البطاقة التعريفية، رقم البطاقة، تاريخ الميلاد، والدور/الصفة.</w:t>
            </w:r>
          </w:p>
        </w:tc>
        <w:tc>
          <w:tcPr>
            <w:tcW w:w="2569" w:type="dxa"/>
            <w:tcMar>
              <w:top w:w="90" w:type="dxa"/>
              <w:left w:w="100" w:type="dxa"/>
              <w:bottom w:w="90" w:type="dxa"/>
              <w:right w:w="100" w:type="dxa"/>
            </w:tcMar>
            <w:vAlign w:val="center"/>
            <w:tcPrChange w:id="1951" w:author="MAZEN FAYEZ" w:date="2026-08-10T11:59:00Z" w16du:dateUtc="2026-08-10T08:59:00Z">
              <w:tcPr>
                <w:tcW w:w="2610" w:type="dxa"/>
                <w:gridSpan w:val="2"/>
                <w:tcMar>
                  <w:top w:w="90" w:type="dxa"/>
                  <w:left w:w="100" w:type="dxa"/>
                  <w:bottom w:w="90" w:type="dxa"/>
                  <w:right w:w="100" w:type="dxa"/>
                </w:tcMar>
                <w:vAlign w:val="center"/>
              </w:tcPr>
            </w:tcPrChange>
          </w:tcPr>
          <w:p w14:paraId="07E023DF" w14:textId="77777777" w:rsidR="00472D65" w:rsidRPr="001065A1" w:rsidRDefault="00472D65" w:rsidP="00472D65">
            <w:pPr>
              <w:bidi/>
              <w:spacing w:after="0"/>
              <w:rPr>
                <w:rFonts w:asciiTheme="minorBidi" w:hAnsiTheme="minorBidi" w:cstheme="minorBidi"/>
                <w:bCs/>
                <w:szCs w:val="20"/>
                <w:rPrChange w:id="195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53" w:author="MOHSEN QURAEN" w:date="2026-09-21T11:09:00Z" w16du:dateUtc="2026-09-21T08:09:00Z">
                  <w:rPr>
                    <w:rFonts w:asciiTheme="minorBidi" w:eastAsia="Arial" w:hAnsiTheme="minorBidi" w:cstheme="minorBidi"/>
                    <w:sz w:val="18"/>
                    <w:szCs w:val="18"/>
                    <w:rtl/>
                  </w:rPr>
                </w:rPrChange>
              </w:rPr>
              <w:t>الحقول الأساسية</w:t>
            </w:r>
          </w:p>
        </w:tc>
        <w:tc>
          <w:tcPr>
            <w:tcW w:w="1915" w:type="dxa"/>
            <w:tcMar>
              <w:top w:w="90" w:type="dxa"/>
              <w:left w:w="100" w:type="dxa"/>
              <w:bottom w:w="90" w:type="dxa"/>
              <w:right w:w="100" w:type="dxa"/>
            </w:tcMar>
            <w:vAlign w:val="center"/>
            <w:tcPrChange w:id="1954" w:author="MAZEN FAYEZ" w:date="2026-08-10T11:59:00Z" w16du:dateUtc="2026-08-10T08:59:00Z">
              <w:tcPr>
                <w:tcW w:w="1944" w:type="dxa"/>
                <w:gridSpan w:val="2"/>
                <w:tcMar>
                  <w:top w:w="90" w:type="dxa"/>
                  <w:left w:w="100" w:type="dxa"/>
                  <w:bottom w:w="90" w:type="dxa"/>
                  <w:right w:w="100" w:type="dxa"/>
                </w:tcMar>
                <w:vAlign w:val="center"/>
              </w:tcPr>
            </w:tcPrChange>
          </w:tcPr>
          <w:p w14:paraId="3CCCE29A" w14:textId="77777777" w:rsidR="00472D65" w:rsidRPr="001065A1" w:rsidRDefault="00472D65" w:rsidP="00472D65">
            <w:pPr>
              <w:bidi/>
              <w:spacing w:after="0"/>
              <w:rPr>
                <w:rFonts w:asciiTheme="minorBidi" w:hAnsiTheme="minorBidi" w:cstheme="minorBidi"/>
                <w:bCs/>
                <w:szCs w:val="20"/>
                <w:rPrChange w:id="195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1956" w:author="MOHSEN QURAEN" w:date="2026-09-21T11:09:00Z" w16du:dateUtc="2026-09-21T08:09:00Z">
                  <w:rPr>
                    <w:rFonts w:asciiTheme="minorBidi" w:eastAsia="Arial" w:hAnsiTheme="minorBidi" w:cstheme="minorBidi"/>
                    <w:sz w:val="18"/>
                    <w:szCs w:val="18"/>
                  </w:rPr>
                </w:rPrChange>
              </w:rPr>
              <w:t>OPS-003</w:t>
            </w:r>
          </w:p>
        </w:tc>
      </w:tr>
      <w:tr w:rsidR="00472D65" w:rsidRPr="001065A1" w14:paraId="3269CC7C" w14:textId="77777777" w:rsidTr="00472D65">
        <w:trPr>
          <w:cantSplit/>
          <w:jc w:val="center"/>
          <w:trPrChange w:id="1957" w:author="MAZEN FAYEZ" w:date="2026-08-10T11:59:00Z" w16du:dateUtc="2026-08-10T08:59:00Z">
            <w:trPr>
              <w:cantSplit/>
              <w:jc w:val="center"/>
            </w:trPr>
          </w:trPrChange>
        </w:trPr>
        <w:tc>
          <w:tcPr>
            <w:tcW w:w="1060" w:type="dxa"/>
            <w:tcPrChange w:id="1958" w:author="MAZEN FAYEZ" w:date="2026-08-10T11:59:00Z" w16du:dateUtc="2026-08-10T08:59:00Z">
              <w:tcPr>
                <w:tcW w:w="1080" w:type="dxa"/>
                <w:gridSpan w:val="2"/>
              </w:tcPr>
            </w:tcPrChange>
          </w:tcPr>
          <w:p w14:paraId="757BCD63" w14:textId="4B23D065" w:rsidR="00472D65" w:rsidRPr="001065A1" w:rsidRDefault="00472D65" w:rsidP="00472D65">
            <w:pPr>
              <w:bidi/>
              <w:spacing w:after="0"/>
              <w:rPr>
                <w:rFonts w:asciiTheme="minorBidi" w:eastAsia="Arial" w:hAnsiTheme="minorBidi" w:cstheme="minorBidi"/>
                <w:bCs/>
                <w:szCs w:val="20"/>
                <w:rPrChange w:id="1959" w:author="MOHSEN QURAEN" w:date="2026-09-21T11:09:00Z" w16du:dateUtc="2026-09-21T08:09:00Z">
                  <w:rPr>
                    <w:rFonts w:asciiTheme="minorBidi" w:eastAsia="Arial" w:hAnsiTheme="minorBidi" w:cstheme="minorBidi"/>
                    <w:sz w:val="18"/>
                    <w:szCs w:val="18"/>
                  </w:rPr>
                </w:rPrChange>
              </w:rPr>
            </w:pPr>
            <w:ins w:id="1960" w:author="MAZEN FAYEZ" w:date="2026-08-10T12:00:00Z" w16du:dateUtc="2026-08-10T09:00:00Z">
              <w:r w:rsidRPr="001065A1">
                <w:rPr>
                  <w:rFonts w:asciiTheme="minorBidi" w:eastAsia="Arial" w:hAnsiTheme="minorBidi" w:cstheme="minorBidi" w:hint="eastAsia"/>
                  <w:bCs/>
                  <w:szCs w:val="20"/>
                  <w:rtl/>
                  <w:rPrChange w:id="1961"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1962" w:author="MAZEN FAYEZ" w:date="2026-08-10T11:59:00Z" w16du:dateUtc="2026-08-10T08:59:00Z">
              <w:tcPr>
                <w:tcW w:w="1080" w:type="dxa"/>
                <w:gridSpan w:val="2"/>
                <w:tcMar>
                  <w:top w:w="90" w:type="dxa"/>
                  <w:left w:w="100" w:type="dxa"/>
                  <w:bottom w:w="90" w:type="dxa"/>
                  <w:right w:w="100" w:type="dxa"/>
                </w:tcMar>
                <w:vAlign w:val="center"/>
              </w:tcPr>
            </w:tcPrChange>
          </w:tcPr>
          <w:p w14:paraId="67AAD7E2" w14:textId="4FC93825" w:rsidR="00472D65" w:rsidRPr="001065A1" w:rsidRDefault="00472D65" w:rsidP="00472D65">
            <w:pPr>
              <w:bidi/>
              <w:spacing w:after="0"/>
              <w:rPr>
                <w:rFonts w:asciiTheme="minorBidi" w:hAnsiTheme="minorBidi" w:cstheme="minorBidi"/>
                <w:bCs/>
                <w:szCs w:val="20"/>
                <w:rPrChange w:id="196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64" w:author="MOHSEN QURAEN" w:date="2026-09-21T11:09:00Z" w16du:dateUtc="2026-09-21T08:09:00Z">
                  <w:rPr>
                    <w:rFonts w:asciiTheme="minorBidi" w:eastAsia="Arial" w:hAnsiTheme="minorBidi" w:cstheme="minorBidi"/>
                    <w:sz w:val="18"/>
                    <w:szCs w:val="18"/>
                    <w:rtl/>
                  </w:rPr>
                </w:rPrChange>
              </w:rPr>
              <w:t>عالية</w:t>
            </w:r>
          </w:p>
        </w:tc>
        <w:tc>
          <w:tcPr>
            <w:tcW w:w="3809" w:type="dxa"/>
            <w:tcMar>
              <w:top w:w="90" w:type="dxa"/>
              <w:left w:w="100" w:type="dxa"/>
              <w:bottom w:w="90" w:type="dxa"/>
              <w:right w:w="100" w:type="dxa"/>
            </w:tcMar>
            <w:vAlign w:val="center"/>
            <w:tcPrChange w:id="1965" w:author="MAZEN FAYEZ" w:date="2026-08-10T11:59:00Z" w16du:dateUtc="2026-08-10T08:59:00Z">
              <w:tcPr>
                <w:tcW w:w="3870" w:type="dxa"/>
                <w:gridSpan w:val="2"/>
                <w:tcMar>
                  <w:top w:w="90" w:type="dxa"/>
                  <w:left w:w="100" w:type="dxa"/>
                  <w:bottom w:w="90" w:type="dxa"/>
                  <w:right w:w="100" w:type="dxa"/>
                </w:tcMar>
                <w:vAlign w:val="center"/>
              </w:tcPr>
            </w:tcPrChange>
          </w:tcPr>
          <w:p w14:paraId="2028E287" w14:textId="63B10844" w:rsidR="00472D65" w:rsidRPr="001065A1" w:rsidRDefault="00472D65" w:rsidP="00472D65">
            <w:pPr>
              <w:bidi/>
              <w:spacing w:after="0"/>
              <w:rPr>
                <w:rFonts w:asciiTheme="minorBidi" w:hAnsiTheme="minorBidi" w:cstheme="minorBidi"/>
                <w:bCs/>
                <w:szCs w:val="20"/>
                <w:rPrChange w:id="196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67" w:author="MOHSEN QURAEN" w:date="2026-09-21T11:09:00Z" w16du:dateUtc="2026-09-21T08:09:00Z">
                  <w:rPr>
                    <w:rFonts w:asciiTheme="minorBidi" w:eastAsia="Arial" w:hAnsiTheme="minorBidi" w:cstheme="minorBidi"/>
                    <w:sz w:val="18"/>
                    <w:szCs w:val="18"/>
                    <w:rtl/>
                  </w:rPr>
                </w:rPrChange>
              </w:rPr>
              <w:t>يجب أن يدعم النظام حقولاً إضافية مثل الجنسية، نسبة الملكية، رقم الجوال، البريد الإلكتروني، والملاحظات.</w:t>
            </w:r>
          </w:p>
        </w:tc>
        <w:tc>
          <w:tcPr>
            <w:tcW w:w="2569" w:type="dxa"/>
            <w:tcMar>
              <w:top w:w="90" w:type="dxa"/>
              <w:left w:w="100" w:type="dxa"/>
              <w:bottom w:w="90" w:type="dxa"/>
              <w:right w:w="100" w:type="dxa"/>
            </w:tcMar>
            <w:vAlign w:val="center"/>
            <w:tcPrChange w:id="1968" w:author="MAZEN FAYEZ" w:date="2026-08-10T11:59:00Z" w16du:dateUtc="2026-08-10T08:59:00Z">
              <w:tcPr>
                <w:tcW w:w="2610" w:type="dxa"/>
                <w:gridSpan w:val="2"/>
                <w:tcMar>
                  <w:top w:w="90" w:type="dxa"/>
                  <w:left w:w="100" w:type="dxa"/>
                  <w:bottom w:w="90" w:type="dxa"/>
                  <w:right w:w="100" w:type="dxa"/>
                </w:tcMar>
                <w:vAlign w:val="center"/>
              </w:tcPr>
            </w:tcPrChange>
          </w:tcPr>
          <w:p w14:paraId="5B871E52" w14:textId="77777777" w:rsidR="00472D65" w:rsidRPr="001065A1" w:rsidRDefault="00472D65" w:rsidP="00472D65">
            <w:pPr>
              <w:bidi/>
              <w:spacing w:after="0"/>
              <w:rPr>
                <w:rFonts w:asciiTheme="minorBidi" w:hAnsiTheme="minorBidi" w:cstheme="minorBidi"/>
                <w:bCs/>
                <w:szCs w:val="20"/>
                <w:rPrChange w:id="196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70" w:author="MOHSEN QURAEN" w:date="2026-09-21T11:09:00Z" w16du:dateUtc="2026-09-21T08:09:00Z">
                  <w:rPr>
                    <w:rFonts w:asciiTheme="minorBidi" w:eastAsia="Arial" w:hAnsiTheme="minorBidi" w:cstheme="minorBidi"/>
                    <w:sz w:val="18"/>
                    <w:szCs w:val="18"/>
                    <w:rtl/>
                  </w:rPr>
                </w:rPrChange>
              </w:rPr>
              <w:t>الحقول الإضافية</w:t>
            </w:r>
          </w:p>
        </w:tc>
        <w:tc>
          <w:tcPr>
            <w:tcW w:w="1915" w:type="dxa"/>
            <w:tcMar>
              <w:top w:w="90" w:type="dxa"/>
              <w:left w:w="100" w:type="dxa"/>
              <w:bottom w:w="90" w:type="dxa"/>
              <w:right w:w="100" w:type="dxa"/>
            </w:tcMar>
            <w:vAlign w:val="center"/>
            <w:tcPrChange w:id="1971" w:author="MAZEN FAYEZ" w:date="2026-08-10T11:59:00Z" w16du:dateUtc="2026-08-10T08:59:00Z">
              <w:tcPr>
                <w:tcW w:w="1944" w:type="dxa"/>
                <w:gridSpan w:val="2"/>
                <w:tcMar>
                  <w:top w:w="90" w:type="dxa"/>
                  <w:left w:w="100" w:type="dxa"/>
                  <w:bottom w:w="90" w:type="dxa"/>
                  <w:right w:w="100" w:type="dxa"/>
                </w:tcMar>
                <w:vAlign w:val="center"/>
              </w:tcPr>
            </w:tcPrChange>
          </w:tcPr>
          <w:p w14:paraId="69A3225A" w14:textId="77777777" w:rsidR="00472D65" w:rsidRPr="001065A1" w:rsidRDefault="00472D65" w:rsidP="00472D65">
            <w:pPr>
              <w:bidi/>
              <w:spacing w:after="0"/>
              <w:rPr>
                <w:rFonts w:asciiTheme="minorBidi" w:hAnsiTheme="minorBidi" w:cstheme="minorBidi"/>
                <w:bCs/>
                <w:szCs w:val="20"/>
                <w:rPrChange w:id="197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1973" w:author="MOHSEN QURAEN" w:date="2026-09-21T11:09:00Z" w16du:dateUtc="2026-09-21T08:09:00Z">
                  <w:rPr>
                    <w:rFonts w:asciiTheme="minorBidi" w:eastAsia="Arial" w:hAnsiTheme="minorBidi" w:cstheme="minorBidi"/>
                    <w:sz w:val="18"/>
                    <w:szCs w:val="18"/>
                  </w:rPr>
                </w:rPrChange>
              </w:rPr>
              <w:t>OPS-004</w:t>
            </w:r>
          </w:p>
        </w:tc>
      </w:tr>
      <w:tr w:rsidR="00472D65" w:rsidRPr="001065A1" w14:paraId="69F692F1" w14:textId="77777777" w:rsidTr="00472D65">
        <w:trPr>
          <w:cantSplit/>
          <w:jc w:val="center"/>
          <w:trPrChange w:id="1974" w:author="MAZEN FAYEZ" w:date="2026-08-10T11:59:00Z" w16du:dateUtc="2026-08-10T08:59:00Z">
            <w:trPr>
              <w:cantSplit/>
              <w:jc w:val="center"/>
            </w:trPr>
          </w:trPrChange>
        </w:trPr>
        <w:tc>
          <w:tcPr>
            <w:tcW w:w="1060" w:type="dxa"/>
            <w:tcPrChange w:id="1975" w:author="MAZEN FAYEZ" w:date="2026-08-10T11:59:00Z" w16du:dateUtc="2026-08-10T08:59:00Z">
              <w:tcPr>
                <w:tcW w:w="1080" w:type="dxa"/>
                <w:gridSpan w:val="2"/>
              </w:tcPr>
            </w:tcPrChange>
          </w:tcPr>
          <w:p w14:paraId="5FDD18B4" w14:textId="37FEA003" w:rsidR="00472D65" w:rsidRPr="001065A1" w:rsidRDefault="00472D65" w:rsidP="00472D65">
            <w:pPr>
              <w:bidi/>
              <w:spacing w:after="0"/>
              <w:rPr>
                <w:rFonts w:asciiTheme="minorBidi" w:eastAsia="Arial" w:hAnsiTheme="minorBidi" w:cstheme="minorBidi"/>
                <w:bCs/>
                <w:szCs w:val="20"/>
                <w:rPrChange w:id="1976" w:author="MOHSEN QURAEN" w:date="2026-09-21T11:09:00Z" w16du:dateUtc="2026-09-21T08:09:00Z">
                  <w:rPr>
                    <w:rFonts w:asciiTheme="minorBidi" w:eastAsia="Arial" w:hAnsiTheme="minorBidi" w:cstheme="minorBidi"/>
                    <w:sz w:val="18"/>
                    <w:szCs w:val="18"/>
                  </w:rPr>
                </w:rPrChange>
              </w:rPr>
            </w:pPr>
            <w:ins w:id="1977" w:author="MAZEN FAYEZ" w:date="2026-08-10T12:00:00Z" w16du:dateUtc="2026-08-10T09:00:00Z">
              <w:r w:rsidRPr="001065A1">
                <w:rPr>
                  <w:rFonts w:asciiTheme="minorBidi" w:eastAsia="Arial" w:hAnsiTheme="minorBidi" w:cstheme="minorBidi" w:hint="eastAsia"/>
                  <w:bCs/>
                  <w:szCs w:val="20"/>
                  <w:rtl/>
                  <w:rPrChange w:id="1978"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1979" w:author="MAZEN FAYEZ" w:date="2026-08-10T11:59:00Z" w16du:dateUtc="2026-08-10T08:59:00Z">
              <w:tcPr>
                <w:tcW w:w="1080" w:type="dxa"/>
                <w:gridSpan w:val="2"/>
                <w:tcMar>
                  <w:top w:w="90" w:type="dxa"/>
                  <w:left w:w="100" w:type="dxa"/>
                  <w:bottom w:w="90" w:type="dxa"/>
                  <w:right w:w="100" w:type="dxa"/>
                </w:tcMar>
                <w:vAlign w:val="center"/>
              </w:tcPr>
            </w:tcPrChange>
          </w:tcPr>
          <w:p w14:paraId="1FD67935" w14:textId="74EA6978" w:rsidR="00472D65" w:rsidRPr="001065A1" w:rsidRDefault="00472D65" w:rsidP="00472D65">
            <w:pPr>
              <w:bidi/>
              <w:spacing w:after="0"/>
              <w:rPr>
                <w:rFonts w:asciiTheme="minorBidi" w:hAnsiTheme="minorBidi" w:cstheme="minorBidi"/>
                <w:bCs/>
                <w:szCs w:val="20"/>
                <w:rPrChange w:id="1980"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81" w:author="MOHSEN QURAEN" w:date="2026-09-21T11:09:00Z" w16du:dateUtc="2026-09-21T08:09:00Z">
                  <w:rPr>
                    <w:rFonts w:asciiTheme="minorBidi" w:eastAsia="Arial" w:hAnsiTheme="minorBidi" w:cstheme="minorBidi"/>
                    <w:sz w:val="18"/>
                    <w:szCs w:val="18"/>
                    <w:rtl/>
                  </w:rPr>
                </w:rPrChange>
              </w:rPr>
              <w:t>حرجة</w:t>
            </w:r>
          </w:p>
        </w:tc>
        <w:tc>
          <w:tcPr>
            <w:tcW w:w="3809" w:type="dxa"/>
            <w:tcMar>
              <w:top w:w="90" w:type="dxa"/>
              <w:left w:w="100" w:type="dxa"/>
              <w:bottom w:w="90" w:type="dxa"/>
              <w:right w:w="100" w:type="dxa"/>
            </w:tcMar>
            <w:vAlign w:val="center"/>
            <w:tcPrChange w:id="1982" w:author="MAZEN FAYEZ" w:date="2026-08-10T11:59:00Z" w16du:dateUtc="2026-08-10T08:59:00Z">
              <w:tcPr>
                <w:tcW w:w="3870" w:type="dxa"/>
                <w:gridSpan w:val="2"/>
                <w:tcMar>
                  <w:top w:w="90" w:type="dxa"/>
                  <w:left w:w="100" w:type="dxa"/>
                  <w:bottom w:w="90" w:type="dxa"/>
                  <w:right w:w="100" w:type="dxa"/>
                </w:tcMar>
                <w:vAlign w:val="center"/>
              </w:tcPr>
            </w:tcPrChange>
          </w:tcPr>
          <w:p w14:paraId="01F496A9" w14:textId="4F312CAD" w:rsidR="00472D65" w:rsidRPr="001065A1" w:rsidRDefault="00472D65" w:rsidP="00472D65">
            <w:pPr>
              <w:bidi/>
              <w:spacing w:after="0"/>
              <w:rPr>
                <w:rFonts w:asciiTheme="minorBidi" w:hAnsiTheme="minorBidi" w:cstheme="minorBidi"/>
                <w:bCs/>
                <w:szCs w:val="20"/>
                <w:rPrChange w:id="198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84" w:author="MOHSEN QURAEN" w:date="2026-09-21T11:09:00Z" w16du:dateUtc="2026-09-21T08:09:00Z">
                  <w:rPr>
                    <w:rFonts w:asciiTheme="minorBidi" w:eastAsia="Arial" w:hAnsiTheme="minorBidi" w:cstheme="minorBidi"/>
                    <w:sz w:val="18"/>
                    <w:szCs w:val="18"/>
                    <w:rtl/>
                  </w:rPr>
                </w:rPrChange>
              </w:rPr>
              <w:t>يجب أن يمنع النظام حفظ سجل مالك/شريك إذا كانت الحقول الإلزامية ناقصة.</w:t>
            </w:r>
          </w:p>
        </w:tc>
        <w:tc>
          <w:tcPr>
            <w:tcW w:w="2569" w:type="dxa"/>
            <w:tcMar>
              <w:top w:w="90" w:type="dxa"/>
              <w:left w:w="100" w:type="dxa"/>
              <w:bottom w:w="90" w:type="dxa"/>
              <w:right w:w="100" w:type="dxa"/>
            </w:tcMar>
            <w:vAlign w:val="center"/>
            <w:tcPrChange w:id="1985" w:author="MAZEN FAYEZ" w:date="2026-08-10T11:59:00Z" w16du:dateUtc="2026-08-10T08:59:00Z">
              <w:tcPr>
                <w:tcW w:w="2610" w:type="dxa"/>
                <w:gridSpan w:val="2"/>
                <w:tcMar>
                  <w:top w:w="90" w:type="dxa"/>
                  <w:left w:w="100" w:type="dxa"/>
                  <w:bottom w:w="90" w:type="dxa"/>
                  <w:right w:w="100" w:type="dxa"/>
                </w:tcMar>
                <w:vAlign w:val="center"/>
              </w:tcPr>
            </w:tcPrChange>
          </w:tcPr>
          <w:p w14:paraId="1F4491E9" w14:textId="77777777" w:rsidR="00472D65" w:rsidRPr="001065A1" w:rsidRDefault="00472D65" w:rsidP="00472D65">
            <w:pPr>
              <w:bidi/>
              <w:spacing w:after="0"/>
              <w:rPr>
                <w:rFonts w:asciiTheme="minorBidi" w:hAnsiTheme="minorBidi" w:cstheme="minorBidi"/>
                <w:bCs/>
                <w:szCs w:val="20"/>
                <w:rPrChange w:id="198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87" w:author="MOHSEN QURAEN" w:date="2026-09-21T11:09:00Z" w16du:dateUtc="2026-09-21T08:09:00Z">
                  <w:rPr>
                    <w:rFonts w:asciiTheme="minorBidi" w:eastAsia="Arial" w:hAnsiTheme="minorBidi" w:cstheme="minorBidi"/>
                    <w:sz w:val="18"/>
                    <w:szCs w:val="18"/>
                    <w:rtl/>
                  </w:rPr>
                </w:rPrChange>
              </w:rPr>
              <w:t>التحقق من الإلزام</w:t>
            </w:r>
          </w:p>
        </w:tc>
        <w:tc>
          <w:tcPr>
            <w:tcW w:w="1915" w:type="dxa"/>
            <w:tcMar>
              <w:top w:w="90" w:type="dxa"/>
              <w:left w:w="100" w:type="dxa"/>
              <w:bottom w:w="90" w:type="dxa"/>
              <w:right w:w="100" w:type="dxa"/>
            </w:tcMar>
            <w:vAlign w:val="center"/>
            <w:tcPrChange w:id="1988" w:author="MAZEN FAYEZ" w:date="2026-08-10T11:59:00Z" w16du:dateUtc="2026-08-10T08:59:00Z">
              <w:tcPr>
                <w:tcW w:w="1944" w:type="dxa"/>
                <w:gridSpan w:val="2"/>
                <w:tcMar>
                  <w:top w:w="90" w:type="dxa"/>
                  <w:left w:w="100" w:type="dxa"/>
                  <w:bottom w:w="90" w:type="dxa"/>
                  <w:right w:w="100" w:type="dxa"/>
                </w:tcMar>
                <w:vAlign w:val="center"/>
              </w:tcPr>
            </w:tcPrChange>
          </w:tcPr>
          <w:p w14:paraId="249E5A2F" w14:textId="77777777" w:rsidR="00472D65" w:rsidRPr="001065A1" w:rsidRDefault="00472D65" w:rsidP="00472D65">
            <w:pPr>
              <w:bidi/>
              <w:spacing w:after="0"/>
              <w:rPr>
                <w:rFonts w:asciiTheme="minorBidi" w:hAnsiTheme="minorBidi" w:cstheme="minorBidi"/>
                <w:bCs/>
                <w:szCs w:val="20"/>
                <w:rPrChange w:id="1989"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1990" w:author="MOHSEN QURAEN" w:date="2026-09-21T11:09:00Z" w16du:dateUtc="2026-09-21T08:09:00Z">
                  <w:rPr>
                    <w:rFonts w:asciiTheme="minorBidi" w:eastAsia="Arial" w:hAnsiTheme="minorBidi" w:cstheme="minorBidi"/>
                    <w:sz w:val="18"/>
                    <w:szCs w:val="18"/>
                  </w:rPr>
                </w:rPrChange>
              </w:rPr>
              <w:t>OPS-005</w:t>
            </w:r>
          </w:p>
        </w:tc>
      </w:tr>
      <w:tr w:rsidR="00472D65" w:rsidRPr="001065A1" w14:paraId="0D5C8978" w14:textId="77777777" w:rsidTr="00472D65">
        <w:trPr>
          <w:cantSplit/>
          <w:jc w:val="center"/>
          <w:trPrChange w:id="1991" w:author="MAZEN FAYEZ" w:date="2026-08-10T11:59:00Z" w16du:dateUtc="2026-08-10T08:59:00Z">
            <w:trPr>
              <w:cantSplit/>
              <w:jc w:val="center"/>
            </w:trPr>
          </w:trPrChange>
        </w:trPr>
        <w:tc>
          <w:tcPr>
            <w:tcW w:w="1060" w:type="dxa"/>
            <w:tcPrChange w:id="1992" w:author="MAZEN FAYEZ" w:date="2026-08-10T11:59:00Z" w16du:dateUtc="2026-08-10T08:59:00Z">
              <w:tcPr>
                <w:tcW w:w="1080" w:type="dxa"/>
                <w:gridSpan w:val="2"/>
              </w:tcPr>
            </w:tcPrChange>
          </w:tcPr>
          <w:p w14:paraId="32FF9D99" w14:textId="3E4D6D74" w:rsidR="00472D65" w:rsidRPr="001065A1" w:rsidRDefault="00472D65" w:rsidP="00472D65">
            <w:pPr>
              <w:bidi/>
              <w:spacing w:after="0"/>
              <w:rPr>
                <w:rFonts w:asciiTheme="minorBidi" w:eastAsia="Arial" w:hAnsiTheme="minorBidi" w:cstheme="minorBidi"/>
                <w:bCs/>
                <w:szCs w:val="20"/>
                <w:rPrChange w:id="1993" w:author="MOHSEN QURAEN" w:date="2026-09-21T11:09:00Z" w16du:dateUtc="2026-09-21T08:09:00Z">
                  <w:rPr>
                    <w:rFonts w:asciiTheme="minorBidi" w:eastAsia="Arial" w:hAnsiTheme="minorBidi" w:cstheme="minorBidi"/>
                    <w:sz w:val="18"/>
                    <w:szCs w:val="18"/>
                  </w:rPr>
                </w:rPrChange>
              </w:rPr>
            </w:pPr>
            <w:ins w:id="1994" w:author="MAZEN FAYEZ" w:date="2026-08-10T12:00:00Z" w16du:dateUtc="2026-08-10T09:00:00Z">
              <w:r w:rsidRPr="001065A1">
                <w:rPr>
                  <w:rFonts w:asciiTheme="minorBidi" w:eastAsia="Arial" w:hAnsiTheme="minorBidi" w:cstheme="minorBidi" w:hint="eastAsia"/>
                  <w:bCs/>
                  <w:szCs w:val="20"/>
                  <w:rtl/>
                  <w:rPrChange w:id="1995"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1996" w:author="MAZEN FAYEZ" w:date="2026-08-10T11:59:00Z" w16du:dateUtc="2026-08-10T08:59:00Z">
              <w:tcPr>
                <w:tcW w:w="1080" w:type="dxa"/>
                <w:gridSpan w:val="2"/>
                <w:tcMar>
                  <w:top w:w="90" w:type="dxa"/>
                  <w:left w:w="100" w:type="dxa"/>
                  <w:bottom w:w="90" w:type="dxa"/>
                  <w:right w:w="100" w:type="dxa"/>
                </w:tcMar>
                <w:vAlign w:val="center"/>
              </w:tcPr>
            </w:tcPrChange>
          </w:tcPr>
          <w:p w14:paraId="33700789" w14:textId="1956D394" w:rsidR="00472D65" w:rsidRPr="001065A1" w:rsidRDefault="00472D65" w:rsidP="00472D65">
            <w:pPr>
              <w:bidi/>
              <w:spacing w:after="0"/>
              <w:rPr>
                <w:rFonts w:asciiTheme="minorBidi" w:hAnsiTheme="minorBidi" w:cstheme="minorBidi"/>
                <w:bCs/>
                <w:szCs w:val="20"/>
                <w:rPrChange w:id="199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1998" w:author="MOHSEN QURAEN" w:date="2026-09-21T11:09:00Z" w16du:dateUtc="2026-09-21T08:09:00Z">
                  <w:rPr>
                    <w:rFonts w:asciiTheme="minorBidi" w:eastAsia="Arial" w:hAnsiTheme="minorBidi" w:cstheme="minorBidi"/>
                    <w:sz w:val="18"/>
                    <w:szCs w:val="18"/>
                    <w:rtl/>
                  </w:rPr>
                </w:rPrChange>
              </w:rPr>
              <w:t>عالية</w:t>
            </w:r>
          </w:p>
        </w:tc>
        <w:tc>
          <w:tcPr>
            <w:tcW w:w="3809" w:type="dxa"/>
            <w:tcMar>
              <w:top w:w="90" w:type="dxa"/>
              <w:left w:w="100" w:type="dxa"/>
              <w:bottom w:w="90" w:type="dxa"/>
              <w:right w:w="100" w:type="dxa"/>
            </w:tcMar>
            <w:vAlign w:val="center"/>
            <w:tcPrChange w:id="1999" w:author="MAZEN FAYEZ" w:date="2026-08-10T11:59:00Z" w16du:dateUtc="2026-08-10T08:59:00Z">
              <w:tcPr>
                <w:tcW w:w="3870" w:type="dxa"/>
                <w:gridSpan w:val="2"/>
                <w:tcMar>
                  <w:top w:w="90" w:type="dxa"/>
                  <w:left w:w="100" w:type="dxa"/>
                  <w:bottom w:w="90" w:type="dxa"/>
                  <w:right w:w="100" w:type="dxa"/>
                </w:tcMar>
                <w:vAlign w:val="center"/>
              </w:tcPr>
            </w:tcPrChange>
          </w:tcPr>
          <w:p w14:paraId="6BDDE065" w14:textId="093A05CB" w:rsidR="00472D65" w:rsidRPr="001065A1" w:rsidRDefault="00472D65" w:rsidP="00472D65">
            <w:pPr>
              <w:bidi/>
              <w:spacing w:after="0"/>
              <w:rPr>
                <w:rFonts w:asciiTheme="minorBidi" w:hAnsiTheme="minorBidi" w:cstheme="minorBidi"/>
                <w:bCs/>
                <w:szCs w:val="20"/>
                <w:rPrChange w:id="2000"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01" w:author="MOHSEN QURAEN" w:date="2026-09-21T11:09:00Z" w16du:dateUtc="2026-09-21T08:09:00Z">
                  <w:rPr>
                    <w:rFonts w:asciiTheme="minorBidi" w:eastAsia="Arial" w:hAnsiTheme="minorBidi" w:cstheme="minorBidi"/>
                    <w:sz w:val="18"/>
                    <w:szCs w:val="18"/>
                    <w:rtl/>
                  </w:rPr>
                </w:rPrChange>
              </w:rPr>
              <w:t>يجب أن يتحقق النظام من صحة التاريخ، صيغة البريد، ونطاق نسبة الملكية.</w:t>
            </w:r>
          </w:p>
        </w:tc>
        <w:tc>
          <w:tcPr>
            <w:tcW w:w="2569" w:type="dxa"/>
            <w:tcMar>
              <w:top w:w="90" w:type="dxa"/>
              <w:left w:w="100" w:type="dxa"/>
              <w:bottom w:w="90" w:type="dxa"/>
              <w:right w:w="100" w:type="dxa"/>
            </w:tcMar>
            <w:vAlign w:val="center"/>
            <w:tcPrChange w:id="2002" w:author="MAZEN FAYEZ" w:date="2026-08-10T11:59:00Z" w16du:dateUtc="2026-08-10T08:59:00Z">
              <w:tcPr>
                <w:tcW w:w="2610" w:type="dxa"/>
                <w:gridSpan w:val="2"/>
                <w:tcMar>
                  <w:top w:w="90" w:type="dxa"/>
                  <w:left w:w="100" w:type="dxa"/>
                  <w:bottom w:w="90" w:type="dxa"/>
                  <w:right w:w="100" w:type="dxa"/>
                </w:tcMar>
                <w:vAlign w:val="center"/>
              </w:tcPr>
            </w:tcPrChange>
          </w:tcPr>
          <w:p w14:paraId="39F6636D" w14:textId="77777777" w:rsidR="00472D65" w:rsidRPr="001065A1" w:rsidRDefault="00472D65" w:rsidP="00472D65">
            <w:pPr>
              <w:bidi/>
              <w:spacing w:after="0"/>
              <w:rPr>
                <w:rFonts w:asciiTheme="minorBidi" w:hAnsiTheme="minorBidi" w:cstheme="minorBidi"/>
                <w:bCs/>
                <w:szCs w:val="20"/>
                <w:rPrChange w:id="200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04" w:author="MOHSEN QURAEN" w:date="2026-09-21T11:09:00Z" w16du:dateUtc="2026-09-21T08:09:00Z">
                  <w:rPr>
                    <w:rFonts w:asciiTheme="minorBidi" w:eastAsia="Arial" w:hAnsiTheme="minorBidi" w:cstheme="minorBidi"/>
                    <w:sz w:val="18"/>
                    <w:szCs w:val="18"/>
                    <w:rtl/>
                  </w:rPr>
                </w:rPrChange>
              </w:rPr>
              <w:t>التحقق من الصحة</w:t>
            </w:r>
          </w:p>
        </w:tc>
        <w:tc>
          <w:tcPr>
            <w:tcW w:w="1915" w:type="dxa"/>
            <w:tcMar>
              <w:top w:w="90" w:type="dxa"/>
              <w:left w:w="100" w:type="dxa"/>
              <w:bottom w:w="90" w:type="dxa"/>
              <w:right w:w="100" w:type="dxa"/>
            </w:tcMar>
            <w:vAlign w:val="center"/>
            <w:tcPrChange w:id="2005" w:author="MAZEN FAYEZ" w:date="2026-08-10T11:59:00Z" w16du:dateUtc="2026-08-10T08:59:00Z">
              <w:tcPr>
                <w:tcW w:w="1944" w:type="dxa"/>
                <w:gridSpan w:val="2"/>
                <w:tcMar>
                  <w:top w:w="90" w:type="dxa"/>
                  <w:left w:w="100" w:type="dxa"/>
                  <w:bottom w:w="90" w:type="dxa"/>
                  <w:right w:w="100" w:type="dxa"/>
                </w:tcMar>
                <w:vAlign w:val="center"/>
              </w:tcPr>
            </w:tcPrChange>
          </w:tcPr>
          <w:p w14:paraId="3C511341" w14:textId="77777777" w:rsidR="00472D65" w:rsidRPr="001065A1" w:rsidRDefault="00472D65" w:rsidP="00472D65">
            <w:pPr>
              <w:bidi/>
              <w:spacing w:after="0"/>
              <w:rPr>
                <w:rFonts w:asciiTheme="minorBidi" w:hAnsiTheme="minorBidi" w:cstheme="minorBidi"/>
                <w:bCs/>
                <w:szCs w:val="20"/>
                <w:rPrChange w:id="2006"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2007" w:author="MOHSEN QURAEN" w:date="2026-09-21T11:09:00Z" w16du:dateUtc="2026-09-21T08:09:00Z">
                  <w:rPr>
                    <w:rFonts w:asciiTheme="minorBidi" w:eastAsia="Arial" w:hAnsiTheme="minorBidi" w:cstheme="minorBidi"/>
                    <w:sz w:val="18"/>
                    <w:szCs w:val="18"/>
                  </w:rPr>
                </w:rPrChange>
              </w:rPr>
              <w:t>OPS-006</w:t>
            </w:r>
          </w:p>
        </w:tc>
      </w:tr>
      <w:tr w:rsidR="00472D65" w:rsidRPr="001065A1" w14:paraId="226AA1A5" w14:textId="77777777" w:rsidTr="00472D65">
        <w:trPr>
          <w:cantSplit/>
          <w:jc w:val="center"/>
          <w:trPrChange w:id="2008" w:author="MAZEN FAYEZ" w:date="2026-08-10T11:59:00Z" w16du:dateUtc="2026-08-10T08:59:00Z">
            <w:trPr>
              <w:cantSplit/>
              <w:jc w:val="center"/>
            </w:trPr>
          </w:trPrChange>
        </w:trPr>
        <w:tc>
          <w:tcPr>
            <w:tcW w:w="1060" w:type="dxa"/>
            <w:tcPrChange w:id="2009" w:author="MAZEN FAYEZ" w:date="2026-08-10T11:59:00Z" w16du:dateUtc="2026-08-10T08:59:00Z">
              <w:tcPr>
                <w:tcW w:w="1080" w:type="dxa"/>
                <w:gridSpan w:val="2"/>
              </w:tcPr>
            </w:tcPrChange>
          </w:tcPr>
          <w:p w14:paraId="6A933F7A" w14:textId="3B6CD73A" w:rsidR="00472D65" w:rsidRPr="001065A1" w:rsidRDefault="00472D65" w:rsidP="00472D65">
            <w:pPr>
              <w:bidi/>
              <w:spacing w:after="0"/>
              <w:rPr>
                <w:rFonts w:asciiTheme="minorBidi" w:eastAsia="Arial" w:hAnsiTheme="minorBidi" w:cstheme="minorBidi"/>
                <w:bCs/>
                <w:szCs w:val="20"/>
                <w:rPrChange w:id="2010" w:author="MOHSEN QURAEN" w:date="2026-09-21T11:09:00Z" w16du:dateUtc="2026-09-21T08:09:00Z">
                  <w:rPr>
                    <w:rFonts w:asciiTheme="minorBidi" w:eastAsia="Arial" w:hAnsiTheme="minorBidi" w:cstheme="minorBidi"/>
                    <w:sz w:val="18"/>
                    <w:szCs w:val="18"/>
                  </w:rPr>
                </w:rPrChange>
              </w:rPr>
            </w:pPr>
            <w:ins w:id="2011" w:author="MAZEN FAYEZ" w:date="2026-08-10T12:00:00Z" w16du:dateUtc="2026-08-10T09:00:00Z">
              <w:r w:rsidRPr="001065A1">
                <w:rPr>
                  <w:rFonts w:asciiTheme="minorBidi" w:eastAsia="Arial" w:hAnsiTheme="minorBidi" w:cstheme="minorBidi" w:hint="eastAsia"/>
                  <w:bCs/>
                  <w:szCs w:val="20"/>
                  <w:rtl/>
                  <w:rPrChange w:id="2012"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2013" w:author="MAZEN FAYEZ" w:date="2026-08-10T11:59:00Z" w16du:dateUtc="2026-08-10T08:59:00Z">
              <w:tcPr>
                <w:tcW w:w="1080" w:type="dxa"/>
                <w:gridSpan w:val="2"/>
                <w:tcMar>
                  <w:top w:w="90" w:type="dxa"/>
                  <w:left w:w="100" w:type="dxa"/>
                  <w:bottom w:w="90" w:type="dxa"/>
                  <w:right w:w="100" w:type="dxa"/>
                </w:tcMar>
                <w:vAlign w:val="center"/>
              </w:tcPr>
            </w:tcPrChange>
          </w:tcPr>
          <w:p w14:paraId="321286CE" w14:textId="56AA9E99" w:rsidR="00472D65" w:rsidRPr="001065A1" w:rsidRDefault="00472D65" w:rsidP="00472D65">
            <w:pPr>
              <w:bidi/>
              <w:spacing w:after="0"/>
              <w:rPr>
                <w:rFonts w:asciiTheme="minorBidi" w:hAnsiTheme="minorBidi" w:cstheme="minorBidi"/>
                <w:bCs/>
                <w:szCs w:val="20"/>
                <w:rPrChange w:id="201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15" w:author="MOHSEN QURAEN" w:date="2026-09-21T11:09:00Z" w16du:dateUtc="2026-09-21T08:09:00Z">
                  <w:rPr>
                    <w:rFonts w:asciiTheme="minorBidi" w:eastAsia="Arial" w:hAnsiTheme="minorBidi" w:cstheme="minorBidi"/>
                    <w:sz w:val="18"/>
                    <w:szCs w:val="18"/>
                    <w:rtl/>
                  </w:rPr>
                </w:rPrChange>
              </w:rPr>
              <w:t>عالية</w:t>
            </w:r>
          </w:p>
        </w:tc>
        <w:tc>
          <w:tcPr>
            <w:tcW w:w="3809" w:type="dxa"/>
            <w:tcMar>
              <w:top w:w="90" w:type="dxa"/>
              <w:left w:w="100" w:type="dxa"/>
              <w:bottom w:w="90" w:type="dxa"/>
              <w:right w:w="100" w:type="dxa"/>
            </w:tcMar>
            <w:vAlign w:val="center"/>
            <w:tcPrChange w:id="2016" w:author="MAZEN FAYEZ" w:date="2026-08-10T11:59:00Z" w16du:dateUtc="2026-08-10T08:59:00Z">
              <w:tcPr>
                <w:tcW w:w="3870" w:type="dxa"/>
                <w:gridSpan w:val="2"/>
                <w:tcMar>
                  <w:top w:w="90" w:type="dxa"/>
                  <w:left w:w="100" w:type="dxa"/>
                  <w:bottom w:w="90" w:type="dxa"/>
                  <w:right w:w="100" w:type="dxa"/>
                </w:tcMar>
                <w:vAlign w:val="center"/>
              </w:tcPr>
            </w:tcPrChange>
          </w:tcPr>
          <w:p w14:paraId="0BCA47E2" w14:textId="307BA22A" w:rsidR="00472D65" w:rsidRPr="001065A1" w:rsidRDefault="00472D65" w:rsidP="00472D65">
            <w:pPr>
              <w:bidi/>
              <w:spacing w:after="0"/>
              <w:rPr>
                <w:rFonts w:asciiTheme="minorBidi" w:hAnsiTheme="minorBidi" w:cstheme="minorBidi"/>
                <w:bCs/>
                <w:szCs w:val="20"/>
                <w:rPrChange w:id="201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18" w:author="MOHSEN QURAEN" w:date="2026-09-21T11:09:00Z" w16du:dateUtc="2026-09-21T08:09:00Z">
                  <w:rPr>
                    <w:rFonts w:asciiTheme="minorBidi" w:eastAsia="Arial" w:hAnsiTheme="minorBidi" w:cstheme="minorBidi"/>
                    <w:sz w:val="18"/>
                    <w:szCs w:val="18"/>
                    <w:rtl/>
                  </w:rPr>
                </w:rPrChange>
              </w:rPr>
              <w:t>يجب أن يسمح النظام بتعديل أو حذف بيانات الملاك والشركاء عند تعديل المفوتر حسب الصلاحيات.</w:t>
            </w:r>
          </w:p>
        </w:tc>
        <w:tc>
          <w:tcPr>
            <w:tcW w:w="2569" w:type="dxa"/>
            <w:tcMar>
              <w:top w:w="90" w:type="dxa"/>
              <w:left w:w="100" w:type="dxa"/>
              <w:bottom w:w="90" w:type="dxa"/>
              <w:right w:w="100" w:type="dxa"/>
            </w:tcMar>
            <w:vAlign w:val="center"/>
            <w:tcPrChange w:id="2019" w:author="MAZEN FAYEZ" w:date="2026-08-10T11:59:00Z" w16du:dateUtc="2026-08-10T08:59:00Z">
              <w:tcPr>
                <w:tcW w:w="2610" w:type="dxa"/>
                <w:gridSpan w:val="2"/>
                <w:tcMar>
                  <w:top w:w="90" w:type="dxa"/>
                  <w:left w:w="100" w:type="dxa"/>
                  <w:bottom w:w="90" w:type="dxa"/>
                  <w:right w:w="100" w:type="dxa"/>
                </w:tcMar>
                <w:vAlign w:val="center"/>
              </w:tcPr>
            </w:tcPrChange>
          </w:tcPr>
          <w:p w14:paraId="6A3461AC" w14:textId="77777777" w:rsidR="00472D65" w:rsidRPr="001065A1" w:rsidRDefault="00472D65" w:rsidP="00472D65">
            <w:pPr>
              <w:bidi/>
              <w:spacing w:after="0"/>
              <w:rPr>
                <w:rFonts w:asciiTheme="minorBidi" w:hAnsiTheme="minorBidi" w:cstheme="minorBidi"/>
                <w:bCs/>
                <w:szCs w:val="20"/>
                <w:rPrChange w:id="2020"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21" w:author="MOHSEN QURAEN" w:date="2026-09-21T11:09:00Z" w16du:dateUtc="2026-09-21T08:09:00Z">
                  <w:rPr>
                    <w:rFonts w:asciiTheme="minorBidi" w:eastAsia="Arial" w:hAnsiTheme="minorBidi" w:cstheme="minorBidi"/>
                    <w:sz w:val="18"/>
                    <w:szCs w:val="18"/>
                    <w:rtl/>
                  </w:rPr>
                </w:rPrChange>
              </w:rPr>
              <w:t>التعديل والحذف</w:t>
            </w:r>
          </w:p>
        </w:tc>
        <w:tc>
          <w:tcPr>
            <w:tcW w:w="1915" w:type="dxa"/>
            <w:tcMar>
              <w:top w:w="90" w:type="dxa"/>
              <w:left w:w="100" w:type="dxa"/>
              <w:bottom w:w="90" w:type="dxa"/>
              <w:right w:w="100" w:type="dxa"/>
            </w:tcMar>
            <w:vAlign w:val="center"/>
            <w:tcPrChange w:id="2022" w:author="MAZEN FAYEZ" w:date="2026-08-10T11:59:00Z" w16du:dateUtc="2026-08-10T08:59:00Z">
              <w:tcPr>
                <w:tcW w:w="1944" w:type="dxa"/>
                <w:gridSpan w:val="2"/>
                <w:tcMar>
                  <w:top w:w="90" w:type="dxa"/>
                  <w:left w:w="100" w:type="dxa"/>
                  <w:bottom w:w="90" w:type="dxa"/>
                  <w:right w:w="100" w:type="dxa"/>
                </w:tcMar>
                <w:vAlign w:val="center"/>
              </w:tcPr>
            </w:tcPrChange>
          </w:tcPr>
          <w:p w14:paraId="7693E2A4" w14:textId="77777777" w:rsidR="00472D65" w:rsidRPr="001065A1" w:rsidRDefault="00472D65" w:rsidP="00472D65">
            <w:pPr>
              <w:bidi/>
              <w:spacing w:after="0"/>
              <w:rPr>
                <w:rFonts w:asciiTheme="minorBidi" w:hAnsiTheme="minorBidi" w:cstheme="minorBidi"/>
                <w:bCs/>
                <w:szCs w:val="20"/>
                <w:rPrChange w:id="2023"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2024" w:author="MOHSEN QURAEN" w:date="2026-09-21T11:09:00Z" w16du:dateUtc="2026-09-21T08:09:00Z">
                  <w:rPr>
                    <w:rFonts w:asciiTheme="minorBidi" w:eastAsia="Arial" w:hAnsiTheme="minorBidi" w:cstheme="minorBidi"/>
                    <w:sz w:val="18"/>
                    <w:szCs w:val="18"/>
                  </w:rPr>
                </w:rPrChange>
              </w:rPr>
              <w:t>OPS-007</w:t>
            </w:r>
          </w:p>
        </w:tc>
      </w:tr>
      <w:tr w:rsidR="00472D65" w:rsidRPr="001065A1" w14:paraId="2D9837B0" w14:textId="77777777" w:rsidTr="00472D65">
        <w:trPr>
          <w:cantSplit/>
          <w:jc w:val="center"/>
          <w:trPrChange w:id="2025" w:author="MAZEN FAYEZ" w:date="2026-08-10T11:59:00Z" w16du:dateUtc="2026-08-10T08:59:00Z">
            <w:trPr>
              <w:cantSplit/>
              <w:jc w:val="center"/>
            </w:trPr>
          </w:trPrChange>
        </w:trPr>
        <w:tc>
          <w:tcPr>
            <w:tcW w:w="1060" w:type="dxa"/>
            <w:tcPrChange w:id="2026" w:author="MAZEN FAYEZ" w:date="2026-08-10T11:59:00Z" w16du:dateUtc="2026-08-10T08:59:00Z">
              <w:tcPr>
                <w:tcW w:w="1080" w:type="dxa"/>
                <w:gridSpan w:val="2"/>
              </w:tcPr>
            </w:tcPrChange>
          </w:tcPr>
          <w:p w14:paraId="1AAD97E0" w14:textId="5989AEF9" w:rsidR="00472D65" w:rsidRPr="001065A1" w:rsidRDefault="00472D65" w:rsidP="00472D65">
            <w:pPr>
              <w:bidi/>
              <w:spacing w:after="0"/>
              <w:rPr>
                <w:rFonts w:asciiTheme="minorBidi" w:eastAsia="Arial" w:hAnsiTheme="minorBidi" w:cstheme="minorBidi"/>
                <w:bCs/>
                <w:szCs w:val="20"/>
                <w:rPrChange w:id="2027" w:author="MOHSEN QURAEN" w:date="2026-09-21T11:09:00Z" w16du:dateUtc="2026-09-21T08:09:00Z">
                  <w:rPr>
                    <w:rFonts w:asciiTheme="minorBidi" w:eastAsia="Arial" w:hAnsiTheme="minorBidi" w:cstheme="minorBidi"/>
                    <w:sz w:val="18"/>
                    <w:szCs w:val="18"/>
                  </w:rPr>
                </w:rPrChange>
              </w:rPr>
            </w:pPr>
            <w:ins w:id="2028" w:author="MAZEN FAYEZ" w:date="2026-08-10T12:00:00Z" w16du:dateUtc="2026-08-10T09:00:00Z">
              <w:r w:rsidRPr="001065A1">
                <w:rPr>
                  <w:rFonts w:asciiTheme="minorBidi" w:eastAsia="Arial" w:hAnsiTheme="minorBidi" w:cstheme="minorBidi" w:hint="eastAsia"/>
                  <w:bCs/>
                  <w:szCs w:val="20"/>
                  <w:rtl/>
                  <w:rPrChange w:id="2029"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2030" w:author="MAZEN FAYEZ" w:date="2026-08-10T11:59:00Z" w16du:dateUtc="2026-08-10T08:59:00Z">
              <w:tcPr>
                <w:tcW w:w="1080" w:type="dxa"/>
                <w:gridSpan w:val="2"/>
                <w:tcMar>
                  <w:top w:w="90" w:type="dxa"/>
                  <w:left w:w="100" w:type="dxa"/>
                  <w:bottom w:w="90" w:type="dxa"/>
                  <w:right w:w="100" w:type="dxa"/>
                </w:tcMar>
                <w:vAlign w:val="center"/>
              </w:tcPr>
            </w:tcPrChange>
          </w:tcPr>
          <w:p w14:paraId="6FC7F85A" w14:textId="0164FF95" w:rsidR="00472D65" w:rsidRPr="001065A1" w:rsidRDefault="00472D65" w:rsidP="00472D65">
            <w:pPr>
              <w:bidi/>
              <w:spacing w:after="0"/>
              <w:rPr>
                <w:rFonts w:asciiTheme="minorBidi" w:hAnsiTheme="minorBidi" w:cstheme="minorBidi"/>
                <w:bCs/>
                <w:szCs w:val="20"/>
                <w:rPrChange w:id="203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32" w:author="MOHSEN QURAEN" w:date="2026-09-21T11:09:00Z" w16du:dateUtc="2026-09-21T08:09:00Z">
                  <w:rPr>
                    <w:rFonts w:asciiTheme="minorBidi" w:eastAsia="Arial" w:hAnsiTheme="minorBidi" w:cstheme="minorBidi"/>
                    <w:sz w:val="18"/>
                    <w:szCs w:val="18"/>
                    <w:rtl/>
                  </w:rPr>
                </w:rPrChange>
              </w:rPr>
              <w:t>عالية</w:t>
            </w:r>
          </w:p>
        </w:tc>
        <w:tc>
          <w:tcPr>
            <w:tcW w:w="3809" w:type="dxa"/>
            <w:tcMar>
              <w:top w:w="90" w:type="dxa"/>
              <w:left w:w="100" w:type="dxa"/>
              <w:bottom w:w="90" w:type="dxa"/>
              <w:right w:w="100" w:type="dxa"/>
            </w:tcMar>
            <w:vAlign w:val="center"/>
            <w:tcPrChange w:id="2033" w:author="MAZEN FAYEZ" w:date="2026-08-10T11:59:00Z" w16du:dateUtc="2026-08-10T08:59:00Z">
              <w:tcPr>
                <w:tcW w:w="3870" w:type="dxa"/>
                <w:gridSpan w:val="2"/>
                <w:tcMar>
                  <w:top w:w="90" w:type="dxa"/>
                  <w:left w:w="100" w:type="dxa"/>
                  <w:bottom w:w="90" w:type="dxa"/>
                  <w:right w:w="100" w:type="dxa"/>
                </w:tcMar>
                <w:vAlign w:val="center"/>
              </w:tcPr>
            </w:tcPrChange>
          </w:tcPr>
          <w:p w14:paraId="658F847D" w14:textId="7B5234BB" w:rsidR="00472D65" w:rsidRPr="001065A1" w:rsidRDefault="00472D65" w:rsidP="00472D65">
            <w:pPr>
              <w:bidi/>
              <w:spacing w:after="0"/>
              <w:rPr>
                <w:rFonts w:asciiTheme="minorBidi" w:hAnsiTheme="minorBidi" w:cstheme="minorBidi"/>
                <w:bCs/>
                <w:szCs w:val="20"/>
                <w:rPrChange w:id="203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35" w:author="MOHSEN QURAEN" w:date="2026-09-21T11:09:00Z" w16du:dateUtc="2026-09-21T08:09:00Z">
                  <w:rPr>
                    <w:rFonts w:asciiTheme="minorBidi" w:eastAsia="Arial" w:hAnsiTheme="minorBidi" w:cstheme="minorBidi"/>
                    <w:sz w:val="18"/>
                    <w:szCs w:val="18"/>
                    <w:rtl/>
                  </w:rPr>
                </w:rPrChange>
              </w:rPr>
              <w:t>يجب أن يعرض النظام ملخصاً واضحاً للملاك والشركاء في صفحة تفاصيل المفوتر.</w:t>
            </w:r>
          </w:p>
        </w:tc>
        <w:tc>
          <w:tcPr>
            <w:tcW w:w="2569" w:type="dxa"/>
            <w:tcMar>
              <w:top w:w="90" w:type="dxa"/>
              <w:left w:w="100" w:type="dxa"/>
              <w:bottom w:w="90" w:type="dxa"/>
              <w:right w:w="100" w:type="dxa"/>
            </w:tcMar>
            <w:vAlign w:val="center"/>
            <w:tcPrChange w:id="2036" w:author="MAZEN FAYEZ" w:date="2026-08-10T11:59:00Z" w16du:dateUtc="2026-08-10T08:59:00Z">
              <w:tcPr>
                <w:tcW w:w="2610" w:type="dxa"/>
                <w:gridSpan w:val="2"/>
                <w:tcMar>
                  <w:top w:w="90" w:type="dxa"/>
                  <w:left w:w="100" w:type="dxa"/>
                  <w:bottom w:w="90" w:type="dxa"/>
                  <w:right w:w="100" w:type="dxa"/>
                </w:tcMar>
                <w:vAlign w:val="center"/>
              </w:tcPr>
            </w:tcPrChange>
          </w:tcPr>
          <w:p w14:paraId="4DDA898C" w14:textId="77777777" w:rsidR="00472D65" w:rsidRPr="001065A1" w:rsidRDefault="00472D65" w:rsidP="00472D65">
            <w:pPr>
              <w:bidi/>
              <w:spacing w:after="0"/>
              <w:rPr>
                <w:rFonts w:asciiTheme="minorBidi" w:hAnsiTheme="minorBidi" w:cstheme="minorBidi"/>
                <w:bCs/>
                <w:szCs w:val="20"/>
                <w:rPrChange w:id="203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38" w:author="MOHSEN QURAEN" w:date="2026-09-21T11:09:00Z" w16du:dateUtc="2026-09-21T08:09:00Z">
                  <w:rPr>
                    <w:rFonts w:asciiTheme="minorBidi" w:eastAsia="Arial" w:hAnsiTheme="minorBidi" w:cstheme="minorBidi"/>
                    <w:sz w:val="18"/>
                    <w:szCs w:val="18"/>
                    <w:rtl/>
                  </w:rPr>
                </w:rPrChange>
              </w:rPr>
              <w:t>العرض والملخص</w:t>
            </w:r>
          </w:p>
        </w:tc>
        <w:tc>
          <w:tcPr>
            <w:tcW w:w="1915" w:type="dxa"/>
            <w:tcMar>
              <w:top w:w="90" w:type="dxa"/>
              <w:left w:w="100" w:type="dxa"/>
              <w:bottom w:w="90" w:type="dxa"/>
              <w:right w:w="100" w:type="dxa"/>
            </w:tcMar>
            <w:vAlign w:val="center"/>
            <w:tcPrChange w:id="2039" w:author="MAZEN FAYEZ" w:date="2026-08-10T11:59:00Z" w16du:dateUtc="2026-08-10T08:59:00Z">
              <w:tcPr>
                <w:tcW w:w="1944" w:type="dxa"/>
                <w:gridSpan w:val="2"/>
                <w:tcMar>
                  <w:top w:w="90" w:type="dxa"/>
                  <w:left w:w="100" w:type="dxa"/>
                  <w:bottom w:w="90" w:type="dxa"/>
                  <w:right w:w="100" w:type="dxa"/>
                </w:tcMar>
                <w:vAlign w:val="center"/>
              </w:tcPr>
            </w:tcPrChange>
          </w:tcPr>
          <w:p w14:paraId="53DBAD67" w14:textId="77777777" w:rsidR="00472D65" w:rsidRPr="001065A1" w:rsidRDefault="00472D65" w:rsidP="00472D65">
            <w:pPr>
              <w:bidi/>
              <w:spacing w:after="0"/>
              <w:rPr>
                <w:rFonts w:asciiTheme="minorBidi" w:hAnsiTheme="minorBidi" w:cstheme="minorBidi"/>
                <w:bCs/>
                <w:szCs w:val="20"/>
                <w:rPrChange w:id="2040"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2041" w:author="MOHSEN QURAEN" w:date="2026-09-21T11:09:00Z" w16du:dateUtc="2026-09-21T08:09:00Z">
                  <w:rPr>
                    <w:rFonts w:asciiTheme="minorBidi" w:eastAsia="Arial" w:hAnsiTheme="minorBidi" w:cstheme="minorBidi"/>
                    <w:sz w:val="18"/>
                    <w:szCs w:val="18"/>
                  </w:rPr>
                </w:rPrChange>
              </w:rPr>
              <w:t>OPS-008</w:t>
            </w:r>
          </w:p>
        </w:tc>
      </w:tr>
      <w:tr w:rsidR="00472D65" w:rsidRPr="001065A1" w14:paraId="397CA317" w14:textId="77777777" w:rsidTr="00472D65">
        <w:trPr>
          <w:cantSplit/>
          <w:jc w:val="center"/>
          <w:trPrChange w:id="2042" w:author="MAZEN FAYEZ" w:date="2026-08-10T11:59:00Z" w16du:dateUtc="2026-08-10T08:59:00Z">
            <w:trPr>
              <w:cantSplit/>
              <w:jc w:val="center"/>
            </w:trPr>
          </w:trPrChange>
        </w:trPr>
        <w:tc>
          <w:tcPr>
            <w:tcW w:w="1060" w:type="dxa"/>
            <w:tcPrChange w:id="2043" w:author="MAZEN FAYEZ" w:date="2026-08-10T11:59:00Z" w16du:dateUtc="2026-08-10T08:59:00Z">
              <w:tcPr>
                <w:tcW w:w="1080" w:type="dxa"/>
                <w:gridSpan w:val="2"/>
              </w:tcPr>
            </w:tcPrChange>
          </w:tcPr>
          <w:p w14:paraId="16C72036" w14:textId="120A7DAC" w:rsidR="00472D65" w:rsidRPr="001065A1" w:rsidRDefault="00472D65" w:rsidP="00472D65">
            <w:pPr>
              <w:bidi/>
              <w:spacing w:after="0"/>
              <w:rPr>
                <w:rFonts w:asciiTheme="minorBidi" w:eastAsia="Arial" w:hAnsiTheme="minorBidi" w:cstheme="minorBidi"/>
                <w:bCs/>
                <w:szCs w:val="20"/>
                <w:rPrChange w:id="2044" w:author="MOHSEN QURAEN" w:date="2026-09-21T11:09:00Z" w16du:dateUtc="2026-09-21T08:09:00Z">
                  <w:rPr>
                    <w:rFonts w:asciiTheme="minorBidi" w:eastAsia="Arial" w:hAnsiTheme="minorBidi" w:cstheme="minorBidi"/>
                    <w:sz w:val="18"/>
                    <w:szCs w:val="18"/>
                  </w:rPr>
                </w:rPrChange>
              </w:rPr>
            </w:pPr>
            <w:ins w:id="2045" w:author="MAZEN FAYEZ" w:date="2026-08-10T12:00:00Z" w16du:dateUtc="2026-08-10T09:00:00Z">
              <w:r w:rsidRPr="001065A1">
                <w:rPr>
                  <w:rFonts w:asciiTheme="minorBidi" w:eastAsia="Arial" w:hAnsiTheme="minorBidi" w:cstheme="minorBidi" w:hint="eastAsia"/>
                  <w:bCs/>
                  <w:szCs w:val="20"/>
                  <w:rtl/>
                  <w:rPrChange w:id="2046"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2047" w:author="MAZEN FAYEZ" w:date="2026-08-10T11:59:00Z" w16du:dateUtc="2026-08-10T08:59:00Z">
              <w:tcPr>
                <w:tcW w:w="1080" w:type="dxa"/>
                <w:gridSpan w:val="2"/>
                <w:tcMar>
                  <w:top w:w="90" w:type="dxa"/>
                  <w:left w:w="100" w:type="dxa"/>
                  <w:bottom w:w="90" w:type="dxa"/>
                  <w:right w:w="100" w:type="dxa"/>
                </w:tcMar>
                <w:vAlign w:val="center"/>
              </w:tcPr>
            </w:tcPrChange>
          </w:tcPr>
          <w:p w14:paraId="439D2AA9" w14:textId="33CE9216" w:rsidR="00472D65" w:rsidRPr="001065A1" w:rsidRDefault="00472D65" w:rsidP="00472D65">
            <w:pPr>
              <w:bidi/>
              <w:spacing w:after="0"/>
              <w:rPr>
                <w:rFonts w:asciiTheme="minorBidi" w:hAnsiTheme="minorBidi" w:cstheme="minorBidi"/>
                <w:bCs/>
                <w:szCs w:val="20"/>
                <w:rPrChange w:id="204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49" w:author="MOHSEN QURAEN" w:date="2026-09-21T11:09:00Z" w16du:dateUtc="2026-09-21T08:09:00Z">
                  <w:rPr>
                    <w:rFonts w:asciiTheme="minorBidi" w:eastAsia="Arial" w:hAnsiTheme="minorBidi" w:cstheme="minorBidi"/>
                    <w:sz w:val="18"/>
                    <w:szCs w:val="18"/>
                    <w:rtl/>
                  </w:rPr>
                </w:rPrChange>
              </w:rPr>
              <w:t>حرجة</w:t>
            </w:r>
          </w:p>
        </w:tc>
        <w:tc>
          <w:tcPr>
            <w:tcW w:w="3809" w:type="dxa"/>
            <w:tcMar>
              <w:top w:w="90" w:type="dxa"/>
              <w:left w:w="100" w:type="dxa"/>
              <w:bottom w:w="90" w:type="dxa"/>
              <w:right w:w="100" w:type="dxa"/>
            </w:tcMar>
            <w:vAlign w:val="center"/>
            <w:tcPrChange w:id="2050" w:author="MAZEN FAYEZ" w:date="2026-08-10T11:59:00Z" w16du:dateUtc="2026-08-10T08:59:00Z">
              <w:tcPr>
                <w:tcW w:w="3870" w:type="dxa"/>
                <w:gridSpan w:val="2"/>
                <w:tcMar>
                  <w:top w:w="90" w:type="dxa"/>
                  <w:left w:w="100" w:type="dxa"/>
                  <w:bottom w:w="90" w:type="dxa"/>
                  <w:right w:w="100" w:type="dxa"/>
                </w:tcMar>
                <w:vAlign w:val="center"/>
              </w:tcPr>
            </w:tcPrChange>
          </w:tcPr>
          <w:p w14:paraId="7F7A796C" w14:textId="5C3CDB88" w:rsidR="00472D65" w:rsidRPr="001065A1" w:rsidRDefault="00472D65" w:rsidP="00472D65">
            <w:pPr>
              <w:bidi/>
              <w:spacing w:after="0"/>
              <w:rPr>
                <w:rFonts w:asciiTheme="minorBidi" w:hAnsiTheme="minorBidi" w:cstheme="minorBidi"/>
                <w:bCs/>
                <w:szCs w:val="20"/>
                <w:rPrChange w:id="205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52" w:author="MOHSEN QURAEN" w:date="2026-09-21T11:09:00Z" w16du:dateUtc="2026-09-21T08:09:00Z">
                  <w:rPr>
                    <w:rFonts w:asciiTheme="minorBidi" w:eastAsia="Arial" w:hAnsiTheme="minorBidi" w:cstheme="minorBidi"/>
                    <w:sz w:val="18"/>
                    <w:szCs w:val="18"/>
                    <w:rtl/>
                  </w:rPr>
                </w:rPrChange>
              </w:rPr>
              <w:t>يجب تسجيل عمليات الإضافة والتعديل والحذف وقبل/بعد التغيير في سجل التدقيق.</w:t>
            </w:r>
          </w:p>
        </w:tc>
        <w:tc>
          <w:tcPr>
            <w:tcW w:w="2569" w:type="dxa"/>
            <w:tcMar>
              <w:top w:w="90" w:type="dxa"/>
              <w:left w:w="100" w:type="dxa"/>
              <w:bottom w:w="90" w:type="dxa"/>
              <w:right w:w="100" w:type="dxa"/>
            </w:tcMar>
            <w:vAlign w:val="center"/>
            <w:tcPrChange w:id="2053" w:author="MAZEN FAYEZ" w:date="2026-08-10T11:59:00Z" w16du:dateUtc="2026-08-10T08:59:00Z">
              <w:tcPr>
                <w:tcW w:w="2610" w:type="dxa"/>
                <w:gridSpan w:val="2"/>
                <w:tcMar>
                  <w:top w:w="90" w:type="dxa"/>
                  <w:left w:w="100" w:type="dxa"/>
                  <w:bottom w:w="90" w:type="dxa"/>
                  <w:right w:w="100" w:type="dxa"/>
                </w:tcMar>
                <w:vAlign w:val="center"/>
              </w:tcPr>
            </w:tcPrChange>
          </w:tcPr>
          <w:p w14:paraId="189110E2" w14:textId="77777777" w:rsidR="00472D65" w:rsidRPr="001065A1" w:rsidRDefault="00472D65" w:rsidP="00472D65">
            <w:pPr>
              <w:bidi/>
              <w:spacing w:after="0"/>
              <w:rPr>
                <w:rFonts w:asciiTheme="minorBidi" w:hAnsiTheme="minorBidi" w:cstheme="minorBidi"/>
                <w:bCs/>
                <w:szCs w:val="20"/>
                <w:rPrChange w:id="205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55" w:author="MOHSEN QURAEN" w:date="2026-09-21T11:09:00Z" w16du:dateUtc="2026-09-21T08:09:00Z">
                  <w:rPr>
                    <w:rFonts w:asciiTheme="minorBidi" w:eastAsia="Arial" w:hAnsiTheme="minorBidi" w:cstheme="minorBidi"/>
                    <w:sz w:val="18"/>
                    <w:szCs w:val="18"/>
                    <w:rtl/>
                  </w:rPr>
                </w:rPrChange>
              </w:rPr>
              <w:t>سجل التدقيق</w:t>
            </w:r>
          </w:p>
        </w:tc>
        <w:tc>
          <w:tcPr>
            <w:tcW w:w="1915" w:type="dxa"/>
            <w:tcMar>
              <w:top w:w="90" w:type="dxa"/>
              <w:left w:w="100" w:type="dxa"/>
              <w:bottom w:w="90" w:type="dxa"/>
              <w:right w:w="100" w:type="dxa"/>
            </w:tcMar>
            <w:vAlign w:val="center"/>
            <w:tcPrChange w:id="2056" w:author="MAZEN FAYEZ" w:date="2026-08-10T11:59:00Z" w16du:dateUtc="2026-08-10T08:59:00Z">
              <w:tcPr>
                <w:tcW w:w="1944" w:type="dxa"/>
                <w:gridSpan w:val="2"/>
                <w:tcMar>
                  <w:top w:w="90" w:type="dxa"/>
                  <w:left w:w="100" w:type="dxa"/>
                  <w:bottom w:w="90" w:type="dxa"/>
                  <w:right w:w="100" w:type="dxa"/>
                </w:tcMar>
                <w:vAlign w:val="center"/>
              </w:tcPr>
            </w:tcPrChange>
          </w:tcPr>
          <w:p w14:paraId="10417044" w14:textId="77777777" w:rsidR="00472D65" w:rsidRPr="001065A1" w:rsidRDefault="00472D65" w:rsidP="00472D65">
            <w:pPr>
              <w:bidi/>
              <w:spacing w:after="0"/>
              <w:rPr>
                <w:rFonts w:asciiTheme="minorBidi" w:hAnsiTheme="minorBidi" w:cstheme="minorBidi"/>
                <w:bCs/>
                <w:szCs w:val="20"/>
                <w:rPrChange w:id="2057"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2058" w:author="MOHSEN QURAEN" w:date="2026-09-21T11:09:00Z" w16du:dateUtc="2026-09-21T08:09:00Z">
                  <w:rPr>
                    <w:rFonts w:asciiTheme="minorBidi" w:eastAsia="Arial" w:hAnsiTheme="minorBidi" w:cstheme="minorBidi"/>
                    <w:sz w:val="18"/>
                    <w:szCs w:val="18"/>
                  </w:rPr>
                </w:rPrChange>
              </w:rPr>
              <w:t>OPS-009</w:t>
            </w:r>
          </w:p>
        </w:tc>
      </w:tr>
      <w:tr w:rsidR="00472D65" w:rsidRPr="001065A1" w14:paraId="3F44EDF9" w14:textId="77777777" w:rsidTr="00472D65">
        <w:trPr>
          <w:cantSplit/>
          <w:jc w:val="center"/>
          <w:trPrChange w:id="2059" w:author="MAZEN FAYEZ" w:date="2026-08-10T11:59:00Z" w16du:dateUtc="2026-08-10T08:59:00Z">
            <w:trPr>
              <w:cantSplit/>
              <w:jc w:val="center"/>
            </w:trPr>
          </w:trPrChange>
        </w:trPr>
        <w:tc>
          <w:tcPr>
            <w:tcW w:w="1060" w:type="dxa"/>
            <w:tcPrChange w:id="2060" w:author="MAZEN FAYEZ" w:date="2026-08-10T11:59:00Z" w16du:dateUtc="2026-08-10T08:59:00Z">
              <w:tcPr>
                <w:tcW w:w="1080" w:type="dxa"/>
                <w:gridSpan w:val="2"/>
              </w:tcPr>
            </w:tcPrChange>
          </w:tcPr>
          <w:p w14:paraId="5455F5F6" w14:textId="3783E296" w:rsidR="00472D65" w:rsidRPr="001065A1" w:rsidRDefault="00472D65" w:rsidP="00472D65">
            <w:pPr>
              <w:bidi/>
              <w:spacing w:after="0"/>
              <w:rPr>
                <w:rFonts w:asciiTheme="minorBidi" w:eastAsia="Arial" w:hAnsiTheme="minorBidi" w:cstheme="minorBidi"/>
                <w:bCs/>
                <w:szCs w:val="20"/>
                <w:rPrChange w:id="2061" w:author="MOHSEN QURAEN" w:date="2026-09-21T11:09:00Z" w16du:dateUtc="2026-09-21T08:09:00Z">
                  <w:rPr>
                    <w:rFonts w:asciiTheme="minorBidi" w:eastAsia="Arial" w:hAnsiTheme="minorBidi" w:cstheme="minorBidi"/>
                    <w:sz w:val="18"/>
                    <w:szCs w:val="18"/>
                  </w:rPr>
                </w:rPrChange>
              </w:rPr>
            </w:pPr>
            <w:ins w:id="2062" w:author="MAZEN FAYEZ" w:date="2026-08-10T12:00:00Z" w16du:dateUtc="2026-08-10T09:00:00Z">
              <w:r w:rsidRPr="001065A1">
                <w:rPr>
                  <w:rFonts w:asciiTheme="minorBidi" w:eastAsia="Arial" w:hAnsiTheme="minorBidi" w:cstheme="minorBidi" w:hint="eastAsia"/>
                  <w:bCs/>
                  <w:szCs w:val="20"/>
                  <w:rtl/>
                  <w:rPrChange w:id="2063"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2064" w:author="MAZEN FAYEZ" w:date="2026-08-10T11:59:00Z" w16du:dateUtc="2026-08-10T08:59:00Z">
              <w:tcPr>
                <w:tcW w:w="1080" w:type="dxa"/>
                <w:gridSpan w:val="2"/>
                <w:tcMar>
                  <w:top w:w="90" w:type="dxa"/>
                  <w:left w:w="100" w:type="dxa"/>
                  <w:bottom w:w="90" w:type="dxa"/>
                  <w:right w:w="100" w:type="dxa"/>
                </w:tcMar>
                <w:vAlign w:val="center"/>
              </w:tcPr>
            </w:tcPrChange>
          </w:tcPr>
          <w:p w14:paraId="7D8980A5" w14:textId="5E574098" w:rsidR="00472D65" w:rsidRPr="001065A1" w:rsidRDefault="00472D65" w:rsidP="00472D65">
            <w:pPr>
              <w:bidi/>
              <w:spacing w:after="0"/>
              <w:rPr>
                <w:rFonts w:asciiTheme="minorBidi" w:hAnsiTheme="minorBidi" w:cstheme="minorBidi"/>
                <w:bCs/>
                <w:szCs w:val="20"/>
                <w:rPrChange w:id="206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66" w:author="MOHSEN QURAEN" w:date="2026-09-21T11:09:00Z" w16du:dateUtc="2026-09-21T08:09:00Z">
                  <w:rPr>
                    <w:rFonts w:asciiTheme="minorBidi" w:eastAsia="Arial" w:hAnsiTheme="minorBidi" w:cstheme="minorBidi"/>
                    <w:sz w:val="18"/>
                    <w:szCs w:val="18"/>
                    <w:rtl/>
                  </w:rPr>
                </w:rPrChange>
              </w:rPr>
              <w:t>حرجة</w:t>
            </w:r>
          </w:p>
        </w:tc>
        <w:tc>
          <w:tcPr>
            <w:tcW w:w="3809" w:type="dxa"/>
            <w:tcMar>
              <w:top w:w="90" w:type="dxa"/>
              <w:left w:w="100" w:type="dxa"/>
              <w:bottom w:w="90" w:type="dxa"/>
              <w:right w:w="100" w:type="dxa"/>
            </w:tcMar>
            <w:vAlign w:val="center"/>
            <w:tcPrChange w:id="2067" w:author="MAZEN FAYEZ" w:date="2026-08-10T11:59:00Z" w16du:dateUtc="2026-08-10T08:59:00Z">
              <w:tcPr>
                <w:tcW w:w="3870" w:type="dxa"/>
                <w:gridSpan w:val="2"/>
                <w:tcMar>
                  <w:top w:w="90" w:type="dxa"/>
                  <w:left w:w="100" w:type="dxa"/>
                  <w:bottom w:w="90" w:type="dxa"/>
                  <w:right w:w="100" w:type="dxa"/>
                </w:tcMar>
                <w:vAlign w:val="center"/>
              </w:tcPr>
            </w:tcPrChange>
          </w:tcPr>
          <w:p w14:paraId="1F192B3C" w14:textId="25B4A9CA" w:rsidR="00472D65" w:rsidRPr="001065A1" w:rsidRDefault="00472D65" w:rsidP="00472D65">
            <w:pPr>
              <w:bidi/>
              <w:spacing w:after="0"/>
              <w:rPr>
                <w:rFonts w:asciiTheme="minorBidi" w:hAnsiTheme="minorBidi" w:cstheme="minorBidi"/>
                <w:bCs/>
                <w:szCs w:val="20"/>
                <w:rPrChange w:id="206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69" w:author="MOHSEN QURAEN" w:date="2026-09-21T11:09:00Z" w16du:dateUtc="2026-09-21T08:09:00Z">
                  <w:rPr>
                    <w:rFonts w:asciiTheme="minorBidi" w:eastAsia="Arial" w:hAnsiTheme="minorBidi" w:cstheme="minorBidi"/>
                    <w:sz w:val="18"/>
                    <w:szCs w:val="18"/>
                    <w:rtl/>
                  </w:rPr>
                </w:rPrChange>
              </w:rPr>
              <w:t>يجب التحكم في صلاحيات عرض وتعديل هذه البيانات بناءً على أدوار المستخدمين.</w:t>
            </w:r>
          </w:p>
        </w:tc>
        <w:tc>
          <w:tcPr>
            <w:tcW w:w="2569" w:type="dxa"/>
            <w:tcMar>
              <w:top w:w="90" w:type="dxa"/>
              <w:left w:w="100" w:type="dxa"/>
              <w:bottom w:w="90" w:type="dxa"/>
              <w:right w:w="100" w:type="dxa"/>
            </w:tcMar>
            <w:vAlign w:val="center"/>
            <w:tcPrChange w:id="2070" w:author="MAZEN FAYEZ" w:date="2026-08-10T11:59:00Z" w16du:dateUtc="2026-08-10T08:59:00Z">
              <w:tcPr>
                <w:tcW w:w="2610" w:type="dxa"/>
                <w:gridSpan w:val="2"/>
                <w:tcMar>
                  <w:top w:w="90" w:type="dxa"/>
                  <w:left w:w="100" w:type="dxa"/>
                  <w:bottom w:w="90" w:type="dxa"/>
                  <w:right w:w="100" w:type="dxa"/>
                </w:tcMar>
                <w:vAlign w:val="center"/>
              </w:tcPr>
            </w:tcPrChange>
          </w:tcPr>
          <w:p w14:paraId="239C68DA" w14:textId="77777777" w:rsidR="00472D65" w:rsidRPr="001065A1" w:rsidRDefault="00472D65" w:rsidP="00472D65">
            <w:pPr>
              <w:bidi/>
              <w:spacing w:after="0"/>
              <w:rPr>
                <w:rFonts w:asciiTheme="minorBidi" w:hAnsiTheme="minorBidi" w:cstheme="minorBidi"/>
                <w:bCs/>
                <w:szCs w:val="20"/>
                <w:rPrChange w:id="207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72" w:author="MOHSEN QURAEN" w:date="2026-09-21T11:09:00Z" w16du:dateUtc="2026-09-21T08:09:00Z">
                  <w:rPr>
                    <w:rFonts w:asciiTheme="minorBidi" w:eastAsia="Arial" w:hAnsiTheme="minorBidi" w:cstheme="minorBidi"/>
                    <w:sz w:val="18"/>
                    <w:szCs w:val="18"/>
                    <w:rtl/>
                  </w:rPr>
                </w:rPrChange>
              </w:rPr>
              <w:t>الصلاحيات</w:t>
            </w:r>
          </w:p>
        </w:tc>
        <w:tc>
          <w:tcPr>
            <w:tcW w:w="1915" w:type="dxa"/>
            <w:tcMar>
              <w:top w:w="90" w:type="dxa"/>
              <w:left w:w="100" w:type="dxa"/>
              <w:bottom w:w="90" w:type="dxa"/>
              <w:right w:w="100" w:type="dxa"/>
            </w:tcMar>
            <w:vAlign w:val="center"/>
            <w:tcPrChange w:id="2073" w:author="MAZEN FAYEZ" w:date="2026-08-10T11:59:00Z" w16du:dateUtc="2026-08-10T08:59:00Z">
              <w:tcPr>
                <w:tcW w:w="1944" w:type="dxa"/>
                <w:gridSpan w:val="2"/>
                <w:tcMar>
                  <w:top w:w="90" w:type="dxa"/>
                  <w:left w:w="100" w:type="dxa"/>
                  <w:bottom w:w="90" w:type="dxa"/>
                  <w:right w:w="100" w:type="dxa"/>
                </w:tcMar>
                <w:vAlign w:val="center"/>
              </w:tcPr>
            </w:tcPrChange>
          </w:tcPr>
          <w:p w14:paraId="426F34AF" w14:textId="77777777" w:rsidR="00472D65" w:rsidRPr="001065A1" w:rsidRDefault="00472D65" w:rsidP="00472D65">
            <w:pPr>
              <w:bidi/>
              <w:spacing w:after="0"/>
              <w:rPr>
                <w:rFonts w:asciiTheme="minorBidi" w:hAnsiTheme="minorBidi" w:cstheme="minorBidi"/>
                <w:bCs/>
                <w:szCs w:val="20"/>
                <w:rPrChange w:id="2074"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2075" w:author="MOHSEN QURAEN" w:date="2026-09-21T11:09:00Z" w16du:dateUtc="2026-09-21T08:09:00Z">
                  <w:rPr>
                    <w:rFonts w:asciiTheme="minorBidi" w:eastAsia="Arial" w:hAnsiTheme="minorBidi" w:cstheme="minorBidi"/>
                    <w:sz w:val="18"/>
                    <w:szCs w:val="18"/>
                  </w:rPr>
                </w:rPrChange>
              </w:rPr>
              <w:t>OPS-010</w:t>
            </w:r>
          </w:p>
        </w:tc>
      </w:tr>
      <w:tr w:rsidR="00472D65" w:rsidRPr="001065A1" w14:paraId="079DEBEE" w14:textId="77777777" w:rsidTr="00472D65">
        <w:trPr>
          <w:cantSplit/>
          <w:jc w:val="center"/>
          <w:trPrChange w:id="2076" w:author="MAZEN FAYEZ" w:date="2026-08-10T11:59:00Z" w16du:dateUtc="2026-08-10T08:59:00Z">
            <w:trPr>
              <w:cantSplit/>
              <w:jc w:val="center"/>
            </w:trPr>
          </w:trPrChange>
        </w:trPr>
        <w:tc>
          <w:tcPr>
            <w:tcW w:w="1060" w:type="dxa"/>
            <w:tcPrChange w:id="2077" w:author="MAZEN FAYEZ" w:date="2026-08-10T11:59:00Z" w16du:dateUtc="2026-08-10T08:59:00Z">
              <w:tcPr>
                <w:tcW w:w="1080" w:type="dxa"/>
                <w:gridSpan w:val="2"/>
              </w:tcPr>
            </w:tcPrChange>
          </w:tcPr>
          <w:p w14:paraId="52A8D85B" w14:textId="599869AF" w:rsidR="00472D65" w:rsidRPr="001065A1" w:rsidRDefault="00472D65" w:rsidP="00472D65">
            <w:pPr>
              <w:bidi/>
              <w:spacing w:after="0"/>
              <w:rPr>
                <w:rFonts w:asciiTheme="minorBidi" w:eastAsia="Arial" w:hAnsiTheme="minorBidi" w:cstheme="minorBidi"/>
                <w:bCs/>
                <w:szCs w:val="20"/>
                <w:rPrChange w:id="2078" w:author="MOHSEN QURAEN" w:date="2026-09-21T11:09:00Z" w16du:dateUtc="2026-09-21T08:09:00Z">
                  <w:rPr>
                    <w:rFonts w:asciiTheme="minorBidi" w:eastAsia="Arial" w:hAnsiTheme="minorBidi" w:cstheme="minorBidi"/>
                    <w:sz w:val="18"/>
                    <w:szCs w:val="18"/>
                  </w:rPr>
                </w:rPrChange>
              </w:rPr>
            </w:pPr>
            <w:ins w:id="2079" w:author="MAZEN FAYEZ" w:date="2026-08-10T12:00:00Z" w16du:dateUtc="2026-08-10T09:00:00Z">
              <w:r w:rsidRPr="001065A1">
                <w:rPr>
                  <w:rFonts w:asciiTheme="minorBidi" w:eastAsia="Arial" w:hAnsiTheme="minorBidi" w:cstheme="minorBidi" w:hint="eastAsia"/>
                  <w:bCs/>
                  <w:szCs w:val="20"/>
                  <w:rtl/>
                  <w:rPrChange w:id="2080" w:author="MOHSEN QURAEN" w:date="2026-09-21T11:09:00Z" w16du:dateUtc="2026-09-21T08:09:00Z">
                    <w:rPr>
                      <w:rFonts w:asciiTheme="minorBidi" w:eastAsia="Arial" w:hAnsiTheme="minorBidi" w:cstheme="minorBidi" w:hint="eastAsia"/>
                      <w:sz w:val="18"/>
                      <w:szCs w:val="18"/>
                      <w:rtl/>
                    </w:rPr>
                  </w:rPrChange>
                </w:rPr>
                <w:t>يوجد</w:t>
              </w:r>
            </w:ins>
          </w:p>
        </w:tc>
        <w:tc>
          <w:tcPr>
            <w:tcW w:w="1071" w:type="dxa"/>
            <w:tcMar>
              <w:top w:w="90" w:type="dxa"/>
              <w:left w:w="100" w:type="dxa"/>
              <w:bottom w:w="90" w:type="dxa"/>
              <w:right w:w="100" w:type="dxa"/>
            </w:tcMar>
            <w:vAlign w:val="center"/>
            <w:tcPrChange w:id="2081" w:author="MAZEN FAYEZ" w:date="2026-08-10T11:59:00Z" w16du:dateUtc="2026-08-10T08:59:00Z">
              <w:tcPr>
                <w:tcW w:w="1080" w:type="dxa"/>
                <w:gridSpan w:val="2"/>
                <w:tcMar>
                  <w:top w:w="90" w:type="dxa"/>
                  <w:left w:w="100" w:type="dxa"/>
                  <w:bottom w:w="90" w:type="dxa"/>
                  <w:right w:w="100" w:type="dxa"/>
                </w:tcMar>
                <w:vAlign w:val="center"/>
              </w:tcPr>
            </w:tcPrChange>
          </w:tcPr>
          <w:p w14:paraId="526A3F79" w14:textId="5F36C177" w:rsidR="00472D65" w:rsidRPr="001065A1" w:rsidRDefault="00472D65" w:rsidP="00472D65">
            <w:pPr>
              <w:bidi/>
              <w:spacing w:after="0"/>
              <w:rPr>
                <w:rFonts w:asciiTheme="minorBidi" w:hAnsiTheme="minorBidi" w:cstheme="minorBidi"/>
                <w:bCs/>
                <w:szCs w:val="20"/>
                <w:rPrChange w:id="2082"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83" w:author="MOHSEN QURAEN" w:date="2026-09-21T11:09:00Z" w16du:dateUtc="2026-09-21T08:09:00Z">
                  <w:rPr>
                    <w:rFonts w:asciiTheme="minorBidi" w:eastAsia="Arial" w:hAnsiTheme="minorBidi" w:cstheme="minorBidi"/>
                    <w:sz w:val="18"/>
                    <w:szCs w:val="18"/>
                    <w:rtl/>
                  </w:rPr>
                </w:rPrChange>
              </w:rPr>
              <w:t>متوسطة</w:t>
            </w:r>
          </w:p>
        </w:tc>
        <w:tc>
          <w:tcPr>
            <w:tcW w:w="3809" w:type="dxa"/>
            <w:tcMar>
              <w:top w:w="90" w:type="dxa"/>
              <w:left w:w="100" w:type="dxa"/>
              <w:bottom w:w="90" w:type="dxa"/>
              <w:right w:w="100" w:type="dxa"/>
            </w:tcMar>
            <w:vAlign w:val="center"/>
            <w:tcPrChange w:id="2084" w:author="MAZEN FAYEZ" w:date="2026-08-10T11:59:00Z" w16du:dateUtc="2026-08-10T08:59:00Z">
              <w:tcPr>
                <w:tcW w:w="3870" w:type="dxa"/>
                <w:gridSpan w:val="2"/>
                <w:tcMar>
                  <w:top w:w="90" w:type="dxa"/>
                  <w:left w:w="100" w:type="dxa"/>
                  <w:bottom w:w="90" w:type="dxa"/>
                  <w:right w:w="100" w:type="dxa"/>
                </w:tcMar>
                <w:vAlign w:val="center"/>
              </w:tcPr>
            </w:tcPrChange>
          </w:tcPr>
          <w:p w14:paraId="5111F2E0" w14:textId="718A40CD" w:rsidR="00472D65" w:rsidRPr="001065A1" w:rsidRDefault="00472D65" w:rsidP="00472D65">
            <w:pPr>
              <w:bidi/>
              <w:spacing w:after="0"/>
              <w:rPr>
                <w:rFonts w:asciiTheme="minorBidi" w:hAnsiTheme="minorBidi" w:cstheme="minorBidi"/>
                <w:bCs/>
                <w:szCs w:val="20"/>
                <w:rPrChange w:id="2085"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86" w:author="MOHSEN QURAEN" w:date="2026-09-21T11:09:00Z" w16du:dateUtc="2026-09-21T08:09:00Z">
                  <w:rPr>
                    <w:rFonts w:asciiTheme="minorBidi" w:eastAsia="Arial" w:hAnsiTheme="minorBidi" w:cstheme="minorBidi"/>
                    <w:sz w:val="18"/>
                    <w:szCs w:val="18"/>
                    <w:rtl/>
                  </w:rPr>
                </w:rPrChange>
              </w:rPr>
              <w:t>يجب أن تكون قوائم نوع البطاقة، الدور/الصفة، والجنسية قابلة للإعداد متى أمكن.</w:t>
            </w:r>
          </w:p>
        </w:tc>
        <w:tc>
          <w:tcPr>
            <w:tcW w:w="2569" w:type="dxa"/>
            <w:tcMar>
              <w:top w:w="90" w:type="dxa"/>
              <w:left w:w="100" w:type="dxa"/>
              <w:bottom w:w="90" w:type="dxa"/>
              <w:right w:w="100" w:type="dxa"/>
            </w:tcMar>
            <w:vAlign w:val="center"/>
            <w:tcPrChange w:id="2087" w:author="MAZEN FAYEZ" w:date="2026-08-10T11:59:00Z" w16du:dateUtc="2026-08-10T08:59:00Z">
              <w:tcPr>
                <w:tcW w:w="2610" w:type="dxa"/>
                <w:gridSpan w:val="2"/>
                <w:tcMar>
                  <w:top w:w="90" w:type="dxa"/>
                  <w:left w:w="100" w:type="dxa"/>
                  <w:bottom w:w="90" w:type="dxa"/>
                  <w:right w:w="100" w:type="dxa"/>
                </w:tcMar>
                <w:vAlign w:val="center"/>
              </w:tcPr>
            </w:tcPrChange>
          </w:tcPr>
          <w:p w14:paraId="389F671F" w14:textId="77777777" w:rsidR="00472D65" w:rsidRPr="001065A1" w:rsidRDefault="00472D65" w:rsidP="00472D65">
            <w:pPr>
              <w:bidi/>
              <w:spacing w:after="0"/>
              <w:rPr>
                <w:rFonts w:asciiTheme="minorBidi" w:hAnsiTheme="minorBidi" w:cstheme="minorBidi"/>
                <w:bCs/>
                <w:szCs w:val="20"/>
                <w:rPrChange w:id="2088"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tl/>
                <w:rPrChange w:id="2089" w:author="MOHSEN QURAEN" w:date="2026-09-21T11:09:00Z" w16du:dateUtc="2026-09-21T08:09:00Z">
                  <w:rPr>
                    <w:rFonts w:asciiTheme="minorBidi" w:eastAsia="Arial" w:hAnsiTheme="minorBidi" w:cstheme="minorBidi"/>
                    <w:sz w:val="18"/>
                    <w:szCs w:val="18"/>
                    <w:rtl/>
                  </w:rPr>
                </w:rPrChange>
              </w:rPr>
              <w:t>القابلية للإعداد</w:t>
            </w:r>
          </w:p>
        </w:tc>
        <w:tc>
          <w:tcPr>
            <w:tcW w:w="1915" w:type="dxa"/>
            <w:tcMar>
              <w:top w:w="90" w:type="dxa"/>
              <w:left w:w="100" w:type="dxa"/>
              <w:bottom w:w="90" w:type="dxa"/>
              <w:right w:w="100" w:type="dxa"/>
            </w:tcMar>
            <w:vAlign w:val="center"/>
            <w:tcPrChange w:id="2090" w:author="MAZEN FAYEZ" w:date="2026-08-10T11:59:00Z" w16du:dateUtc="2026-08-10T08:59:00Z">
              <w:tcPr>
                <w:tcW w:w="1944" w:type="dxa"/>
                <w:gridSpan w:val="2"/>
                <w:tcMar>
                  <w:top w:w="90" w:type="dxa"/>
                  <w:left w:w="100" w:type="dxa"/>
                  <w:bottom w:w="90" w:type="dxa"/>
                  <w:right w:w="100" w:type="dxa"/>
                </w:tcMar>
                <w:vAlign w:val="center"/>
              </w:tcPr>
            </w:tcPrChange>
          </w:tcPr>
          <w:p w14:paraId="5643F1BE" w14:textId="77777777" w:rsidR="00472D65" w:rsidRPr="001065A1" w:rsidRDefault="00472D65" w:rsidP="00472D65">
            <w:pPr>
              <w:bidi/>
              <w:spacing w:after="0"/>
              <w:rPr>
                <w:rFonts w:asciiTheme="minorBidi" w:hAnsiTheme="minorBidi" w:cstheme="minorBidi"/>
                <w:bCs/>
                <w:szCs w:val="20"/>
                <w:rPrChange w:id="2091" w:author="MOHSEN QURAEN" w:date="2026-09-21T11:09:00Z" w16du:dateUtc="2026-09-21T08:09:00Z">
                  <w:rPr>
                    <w:rFonts w:asciiTheme="minorBidi" w:hAnsiTheme="minorBidi" w:cstheme="minorBidi"/>
                    <w:sz w:val="18"/>
                    <w:szCs w:val="18"/>
                  </w:rPr>
                </w:rPrChange>
              </w:rPr>
            </w:pPr>
            <w:r w:rsidRPr="001065A1">
              <w:rPr>
                <w:rFonts w:asciiTheme="minorBidi" w:eastAsia="Arial" w:hAnsiTheme="minorBidi" w:cstheme="minorBidi"/>
                <w:bCs/>
                <w:szCs w:val="20"/>
                <w:rPrChange w:id="2092" w:author="MOHSEN QURAEN" w:date="2026-09-21T11:09:00Z" w16du:dateUtc="2026-09-21T08:09:00Z">
                  <w:rPr>
                    <w:rFonts w:asciiTheme="minorBidi" w:eastAsia="Arial" w:hAnsiTheme="minorBidi" w:cstheme="minorBidi"/>
                    <w:sz w:val="18"/>
                    <w:szCs w:val="18"/>
                  </w:rPr>
                </w:rPrChange>
              </w:rPr>
              <w:t>OPS-011</w:t>
            </w:r>
          </w:p>
        </w:tc>
      </w:tr>
      <w:tr w:rsidR="00771774" w:rsidRPr="001065A1" w14:paraId="49667420" w14:textId="77777777" w:rsidTr="00472D65">
        <w:trPr>
          <w:cantSplit/>
          <w:jc w:val="center"/>
          <w:ins w:id="2093" w:author="MOHSEN QURAEN" w:date="2026-09-21T11:37:00Z" w16du:dateUtc="2026-09-21T08:37:00Z"/>
        </w:trPr>
        <w:tc>
          <w:tcPr>
            <w:tcW w:w="1060" w:type="dxa"/>
          </w:tcPr>
          <w:p w14:paraId="03EDE317" w14:textId="77777777" w:rsidR="00771774" w:rsidRDefault="00771774" w:rsidP="008245CF">
            <w:pPr>
              <w:bidi/>
              <w:spacing w:after="0"/>
              <w:jc w:val="center"/>
              <w:rPr>
                <w:ins w:id="2094" w:author="MOHSEN QURAEN" w:date="2026-09-21T12:13:00Z" w16du:dateUtc="2026-09-21T09:13:00Z"/>
                <w:rFonts w:asciiTheme="minorBidi" w:eastAsia="Arial" w:hAnsiTheme="minorBidi" w:cstheme="minorBidi"/>
                <w:bCs/>
                <w:szCs w:val="20"/>
                <w:rtl/>
              </w:rPr>
            </w:pPr>
          </w:p>
          <w:p w14:paraId="315F4BF4" w14:textId="77777777" w:rsidR="008C59E4" w:rsidRDefault="008C59E4" w:rsidP="008C59E4">
            <w:pPr>
              <w:bidi/>
              <w:spacing w:after="0"/>
              <w:jc w:val="center"/>
              <w:rPr>
                <w:ins w:id="2095" w:author="MOHSEN QURAEN" w:date="2026-09-21T12:13:00Z" w16du:dateUtc="2026-09-21T09:13:00Z"/>
                <w:rFonts w:asciiTheme="minorBidi" w:eastAsia="Arial" w:hAnsiTheme="minorBidi" w:cstheme="minorBidi"/>
                <w:bCs/>
                <w:szCs w:val="20"/>
                <w:rtl/>
              </w:rPr>
            </w:pPr>
          </w:p>
          <w:p w14:paraId="301C3B2F" w14:textId="63C937B2" w:rsidR="008C59E4" w:rsidRPr="00771774" w:rsidRDefault="008C59E4" w:rsidP="008C59E4">
            <w:pPr>
              <w:bidi/>
              <w:spacing w:after="0"/>
              <w:rPr>
                <w:ins w:id="2096" w:author="MOHSEN QURAEN" w:date="2026-09-21T11:37:00Z" w16du:dateUtc="2026-09-21T08:37:00Z"/>
                <w:rFonts w:asciiTheme="minorBidi" w:eastAsia="Arial" w:hAnsiTheme="minorBidi" w:cstheme="minorBidi" w:hint="eastAsia"/>
                <w:bCs/>
                <w:szCs w:val="20"/>
                <w:rtl/>
              </w:rPr>
            </w:pPr>
            <w:ins w:id="2097" w:author="MOHSEN QURAEN" w:date="2026-09-21T12:13:00Z" w16du:dateUtc="2026-09-21T09:13:00Z">
              <w:r>
                <w:rPr>
                  <w:rFonts w:asciiTheme="minorBidi" w:eastAsia="Arial" w:hAnsiTheme="minorBidi" w:cstheme="minorBidi" w:hint="cs"/>
                  <w:bCs/>
                  <w:szCs w:val="20"/>
                  <w:rtl/>
                </w:rPr>
                <w:t>لا يوجد</w:t>
              </w:r>
            </w:ins>
          </w:p>
        </w:tc>
        <w:tc>
          <w:tcPr>
            <w:tcW w:w="1071" w:type="dxa"/>
            <w:tcMar>
              <w:top w:w="90" w:type="dxa"/>
              <w:left w:w="100" w:type="dxa"/>
              <w:bottom w:w="90" w:type="dxa"/>
              <w:right w:w="100" w:type="dxa"/>
            </w:tcMar>
            <w:vAlign w:val="center"/>
          </w:tcPr>
          <w:p w14:paraId="461748D3" w14:textId="07DCAB03" w:rsidR="00771774" w:rsidRPr="00771774" w:rsidRDefault="008245CF" w:rsidP="00472D65">
            <w:pPr>
              <w:bidi/>
              <w:spacing w:after="0"/>
              <w:rPr>
                <w:ins w:id="2098" w:author="MOHSEN QURAEN" w:date="2026-09-21T11:37:00Z" w16du:dateUtc="2026-09-21T08:37:00Z"/>
                <w:rFonts w:asciiTheme="minorBidi" w:eastAsia="Arial" w:hAnsiTheme="minorBidi" w:cstheme="minorBidi"/>
                <w:bCs/>
                <w:szCs w:val="20"/>
              </w:rPr>
            </w:pPr>
            <w:ins w:id="2099" w:author="MOHSEN QURAEN" w:date="2026-09-21T12:11:00Z" w16du:dateUtc="2026-09-21T09:11:00Z">
              <w:r>
                <w:rPr>
                  <w:rFonts w:asciiTheme="minorBidi" w:eastAsia="Arial" w:hAnsiTheme="minorBidi" w:cstheme="minorBidi" w:hint="cs"/>
                  <w:bCs/>
                  <w:szCs w:val="20"/>
                  <w:rtl/>
                </w:rPr>
                <w:t>عالية</w:t>
              </w:r>
            </w:ins>
          </w:p>
        </w:tc>
        <w:tc>
          <w:tcPr>
            <w:tcW w:w="3809" w:type="dxa"/>
            <w:tcMar>
              <w:top w:w="90" w:type="dxa"/>
              <w:left w:w="100" w:type="dxa"/>
              <w:bottom w:w="90" w:type="dxa"/>
              <w:right w:w="100" w:type="dxa"/>
            </w:tcMar>
            <w:vAlign w:val="center"/>
          </w:tcPr>
          <w:p w14:paraId="06519CD3" w14:textId="7A5419DD" w:rsidR="00771774" w:rsidRPr="00771774" w:rsidRDefault="00F67869" w:rsidP="00F67869">
            <w:pPr>
              <w:bidi/>
              <w:spacing w:after="0"/>
              <w:rPr>
                <w:ins w:id="2100" w:author="MOHSEN QURAEN" w:date="2026-09-21T11:37:00Z" w16du:dateUtc="2026-09-21T08:37:00Z"/>
                <w:rFonts w:asciiTheme="minorBidi" w:eastAsia="Arial" w:hAnsiTheme="minorBidi" w:cstheme="minorBidi"/>
                <w:bCs/>
                <w:szCs w:val="20"/>
                <w:rtl/>
              </w:rPr>
            </w:pPr>
            <w:ins w:id="2101" w:author="MOHSEN QURAEN" w:date="2026-09-21T11:59:00Z">
              <w:r w:rsidRPr="00F67869">
                <w:rPr>
                  <w:rFonts w:asciiTheme="minorBidi" w:eastAsia="Arial" w:hAnsiTheme="minorBidi" w:cstheme="minorBidi"/>
                  <w:bCs/>
                  <w:szCs w:val="20"/>
                  <w:rtl/>
                </w:rPr>
                <w:t>يجب أن يدعم النظام استقبال نتائج وتحديثات فحص</w:t>
              </w:r>
              <w:r w:rsidRPr="00F67869">
                <w:rPr>
                  <w:rFonts w:asciiTheme="minorBidi" w:eastAsia="Arial" w:hAnsiTheme="minorBidi" w:cstheme="minorBidi"/>
                  <w:bCs/>
                  <w:szCs w:val="20"/>
                </w:rPr>
                <w:t xml:space="preserve"> AML </w:t>
              </w:r>
            </w:ins>
            <w:ins w:id="2102" w:author="MOHSEN QURAEN" w:date="2026-09-21T12:08:00Z" w16du:dateUtc="2026-09-21T09:08:00Z">
              <w:r w:rsidR="005B13BE">
                <w:rPr>
                  <w:rFonts w:asciiTheme="minorBidi" w:eastAsia="Arial" w:hAnsiTheme="minorBidi" w:cstheme="minorBidi" w:hint="cs"/>
                  <w:bCs/>
                  <w:szCs w:val="20"/>
                  <w:rtl/>
                  <w:lang w:bidi="ar-YE"/>
                </w:rPr>
                <w:t xml:space="preserve"> </w:t>
              </w:r>
            </w:ins>
            <w:ins w:id="2103" w:author="MOHSEN QURAEN" w:date="2026-09-21T11:59:00Z">
              <w:r w:rsidRPr="00F67869">
                <w:rPr>
                  <w:rFonts w:asciiTheme="minorBidi" w:eastAsia="Arial" w:hAnsiTheme="minorBidi" w:cstheme="minorBidi"/>
                  <w:bCs/>
                  <w:szCs w:val="20"/>
                  <w:rtl/>
                </w:rPr>
                <w:t>تلقائيًا من مزود خدمة الفحص عبر</w:t>
              </w:r>
            </w:ins>
            <w:ins w:id="2104" w:author="MOHSEN QURAEN" w:date="2026-09-21T12:08:00Z" w16du:dateUtc="2026-09-21T09:08:00Z">
              <w:r w:rsidR="006376D8">
                <w:rPr>
                  <w:rFonts w:asciiTheme="minorBidi" w:eastAsia="Arial" w:hAnsiTheme="minorBidi" w:cstheme="minorBidi" w:hint="cs"/>
                  <w:bCs/>
                  <w:szCs w:val="20"/>
                  <w:rtl/>
                  <w:lang w:bidi="ar-YE"/>
                </w:rPr>
                <w:t xml:space="preserve"> </w:t>
              </w:r>
            </w:ins>
            <w:ins w:id="2105" w:author="MOHSEN QURAEN" w:date="2026-09-21T11:59:00Z">
              <w:r w:rsidRPr="00F67869">
                <w:rPr>
                  <w:rFonts w:asciiTheme="minorBidi" w:eastAsia="Arial" w:hAnsiTheme="minorBidi" w:cstheme="minorBidi"/>
                  <w:bCs/>
                  <w:szCs w:val="20"/>
                </w:rPr>
                <w:t xml:space="preserve"> </w:t>
              </w:r>
            </w:ins>
            <w:ins w:id="2106" w:author="MOHSEN QURAEN" w:date="2026-09-21T12:08:00Z" w16du:dateUtc="2026-09-21T09:08:00Z">
              <w:r w:rsidR="006376D8" w:rsidRPr="00607CBB">
                <w:rPr>
                  <w:rFonts w:asciiTheme="minorBidi" w:eastAsia="Arial" w:hAnsiTheme="minorBidi" w:cstheme="minorBidi"/>
                  <w:bCs/>
                  <w:szCs w:val="20"/>
                </w:rPr>
                <w:t>Web</w:t>
              </w:r>
              <w:r w:rsidR="006376D8">
                <w:rPr>
                  <w:rFonts w:asciiTheme="minorBidi" w:eastAsia="Arial" w:hAnsiTheme="minorBidi" w:cstheme="minorBidi"/>
                  <w:bCs/>
                  <w:szCs w:val="20"/>
                </w:rPr>
                <w:t>-hoc</w:t>
              </w:r>
              <w:r w:rsidR="006376D8" w:rsidRPr="00F67869">
                <w:rPr>
                  <w:rFonts w:asciiTheme="minorBidi" w:eastAsia="Arial" w:hAnsiTheme="minorBidi" w:cstheme="minorBidi"/>
                  <w:bCs/>
                  <w:szCs w:val="20"/>
                  <w:rtl/>
                </w:rPr>
                <w:t xml:space="preserve"> </w:t>
              </w:r>
            </w:ins>
            <w:ins w:id="2107" w:author="MOHSEN QURAEN" w:date="2026-09-21T11:59:00Z">
              <w:r w:rsidRPr="00F67869">
                <w:rPr>
                  <w:rFonts w:asciiTheme="minorBidi" w:eastAsia="Arial" w:hAnsiTheme="minorBidi" w:cstheme="minorBidi"/>
                  <w:bCs/>
                  <w:szCs w:val="20"/>
                  <w:rtl/>
                </w:rPr>
                <w:t>، بحيث يتم تحديث حالة الفحص ونتيجته في النظام فور استلام الإشعار، مع تسجيل العملية في سجل التدقيق</w:t>
              </w:r>
              <w:r w:rsidRPr="00F67869">
                <w:rPr>
                  <w:rFonts w:asciiTheme="minorBidi" w:eastAsia="Arial" w:hAnsiTheme="minorBidi" w:cstheme="minorBidi"/>
                  <w:bCs/>
                  <w:szCs w:val="20"/>
                </w:rPr>
                <w:t xml:space="preserve"> (Audit Log).</w:t>
              </w:r>
            </w:ins>
          </w:p>
        </w:tc>
        <w:tc>
          <w:tcPr>
            <w:tcW w:w="2569" w:type="dxa"/>
            <w:tcMar>
              <w:top w:w="90" w:type="dxa"/>
              <w:left w:w="100" w:type="dxa"/>
              <w:bottom w:w="90" w:type="dxa"/>
              <w:right w:w="100" w:type="dxa"/>
            </w:tcMar>
            <w:vAlign w:val="center"/>
          </w:tcPr>
          <w:p w14:paraId="03F9F9C9" w14:textId="12C9E837" w:rsidR="00771774" w:rsidRPr="00771774" w:rsidRDefault="00607CBB" w:rsidP="00607CBB">
            <w:pPr>
              <w:bidi/>
              <w:spacing w:after="0"/>
              <w:rPr>
                <w:ins w:id="2108" w:author="MOHSEN QURAEN" w:date="2026-09-21T11:37:00Z" w16du:dateUtc="2026-09-21T08:37:00Z"/>
                <w:rFonts w:asciiTheme="minorBidi" w:eastAsia="Arial" w:hAnsiTheme="minorBidi" w:cstheme="minorBidi"/>
                <w:bCs/>
                <w:szCs w:val="20"/>
                <w:rtl/>
              </w:rPr>
            </w:pPr>
            <w:ins w:id="2109" w:author="MOHSEN QURAEN" w:date="2026-09-21T11:57:00Z">
              <w:r w:rsidRPr="00607CBB">
                <w:rPr>
                  <w:rFonts w:asciiTheme="minorBidi" w:eastAsia="Arial" w:hAnsiTheme="minorBidi" w:cstheme="minorBidi"/>
                  <w:bCs/>
                  <w:szCs w:val="20"/>
                  <w:rtl/>
                </w:rPr>
                <w:t>دعم</w:t>
              </w:r>
              <w:r w:rsidRPr="00607CBB">
                <w:rPr>
                  <w:rFonts w:asciiTheme="minorBidi" w:eastAsia="Arial" w:hAnsiTheme="minorBidi" w:cstheme="minorBidi"/>
                  <w:bCs/>
                  <w:szCs w:val="20"/>
                </w:rPr>
                <w:t xml:space="preserve"> Web</w:t>
              </w:r>
            </w:ins>
            <w:ins w:id="2110" w:author="MOHSEN QURAEN" w:date="2026-09-21T12:07:00Z" w16du:dateUtc="2026-09-21T09:07:00Z">
              <w:r w:rsidR="00646AA2">
                <w:rPr>
                  <w:rFonts w:asciiTheme="minorBidi" w:eastAsia="Arial" w:hAnsiTheme="minorBidi" w:cstheme="minorBidi"/>
                  <w:bCs/>
                  <w:szCs w:val="20"/>
                </w:rPr>
                <w:t>-hoc</w:t>
              </w:r>
            </w:ins>
            <w:ins w:id="2111" w:author="MOHSEN QURAEN" w:date="2026-09-21T11:57:00Z">
              <w:r w:rsidRPr="00607CBB">
                <w:rPr>
                  <w:rFonts w:asciiTheme="minorBidi" w:eastAsia="Arial" w:hAnsiTheme="minorBidi" w:cstheme="minorBidi"/>
                  <w:bCs/>
                  <w:szCs w:val="20"/>
                </w:rPr>
                <w:t xml:space="preserve"> </w:t>
              </w:r>
              <w:r w:rsidRPr="00607CBB">
                <w:rPr>
                  <w:rFonts w:asciiTheme="minorBidi" w:eastAsia="Arial" w:hAnsiTheme="minorBidi" w:cstheme="minorBidi"/>
                  <w:bCs/>
                  <w:szCs w:val="20"/>
                  <w:rtl/>
                </w:rPr>
                <w:t>لاستقبال نتائج فحص</w:t>
              </w:r>
              <w:r w:rsidRPr="00607CBB">
                <w:rPr>
                  <w:rFonts w:asciiTheme="minorBidi" w:eastAsia="Arial" w:hAnsiTheme="minorBidi" w:cstheme="minorBidi"/>
                  <w:bCs/>
                  <w:szCs w:val="20"/>
                </w:rPr>
                <w:t xml:space="preserve"> AML</w:t>
              </w:r>
            </w:ins>
          </w:p>
        </w:tc>
        <w:tc>
          <w:tcPr>
            <w:tcW w:w="1915" w:type="dxa"/>
            <w:tcMar>
              <w:top w:w="90" w:type="dxa"/>
              <w:left w:w="100" w:type="dxa"/>
              <w:bottom w:w="90" w:type="dxa"/>
              <w:right w:w="100" w:type="dxa"/>
            </w:tcMar>
            <w:vAlign w:val="center"/>
          </w:tcPr>
          <w:p w14:paraId="27F0512A" w14:textId="2F43EE74" w:rsidR="00771774" w:rsidRPr="00771774" w:rsidRDefault="00771774" w:rsidP="00472D65">
            <w:pPr>
              <w:bidi/>
              <w:spacing w:after="0"/>
              <w:rPr>
                <w:ins w:id="2112" w:author="MOHSEN QURAEN" w:date="2026-09-21T11:37:00Z" w16du:dateUtc="2026-09-21T08:37:00Z"/>
                <w:rFonts w:asciiTheme="minorBidi" w:eastAsia="Arial" w:hAnsiTheme="minorBidi" w:cstheme="minorBidi"/>
                <w:bCs/>
                <w:szCs w:val="20"/>
              </w:rPr>
            </w:pPr>
            <w:ins w:id="2113" w:author="MOHSEN QURAEN" w:date="2026-09-21T11:37:00Z" w16du:dateUtc="2026-09-21T08:37:00Z">
              <w:r w:rsidRPr="00512778">
                <w:rPr>
                  <w:rFonts w:asciiTheme="minorBidi" w:eastAsia="Arial" w:hAnsiTheme="minorBidi" w:cstheme="minorBidi"/>
                  <w:bCs/>
                  <w:szCs w:val="20"/>
                </w:rPr>
                <w:t>AML-00</w:t>
              </w:r>
              <w:r>
                <w:rPr>
                  <w:rFonts w:asciiTheme="minorBidi" w:eastAsia="Arial" w:hAnsiTheme="minorBidi" w:cstheme="minorBidi"/>
                  <w:bCs/>
                  <w:szCs w:val="20"/>
                </w:rPr>
                <w:t>1</w:t>
              </w:r>
            </w:ins>
          </w:p>
        </w:tc>
      </w:tr>
      <w:tr w:rsidR="00472D65" w:rsidRPr="001065A1" w:rsidDel="002F21A7" w14:paraId="63D5D6D6" w14:textId="2306D681" w:rsidTr="00472D65">
        <w:trPr>
          <w:cantSplit/>
          <w:jc w:val="center"/>
          <w:ins w:id="2114" w:author="Hamdy Rashed" w:date="2026-08-02T12:59:00Z"/>
          <w:del w:id="2115" w:author="MOHSEN QURAEN" w:date="2026-09-21T11:34:00Z" w16du:dateUtc="2026-09-21T08:34:00Z"/>
          <w:trPrChange w:id="2116" w:author="MAZEN FAYEZ" w:date="2026-08-10T11:59:00Z" w16du:dateUtc="2026-08-10T08:59:00Z">
            <w:trPr>
              <w:cantSplit/>
              <w:jc w:val="center"/>
            </w:trPr>
          </w:trPrChange>
        </w:trPr>
        <w:tc>
          <w:tcPr>
            <w:tcW w:w="1060" w:type="dxa"/>
            <w:tcPrChange w:id="2117" w:author="MAZEN FAYEZ" w:date="2026-08-10T11:59:00Z" w16du:dateUtc="2026-08-10T08:59:00Z">
              <w:tcPr>
                <w:tcW w:w="1080" w:type="dxa"/>
                <w:gridSpan w:val="2"/>
              </w:tcPr>
            </w:tcPrChange>
          </w:tcPr>
          <w:p w14:paraId="2405BDD7" w14:textId="1E57D76D" w:rsidR="00AB74D0" w:rsidRPr="001065A1" w:rsidDel="002F21A7" w:rsidRDefault="00AB74D0" w:rsidP="00472D65">
            <w:pPr>
              <w:bidi/>
              <w:spacing w:after="0"/>
              <w:rPr>
                <w:ins w:id="2118" w:author="MAZEN FAYEZ" w:date="2026-08-10T12:00:00Z" w16du:dateUtc="2026-08-10T09:00:00Z"/>
                <w:del w:id="2119" w:author="MOHSEN QURAEN" w:date="2026-09-21T11:34:00Z" w16du:dateUtc="2026-09-21T08:34:00Z"/>
                <w:rFonts w:asciiTheme="minorBidi" w:eastAsia="Arial" w:hAnsiTheme="minorBidi" w:cstheme="minorBidi"/>
                <w:bCs/>
                <w:color w:val="EE0000"/>
                <w:szCs w:val="20"/>
                <w:rtl/>
                <w:rPrChange w:id="2120" w:author="MOHSEN QURAEN" w:date="2026-09-21T11:09:00Z" w16du:dateUtc="2026-09-21T08:09:00Z">
                  <w:rPr>
                    <w:ins w:id="2121" w:author="MAZEN FAYEZ" w:date="2026-08-10T12:00:00Z" w16du:dateUtc="2026-08-10T09:00:00Z"/>
                    <w:del w:id="2122" w:author="MOHSEN QURAEN" w:date="2026-09-21T11:34:00Z" w16du:dateUtc="2026-09-21T08:34:00Z"/>
                    <w:rFonts w:asciiTheme="minorBidi" w:eastAsia="Arial" w:hAnsiTheme="minorBidi" w:cstheme="minorBidi"/>
                    <w:sz w:val="18"/>
                    <w:szCs w:val="18"/>
                    <w:rtl/>
                  </w:rPr>
                </w:rPrChange>
              </w:rPr>
            </w:pPr>
          </w:p>
          <w:p w14:paraId="41D70C99" w14:textId="2AF045F1" w:rsidR="00AB74D0" w:rsidRPr="001065A1" w:rsidDel="002F21A7" w:rsidRDefault="00AB74D0" w:rsidP="00AB74D0">
            <w:pPr>
              <w:bidi/>
              <w:spacing w:after="0"/>
              <w:rPr>
                <w:ins w:id="2123" w:author="MAZEN FAYEZ" w:date="2026-08-10T12:00:00Z" w16du:dateUtc="2026-08-10T09:00:00Z"/>
                <w:del w:id="2124" w:author="MOHSEN QURAEN" w:date="2026-09-21T11:34:00Z" w16du:dateUtc="2026-09-21T08:34:00Z"/>
                <w:rFonts w:asciiTheme="minorBidi" w:eastAsia="Arial" w:hAnsiTheme="minorBidi" w:cstheme="minorBidi"/>
                <w:bCs/>
                <w:color w:val="EE0000"/>
                <w:szCs w:val="20"/>
                <w:rtl/>
                <w:rPrChange w:id="2125" w:author="MOHSEN QURAEN" w:date="2026-09-21T11:09:00Z" w16du:dateUtc="2026-09-21T08:09:00Z">
                  <w:rPr>
                    <w:ins w:id="2126" w:author="MAZEN FAYEZ" w:date="2026-08-10T12:00:00Z" w16du:dateUtc="2026-08-10T09:00:00Z"/>
                    <w:del w:id="2127" w:author="MOHSEN QURAEN" w:date="2026-09-21T11:34:00Z" w16du:dateUtc="2026-09-21T08:34:00Z"/>
                    <w:rFonts w:asciiTheme="minorBidi" w:eastAsia="Arial" w:hAnsiTheme="minorBidi" w:cstheme="minorBidi"/>
                    <w:sz w:val="18"/>
                    <w:szCs w:val="18"/>
                    <w:rtl/>
                  </w:rPr>
                </w:rPrChange>
              </w:rPr>
            </w:pPr>
          </w:p>
          <w:p w14:paraId="00881FEA" w14:textId="5482DD5F" w:rsidR="00472D65" w:rsidRPr="001065A1" w:rsidDel="002F21A7" w:rsidRDefault="00472D65" w:rsidP="00AB74D0">
            <w:pPr>
              <w:bidi/>
              <w:spacing w:after="0"/>
              <w:rPr>
                <w:ins w:id="2128" w:author="MAZEN FAYEZ" w:date="2026-08-10T11:59:00Z" w16du:dateUtc="2026-08-10T08:59:00Z"/>
                <w:del w:id="2129" w:author="MOHSEN QURAEN" w:date="2026-09-21T11:34:00Z" w16du:dateUtc="2026-09-21T08:34:00Z"/>
                <w:rFonts w:asciiTheme="minorBidi" w:eastAsia="Arial" w:hAnsiTheme="minorBidi" w:cstheme="minorBidi"/>
                <w:bCs/>
                <w:color w:val="EE0000"/>
                <w:szCs w:val="20"/>
                <w:rtl/>
                <w:rPrChange w:id="2130" w:author="MOHSEN QURAEN" w:date="2026-09-21T11:09:00Z" w16du:dateUtc="2026-09-21T08:09:00Z">
                  <w:rPr>
                    <w:ins w:id="2131" w:author="MAZEN FAYEZ" w:date="2026-08-10T11:59:00Z" w16du:dateUtc="2026-08-10T08:59:00Z"/>
                    <w:del w:id="2132" w:author="MOHSEN QURAEN" w:date="2026-09-21T11:34:00Z" w16du:dateUtc="2026-09-21T08:34:00Z"/>
                    <w:rFonts w:asciiTheme="minorBidi" w:eastAsia="Arial" w:hAnsiTheme="minorBidi" w:cstheme="minorBidi"/>
                    <w:sz w:val="18"/>
                    <w:szCs w:val="18"/>
                    <w:rtl/>
                  </w:rPr>
                </w:rPrChange>
              </w:rPr>
            </w:pPr>
            <w:ins w:id="2133" w:author="MAZEN FAYEZ" w:date="2026-08-10T12:00:00Z" w16du:dateUtc="2026-08-10T09:00:00Z">
              <w:del w:id="2134" w:author="MOHSEN QURAEN" w:date="2026-09-21T11:34:00Z" w16du:dateUtc="2026-09-21T08:34:00Z">
                <w:r w:rsidRPr="001065A1" w:rsidDel="002F21A7">
                  <w:rPr>
                    <w:rFonts w:asciiTheme="minorBidi" w:eastAsia="Arial" w:hAnsiTheme="minorBidi" w:cstheme="minorBidi" w:hint="eastAsia"/>
                    <w:bCs/>
                    <w:color w:val="EE0000"/>
                    <w:szCs w:val="20"/>
                    <w:rtl/>
                    <w:rPrChange w:id="2135" w:author="MOHSEN QURAEN" w:date="2026-09-21T11:09:00Z" w16du:dateUtc="2026-09-21T08:09:00Z">
                      <w:rPr>
                        <w:rFonts w:asciiTheme="minorBidi" w:eastAsia="Arial" w:hAnsiTheme="minorBidi" w:cstheme="minorBidi" w:hint="eastAsia"/>
                        <w:sz w:val="18"/>
                        <w:szCs w:val="18"/>
                        <w:rtl/>
                      </w:rPr>
                    </w:rPrChange>
                  </w:rPr>
                  <w:delText>لايوجد</w:delText>
                </w:r>
              </w:del>
            </w:ins>
          </w:p>
        </w:tc>
        <w:tc>
          <w:tcPr>
            <w:tcW w:w="1071" w:type="dxa"/>
            <w:tcMar>
              <w:top w:w="90" w:type="dxa"/>
              <w:left w:w="100" w:type="dxa"/>
              <w:bottom w:w="90" w:type="dxa"/>
              <w:right w:w="100" w:type="dxa"/>
            </w:tcMar>
            <w:vAlign w:val="center"/>
            <w:tcPrChange w:id="2136" w:author="MAZEN FAYEZ" w:date="2026-08-10T11:59:00Z" w16du:dateUtc="2026-08-10T08:59:00Z">
              <w:tcPr>
                <w:tcW w:w="1080" w:type="dxa"/>
                <w:gridSpan w:val="2"/>
                <w:tcMar>
                  <w:top w:w="90" w:type="dxa"/>
                  <w:left w:w="100" w:type="dxa"/>
                  <w:bottom w:w="90" w:type="dxa"/>
                  <w:right w:w="100" w:type="dxa"/>
                </w:tcMar>
                <w:vAlign w:val="center"/>
              </w:tcPr>
            </w:tcPrChange>
          </w:tcPr>
          <w:p w14:paraId="53B838A0" w14:textId="54C1A9FF" w:rsidR="00472D65" w:rsidRPr="001065A1" w:rsidDel="002F21A7" w:rsidRDefault="00472D65" w:rsidP="00472D65">
            <w:pPr>
              <w:bidi/>
              <w:spacing w:after="0"/>
              <w:rPr>
                <w:ins w:id="2137" w:author="Hamdy Rashed" w:date="2026-08-02T12:59:00Z" w16du:dateUtc="2026-08-02T09:59:00Z"/>
                <w:del w:id="2138" w:author="MOHSEN QURAEN" w:date="2026-09-21T11:34:00Z" w16du:dateUtc="2026-09-21T08:34:00Z"/>
                <w:rFonts w:asciiTheme="minorBidi" w:eastAsia="Arial" w:hAnsiTheme="minorBidi" w:cstheme="minorBidi"/>
                <w:bCs/>
                <w:color w:val="EE0000"/>
                <w:szCs w:val="20"/>
                <w:rPrChange w:id="2139" w:author="MOHSEN QURAEN" w:date="2026-09-21T11:09:00Z" w16du:dateUtc="2026-09-21T08:09:00Z">
                  <w:rPr>
                    <w:ins w:id="2140" w:author="Hamdy Rashed" w:date="2026-08-02T12:59:00Z" w16du:dateUtc="2026-08-02T09:59:00Z"/>
                    <w:del w:id="2141" w:author="MOHSEN QURAEN" w:date="2026-09-21T11:34:00Z" w16du:dateUtc="2026-09-21T08:34:00Z"/>
                    <w:rFonts w:asciiTheme="minorBidi" w:eastAsia="Arial" w:hAnsiTheme="minorBidi" w:cstheme="minorBidi"/>
                    <w:sz w:val="18"/>
                    <w:szCs w:val="18"/>
                  </w:rPr>
                </w:rPrChange>
              </w:rPr>
            </w:pPr>
            <w:ins w:id="2142" w:author="Hamdy Rashed" w:date="2026-08-02T13:02:00Z" w16du:dateUtc="2026-08-02T10:02:00Z">
              <w:del w:id="2143" w:author="MOHSEN QURAEN" w:date="2026-09-21T11:34:00Z" w16du:dateUtc="2026-09-21T08:34:00Z">
                <w:r w:rsidRPr="001065A1" w:rsidDel="002F21A7">
                  <w:rPr>
                    <w:rFonts w:asciiTheme="minorBidi" w:eastAsia="Arial" w:hAnsiTheme="minorBidi" w:cstheme="minorBidi"/>
                    <w:bCs/>
                    <w:color w:val="EE0000"/>
                    <w:szCs w:val="20"/>
                    <w:rtl/>
                    <w:rPrChange w:id="2144" w:author="MOHSEN QURAEN" w:date="2026-09-21T11:09:00Z" w16du:dateUtc="2026-09-21T08:09:00Z">
                      <w:rPr>
                        <w:rFonts w:asciiTheme="minorBidi" w:eastAsia="Arial" w:hAnsiTheme="minorBidi" w:cstheme="minorBidi"/>
                        <w:sz w:val="18"/>
                        <w:szCs w:val="18"/>
                        <w:rtl/>
                      </w:rPr>
                    </w:rPrChange>
                  </w:rPr>
                  <w:delText>عالية</w:delText>
                </w:r>
              </w:del>
            </w:ins>
          </w:p>
        </w:tc>
        <w:tc>
          <w:tcPr>
            <w:tcW w:w="3809" w:type="dxa"/>
            <w:tcMar>
              <w:top w:w="90" w:type="dxa"/>
              <w:left w:w="100" w:type="dxa"/>
              <w:bottom w:w="90" w:type="dxa"/>
              <w:right w:w="100" w:type="dxa"/>
            </w:tcMar>
            <w:vAlign w:val="center"/>
            <w:tcPrChange w:id="2145" w:author="MAZEN FAYEZ" w:date="2026-08-10T11:59:00Z" w16du:dateUtc="2026-08-10T08:59:00Z">
              <w:tcPr>
                <w:tcW w:w="3870" w:type="dxa"/>
                <w:gridSpan w:val="2"/>
                <w:tcMar>
                  <w:top w:w="90" w:type="dxa"/>
                  <w:left w:w="100" w:type="dxa"/>
                  <w:bottom w:w="90" w:type="dxa"/>
                  <w:right w:w="100" w:type="dxa"/>
                </w:tcMar>
                <w:vAlign w:val="center"/>
              </w:tcPr>
            </w:tcPrChange>
          </w:tcPr>
          <w:p w14:paraId="5D613A80" w14:textId="2D1843EB" w:rsidR="00472D65" w:rsidRPr="001065A1" w:rsidDel="002F21A7" w:rsidRDefault="00472D65" w:rsidP="00472D65">
            <w:pPr>
              <w:bidi/>
              <w:spacing w:after="0"/>
              <w:rPr>
                <w:ins w:id="2146" w:author="Hamdy Rashed" w:date="2026-08-02T12:59:00Z" w16du:dateUtc="2026-08-02T09:59:00Z"/>
                <w:del w:id="2147" w:author="MOHSEN QURAEN" w:date="2026-09-21T11:34:00Z" w16du:dateUtc="2026-09-21T08:34:00Z"/>
                <w:rFonts w:asciiTheme="minorBidi" w:eastAsia="Arial" w:hAnsiTheme="minorBidi" w:cstheme="minorBidi"/>
                <w:bCs/>
                <w:color w:val="EE0000"/>
                <w:szCs w:val="20"/>
                <w:rPrChange w:id="2148" w:author="MOHSEN QURAEN" w:date="2026-09-21T11:09:00Z" w16du:dateUtc="2026-09-21T08:09:00Z">
                  <w:rPr>
                    <w:ins w:id="2149" w:author="Hamdy Rashed" w:date="2026-08-02T12:59:00Z" w16du:dateUtc="2026-08-02T09:59:00Z"/>
                    <w:del w:id="2150" w:author="MOHSEN QURAEN" w:date="2026-09-21T11:34:00Z" w16du:dateUtc="2026-09-21T08:34:00Z"/>
                    <w:rFonts w:asciiTheme="minorBidi" w:eastAsia="Arial" w:hAnsiTheme="minorBidi" w:cstheme="minorBidi"/>
                    <w:sz w:val="18"/>
                    <w:szCs w:val="18"/>
                  </w:rPr>
                </w:rPrChange>
              </w:rPr>
            </w:pPr>
            <w:ins w:id="2151" w:author="Hamdy Rashed" w:date="2026-08-02T13:02:00Z" w16du:dateUtc="2026-08-02T10:02:00Z">
              <w:del w:id="2152" w:author="MOHSEN QURAEN" w:date="2026-09-21T11:34:00Z" w16du:dateUtc="2026-09-21T08:34:00Z">
                <w:r w:rsidRPr="001065A1" w:rsidDel="002F21A7">
                  <w:rPr>
                    <w:rFonts w:asciiTheme="minorBidi" w:eastAsia="Arial" w:hAnsiTheme="minorBidi" w:cstheme="minorBidi"/>
                    <w:bCs/>
                    <w:color w:val="EE0000"/>
                    <w:szCs w:val="20"/>
                    <w:rtl/>
                    <w:rPrChange w:id="2153" w:author="MOHSEN QURAEN" w:date="2026-09-21T11:09:00Z" w16du:dateUtc="2026-09-21T08:09:00Z">
                      <w:rPr>
                        <w:rFonts w:asciiTheme="minorBidi" w:eastAsia="Arial" w:hAnsiTheme="minorBidi" w:cstheme="minorBidi"/>
                        <w:sz w:val="18"/>
                        <w:szCs w:val="18"/>
                        <w:rtl/>
                      </w:rPr>
                    </w:rPrChange>
                  </w:rPr>
                  <w:delText>يجب أن يقوم النظام بتقييم وتصنيف مستوى مخاطر المفوتر تلقائياً (منخفض، متوسط، مرتفع) عند إنشاء المفوتر أو تحديث بياناته، وذلك وفق معايير تقييم المخاطر المعتمدة من الشركة، مع إمكانية إعادة احتساب التصنيف عند تغير أي من عوامل المخاطر.</w:delText>
                </w:r>
              </w:del>
            </w:ins>
          </w:p>
        </w:tc>
        <w:tc>
          <w:tcPr>
            <w:tcW w:w="2569" w:type="dxa"/>
            <w:tcMar>
              <w:top w:w="90" w:type="dxa"/>
              <w:left w:w="100" w:type="dxa"/>
              <w:bottom w:w="90" w:type="dxa"/>
              <w:right w:w="100" w:type="dxa"/>
            </w:tcMar>
            <w:vAlign w:val="center"/>
            <w:tcPrChange w:id="2154" w:author="MAZEN FAYEZ" w:date="2026-08-10T11:59:00Z" w16du:dateUtc="2026-08-10T08:59:00Z">
              <w:tcPr>
                <w:tcW w:w="2610" w:type="dxa"/>
                <w:gridSpan w:val="2"/>
                <w:tcMar>
                  <w:top w:w="90" w:type="dxa"/>
                  <w:left w:w="100" w:type="dxa"/>
                  <w:bottom w:w="90" w:type="dxa"/>
                  <w:right w:w="100" w:type="dxa"/>
                </w:tcMar>
                <w:vAlign w:val="center"/>
              </w:tcPr>
            </w:tcPrChange>
          </w:tcPr>
          <w:p w14:paraId="760E1B4F" w14:textId="692238FD" w:rsidR="00472D65" w:rsidRPr="001065A1" w:rsidDel="002F21A7" w:rsidRDefault="00472D65" w:rsidP="00472D65">
            <w:pPr>
              <w:bidi/>
              <w:spacing w:after="0"/>
              <w:rPr>
                <w:ins w:id="2155" w:author="Hamdy Rashed" w:date="2026-08-02T12:59:00Z" w16du:dateUtc="2026-08-02T09:59:00Z"/>
                <w:del w:id="2156" w:author="MOHSEN QURAEN" w:date="2026-09-21T11:34:00Z" w16du:dateUtc="2026-09-21T08:34:00Z"/>
                <w:rFonts w:asciiTheme="minorBidi" w:eastAsia="Arial" w:hAnsiTheme="minorBidi" w:cstheme="minorBidi"/>
                <w:bCs/>
                <w:color w:val="EE0000"/>
                <w:szCs w:val="20"/>
                <w:rPrChange w:id="2157" w:author="MOHSEN QURAEN" w:date="2026-09-21T11:09:00Z" w16du:dateUtc="2026-09-21T08:09:00Z">
                  <w:rPr>
                    <w:ins w:id="2158" w:author="Hamdy Rashed" w:date="2026-08-02T12:59:00Z" w16du:dateUtc="2026-08-02T09:59:00Z"/>
                    <w:del w:id="2159" w:author="MOHSEN QURAEN" w:date="2026-09-21T11:34:00Z" w16du:dateUtc="2026-09-21T08:34:00Z"/>
                    <w:rFonts w:asciiTheme="minorBidi" w:eastAsia="Arial" w:hAnsiTheme="minorBidi" w:cstheme="minorBidi"/>
                    <w:sz w:val="18"/>
                    <w:szCs w:val="18"/>
                  </w:rPr>
                </w:rPrChange>
              </w:rPr>
            </w:pPr>
            <w:ins w:id="2160" w:author="Hamdy Rashed" w:date="2026-08-02T13:02:00Z" w16du:dateUtc="2026-08-02T10:02:00Z">
              <w:del w:id="2161" w:author="MOHSEN QURAEN" w:date="2026-09-21T11:34:00Z" w16du:dateUtc="2026-09-21T08:34:00Z">
                <w:r w:rsidRPr="001065A1" w:rsidDel="002F21A7">
                  <w:rPr>
                    <w:rFonts w:asciiTheme="minorBidi" w:eastAsia="Arial" w:hAnsiTheme="minorBidi" w:cstheme="minorBidi"/>
                    <w:bCs/>
                    <w:color w:val="EE0000"/>
                    <w:szCs w:val="20"/>
                    <w:rtl/>
                    <w:rPrChange w:id="2162" w:author="MOHSEN QURAEN" w:date="2026-09-21T11:09:00Z" w16du:dateUtc="2026-09-21T08:09:00Z">
                      <w:rPr>
                        <w:rFonts w:asciiTheme="minorBidi" w:eastAsia="Arial" w:hAnsiTheme="minorBidi" w:cstheme="minorBidi"/>
                        <w:sz w:val="18"/>
                        <w:szCs w:val="18"/>
                        <w:rtl/>
                      </w:rPr>
                    </w:rPrChange>
                  </w:rPr>
                  <w:delText>التقييم التلقائي لمخاطر المفوتر</w:delText>
                </w:r>
              </w:del>
            </w:ins>
          </w:p>
        </w:tc>
        <w:tc>
          <w:tcPr>
            <w:tcW w:w="1915" w:type="dxa"/>
            <w:tcMar>
              <w:top w:w="90" w:type="dxa"/>
              <w:left w:w="100" w:type="dxa"/>
              <w:bottom w:w="90" w:type="dxa"/>
              <w:right w:w="100" w:type="dxa"/>
            </w:tcMar>
            <w:vAlign w:val="center"/>
            <w:tcPrChange w:id="2163" w:author="MAZEN FAYEZ" w:date="2026-08-10T11:59:00Z" w16du:dateUtc="2026-08-10T08:59:00Z">
              <w:tcPr>
                <w:tcW w:w="1944" w:type="dxa"/>
                <w:gridSpan w:val="2"/>
                <w:tcMar>
                  <w:top w:w="90" w:type="dxa"/>
                  <w:left w:w="100" w:type="dxa"/>
                  <w:bottom w:w="90" w:type="dxa"/>
                  <w:right w:w="100" w:type="dxa"/>
                </w:tcMar>
                <w:vAlign w:val="center"/>
              </w:tcPr>
            </w:tcPrChange>
          </w:tcPr>
          <w:p w14:paraId="163AAB99" w14:textId="22514668" w:rsidR="00472D65" w:rsidRPr="001065A1" w:rsidDel="002F21A7" w:rsidRDefault="00472D65" w:rsidP="00472D65">
            <w:pPr>
              <w:bidi/>
              <w:spacing w:after="0"/>
              <w:rPr>
                <w:ins w:id="2164" w:author="Hamdy Rashed" w:date="2026-08-02T12:59:00Z" w16du:dateUtc="2026-08-02T09:59:00Z"/>
                <w:del w:id="2165" w:author="MOHSEN QURAEN" w:date="2026-09-21T11:34:00Z" w16du:dateUtc="2026-09-21T08:34:00Z"/>
                <w:rFonts w:asciiTheme="minorBidi" w:eastAsia="Arial" w:hAnsiTheme="minorBidi" w:cstheme="minorBidi"/>
                <w:bCs/>
                <w:color w:val="EE0000"/>
                <w:szCs w:val="20"/>
                <w:rPrChange w:id="2166" w:author="MOHSEN QURAEN" w:date="2026-09-21T11:09:00Z" w16du:dateUtc="2026-09-21T08:09:00Z">
                  <w:rPr>
                    <w:ins w:id="2167" w:author="Hamdy Rashed" w:date="2026-08-02T12:59:00Z" w16du:dateUtc="2026-08-02T09:59:00Z"/>
                    <w:del w:id="2168" w:author="MOHSEN QURAEN" w:date="2026-09-21T11:34:00Z" w16du:dateUtc="2026-09-21T08:34:00Z"/>
                    <w:rFonts w:asciiTheme="minorBidi" w:eastAsia="Arial" w:hAnsiTheme="minorBidi" w:cstheme="minorBidi"/>
                    <w:sz w:val="18"/>
                    <w:szCs w:val="18"/>
                  </w:rPr>
                </w:rPrChange>
              </w:rPr>
            </w:pPr>
            <w:ins w:id="2169" w:author="Hamdy Rashed" w:date="2026-08-02T13:02:00Z" w16du:dateUtc="2026-08-02T10:02:00Z">
              <w:del w:id="2170" w:author="MOHSEN QURAEN" w:date="2026-09-21T11:34:00Z" w16du:dateUtc="2026-09-21T08:34:00Z">
                <w:r w:rsidRPr="001065A1" w:rsidDel="002F21A7">
                  <w:rPr>
                    <w:rFonts w:asciiTheme="minorBidi" w:eastAsia="Arial" w:hAnsiTheme="minorBidi" w:cstheme="minorBidi"/>
                    <w:bCs/>
                    <w:color w:val="EE0000"/>
                    <w:szCs w:val="20"/>
                    <w:rPrChange w:id="2171" w:author="MOHSEN QURAEN" w:date="2026-09-21T11:09:00Z" w16du:dateUtc="2026-09-21T08:09:00Z">
                      <w:rPr>
                        <w:rFonts w:asciiTheme="minorBidi" w:eastAsia="Arial" w:hAnsiTheme="minorBidi" w:cstheme="minorBidi"/>
                        <w:sz w:val="18"/>
                        <w:szCs w:val="18"/>
                      </w:rPr>
                    </w:rPrChange>
                  </w:rPr>
                  <w:delText>AML-001</w:delText>
                </w:r>
              </w:del>
            </w:ins>
          </w:p>
        </w:tc>
      </w:tr>
      <w:tr w:rsidR="00472D65" w:rsidRPr="001065A1" w:rsidDel="002F21A7" w14:paraId="6AFA41EA" w14:textId="7E3E9C57" w:rsidTr="00472D65">
        <w:trPr>
          <w:cantSplit/>
          <w:jc w:val="center"/>
          <w:ins w:id="2172" w:author="Hamdy Rashed" w:date="2026-08-02T12:59:00Z"/>
          <w:del w:id="2173" w:author="MOHSEN QURAEN" w:date="2026-09-21T11:34:00Z" w16du:dateUtc="2026-09-21T08:34:00Z"/>
          <w:trPrChange w:id="2174" w:author="MAZEN FAYEZ" w:date="2026-08-10T11:59:00Z" w16du:dateUtc="2026-08-10T08:59:00Z">
            <w:trPr>
              <w:cantSplit/>
              <w:jc w:val="center"/>
            </w:trPr>
          </w:trPrChange>
        </w:trPr>
        <w:tc>
          <w:tcPr>
            <w:tcW w:w="1060" w:type="dxa"/>
            <w:tcPrChange w:id="2175" w:author="MAZEN FAYEZ" w:date="2026-08-10T11:59:00Z" w16du:dateUtc="2026-08-10T08:59:00Z">
              <w:tcPr>
                <w:tcW w:w="1080" w:type="dxa"/>
                <w:gridSpan w:val="2"/>
              </w:tcPr>
            </w:tcPrChange>
          </w:tcPr>
          <w:p w14:paraId="525D14C4" w14:textId="585FDAB8" w:rsidR="00AB74D0" w:rsidRPr="001065A1" w:rsidDel="002F21A7" w:rsidRDefault="00AB74D0" w:rsidP="00472D65">
            <w:pPr>
              <w:bidi/>
              <w:spacing w:after="0"/>
              <w:rPr>
                <w:ins w:id="2176" w:author="MAZEN FAYEZ" w:date="2026-08-10T12:00:00Z" w16du:dateUtc="2026-08-10T09:00:00Z"/>
                <w:del w:id="2177" w:author="MOHSEN QURAEN" w:date="2026-09-21T11:34:00Z" w16du:dateUtc="2026-09-21T08:34:00Z"/>
                <w:rFonts w:asciiTheme="minorBidi" w:eastAsia="Arial" w:hAnsiTheme="minorBidi" w:cstheme="minorBidi"/>
                <w:bCs/>
                <w:color w:val="EE0000"/>
                <w:szCs w:val="20"/>
                <w:rtl/>
                <w:rPrChange w:id="2178" w:author="MOHSEN QURAEN" w:date="2026-09-21T11:09:00Z" w16du:dateUtc="2026-09-21T08:09:00Z">
                  <w:rPr>
                    <w:ins w:id="2179" w:author="MAZEN FAYEZ" w:date="2026-08-10T12:00:00Z" w16du:dateUtc="2026-08-10T09:00:00Z"/>
                    <w:del w:id="2180" w:author="MOHSEN QURAEN" w:date="2026-09-21T11:34:00Z" w16du:dateUtc="2026-09-21T08:34:00Z"/>
                    <w:rFonts w:asciiTheme="minorBidi" w:eastAsia="Arial" w:hAnsiTheme="minorBidi" w:cstheme="minorBidi"/>
                    <w:sz w:val="18"/>
                    <w:szCs w:val="18"/>
                    <w:rtl/>
                  </w:rPr>
                </w:rPrChange>
              </w:rPr>
            </w:pPr>
          </w:p>
          <w:p w14:paraId="5AFED860" w14:textId="7056A619" w:rsidR="00AB74D0" w:rsidRPr="001065A1" w:rsidDel="002F21A7" w:rsidRDefault="00AB74D0" w:rsidP="00AB74D0">
            <w:pPr>
              <w:bidi/>
              <w:spacing w:after="0"/>
              <w:rPr>
                <w:ins w:id="2181" w:author="MAZEN FAYEZ" w:date="2026-08-10T12:00:00Z" w16du:dateUtc="2026-08-10T09:00:00Z"/>
                <w:del w:id="2182" w:author="MOHSEN QURAEN" w:date="2026-09-21T11:34:00Z" w16du:dateUtc="2026-09-21T08:34:00Z"/>
                <w:rFonts w:asciiTheme="minorBidi" w:eastAsia="Arial" w:hAnsiTheme="minorBidi" w:cstheme="minorBidi"/>
                <w:bCs/>
                <w:color w:val="EE0000"/>
                <w:szCs w:val="20"/>
                <w:rtl/>
                <w:rPrChange w:id="2183" w:author="MOHSEN QURAEN" w:date="2026-09-21T11:09:00Z" w16du:dateUtc="2026-09-21T08:09:00Z">
                  <w:rPr>
                    <w:ins w:id="2184" w:author="MAZEN FAYEZ" w:date="2026-08-10T12:00:00Z" w16du:dateUtc="2026-08-10T09:00:00Z"/>
                    <w:del w:id="2185" w:author="MOHSEN QURAEN" w:date="2026-09-21T11:34:00Z" w16du:dateUtc="2026-09-21T08:34:00Z"/>
                    <w:rFonts w:asciiTheme="minorBidi" w:eastAsia="Arial" w:hAnsiTheme="minorBidi" w:cstheme="minorBidi"/>
                    <w:sz w:val="18"/>
                    <w:szCs w:val="18"/>
                    <w:rtl/>
                  </w:rPr>
                </w:rPrChange>
              </w:rPr>
            </w:pPr>
          </w:p>
          <w:p w14:paraId="60123507" w14:textId="472F0471" w:rsidR="00F5666D" w:rsidRPr="001065A1" w:rsidDel="002F21A7" w:rsidRDefault="00F5666D" w:rsidP="00AB74D0">
            <w:pPr>
              <w:bidi/>
              <w:spacing w:after="0"/>
              <w:rPr>
                <w:ins w:id="2186" w:author="MAZEN FAYEZ" w:date="2026-08-10T12:01:00Z" w16du:dateUtc="2026-08-10T09:01:00Z"/>
                <w:del w:id="2187" w:author="MOHSEN QURAEN" w:date="2026-09-21T11:34:00Z" w16du:dateUtc="2026-09-21T08:34:00Z"/>
                <w:rFonts w:asciiTheme="minorBidi" w:eastAsia="Arial" w:hAnsiTheme="minorBidi" w:cstheme="minorBidi"/>
                <w:bCs/>
                <w:color w:val="EE0000"/>
                <w:szCs w:val="20"/>
                <w:rtl/>
                <w:rPrChange w:id="2188" w:author="MOHSEN QURAEN" w:date="2026-09-21T11:09:00Z" w16du:dateUtc="2026-09-21T08:09:00Z">
                  <w:rPr>
                    <w:ins w:id="2189" w:author="MAZEN FAYEZ" w:date="2026-08-10T12:01:00Z" w16du:dateUtc="2026-08-10T09:01:00Z"/>
                    <w:del w:id="2190" w:author="MOHSEN QURAEN" w:date="2026-09-21T11:34:00Z" w16du:dateUtc="2026-09-21T08:34:00Z"/>
                    <w:rFonts w:asciiTheme="minorBidi" w:eastAsia="Arial" w:hAnsiTheme="minorBidi" w:cstheme="minorBidi"/>
                    <w:sz w:val="18"/>
                    <w:szCs w:val="18"/>
                    <w:rtl/>
                  </w:rPr>
                </w:rPrChange>
              </w:rPr>
            </w:pPr>
          </w:p>
          <w:p w14:paraId="172CF7F1" w14:textId="7899F0F6" w:rsidR="00472D65" w:rsidRPr="001065A1" w:rsidDel="002F21A7" w:rsidRDefault="00472D65" w:rsidP="00F5666D">
            <w:pPr>
              <w:bidi/>
              <w:spacing w:after="0"/>
              <w:rPr>
                <w:ins w:id="2191" w:author="MAZEN FAYEZ" w:date="2026-08-10T11:59:00Z" w16du:dateUtc="2026-08-10T08:59:00Z"/>
                <w:del w:id="2192" w:author="MOHSEN QURAEN" w:date="2026-09-21T11:34:00Z" w16du:dateUtc="2026-09-21T08:34:00Z"/>
                <w:rFonts w:asciiTheme="minorBidi" w:eastAsia="Arial" w:hAnsiTheme="minorBidi" w:cstheme="minorBidi"/>
                <w:bCs/>
                <w:color w:val="EE0000"/>
                <w:szCs w:val="20"/>
                <w:rtl/>
                <w:rPrChange w:id="2193" w:author="MOHSEN QURAEN" w:date="2026-09-21T11:09:00Z" w16du:dateUtc="2026-09-21T08:09:00Z">
                  <w:rPr>
                    <w:ins w:id="2194" w:author="MAZEN FAYEZ" w:date="2026-08-10T11:59:00Z" w16du:dateUtc="2026-08-10T08:59:00Z"/>
                    <w:del w:id="2195" w:author="MOHSEN QURAEN" w:date="2026-09-21T11:34:00Z" w16du:dateUtc="2026-09-21T08:34:00Z"/>
                    <w:rFonts w:asciiTheme="minorBidi" w:eastAsia="Arial" w:hAnsiTheme="minorBidi" w:cstheme="minorBidi"/>
                    <w:sz w:val="18"/>
                    <w:szCs w:val="18"/>
                    <w:rtl/>
                  </w:rPr>
                </w:rPrChange>
              </w:rPr>
            </w:pPr>
            <w:ins w:id="2196" w:author="MAZEN FAYEZ" w:date="2026-08-10T12:00:00Z" w16du:dateUtc="2026-08-10T09:00:00Z">
              <w:del w:id="2197" w:author="MOHSEN QURAEN" w:date="2026-09-21T11:34:00Z" w16du:dateUtc="2026-09-21T08:34:00Z">
                <w:r w:rsidRPr="001065A1" w:rsidDel="002F21A7">
                  <w:rPr>
                    <w:rFonts w:asciiTheme="minorBidi" w:eastAsia="Arial" w:hAnsiTheme="minorBidi" w:cstheme="minorBidi" w:hint="eastAsia"/>
                    <w:bCs/>
                    <w:color w:val="EE0000"/>
                    <w:szCs w:val="20"/>
                    <w:rtl/>
                    <w:rPrChange w:id="2198" w:author="MOHSEN QURAEN" w:date="2026-09-21T11:09:00Z" w16du:dateUtc="2026-09-21T08:09:00Z">
                      <w:rPr>
                        <w:rFonts w:asciiTheme="minorBidi" w:eastAsia="Arial" w:hAnsiTheme="minorBidi" w:cstheme="minorBidi" w:hint="eastAsia"/>
                        <w:sz w:val="18"/>
                        <w:szCs w:val="18"/>
                        <w:rtl/>
                      </w:rPr>
                    </w:rPrChange>
                  </w:rPr>
                  <w:delText>لايوجد</w:delText>
                </w:r>
              </w:del>
            </w:ins>
          </w:p>
        </w:tc>
        <w:tc>
          <w:tcPr>
            <w:tcW w:w="1071" w:type="dxa"/>
            <w:tcMar>
              <w:top w:w="90" w:type="dxa"/>
              <w:left w:w="100" w:type="dxa"/>
              <w:bottom w:w="90" w:type="dxa"/>
              <w:right w:w="100" w:type="dxa"/>
            </w:tcMar>
            <w:vAlign w:val="center"/>
            <w:tcPrChange w:id="2199" w:author="MAZEN FAYEZ" w:date="2026-08-10T11:59:00Z" w16du:dateUtc="2026-08-10T08:59:00Z">
              <w:tcPr>
                <w:tcW w:w="1080" w:type="dxa"/>
                <w:gridSpan w:val="2"/>
                <w:tcMar>
                  <w:top w:w="90" w:type="dxa"/>
                  <w:left w:w="100" w:type="dxa"/>
                  <w:bottom w:w="90" w:type="dxa"/>
                  <w:right w:w="100" w:type="dxa"/>
                </w:tcMar>
                <w:vAlign w:val="center"/>
              </w:tcPr>
            </w:tcPrChange>
          </w:tcPr>
          <w:p w14:paraId="0E511E2A" w14:textId="46DF9108" w:rsidR="00472D65" w:rsidRPr="001065A1" w:rsidDel="002F21A7" w:rsidRDefault="00472D65" w:rsidP="00472D65">
            <w:pPr>
              <w:bidi/>
              <w:spacing w:after="0"/>
              <w:rPr>
                <w:ins w:id="2200" w:author="Hamdy Rashed" w:date="2026-08-02T12:59:00Z" w16du:dateUtc="2026-08-02T09:59:00Z"/>
                <w:del w:id="2201" w:author="MOHSEN QURAEN" w:date="2026-09-21T11:34:00Z" w16du:dateUtc="2026-09-21T08:34:00Z"/>
                <w:rFonts w:asciiTheme="minorBidi" w:eastAsia="Arial" w:hAnsiTheme="minorBidi" w:cstheme="minorBidi"/>
                <w:bCs/>
                <w:color w:val="EE0000"/>
                <w:szCs w:val="20"/>
                <w:rPrChange w:id="2202" w:author="MOHSEN QURAEN" w:date="2026-09-21T11:09:00Z" w16du:dateUtc="2026-09-21T08:09:00Z">
                  <w:rPr>
                    <w:ins w:id="2203" w:author="Hamdy Rashed" w:date="2026-08-02T12:59:00Z" w16du:dateUtc="2026-08-02T09:59:00Z"/>
                    <w:del w:id="2204" w:author="MOHSEN QURAEN" w:date="2026-09-21T11:34:00Z" w16du:dateUtc="2026-09-21T08:34:00Z"/>
                    <w:rFonts w:asciiTheme="minorBidi" w:eastAsia="Arial" w:hAnsiTheme="minorBidi" w:cstheme="minorBidi"/>
                    <w:sz w:val="18"/>
                    <w:szCs w:val="18"/>
                  </w:rPr>
                </w:rPrChange>
              </w:rPr>
            </w:pPr>
            <w:ins w:id="2205" w:author="Hamdy Rashed" w:date="2026-08-02T13:02:00Z" w16du:dateUtc="2026-08-02T10:02:00Z">
              <w:del w:id="2206" w:author="MOHSEN QURAEN" w:date="2026-09-21T11:34:00Z" w16du:dateUtc="2026-09-21T08:34:00Z">
                <w:r w:rsidRPr="001065A1" w:rsidDel="002F21A7">
                  <w:rPr>
                    <w:rFonts w:asciiTheme="minorBidi" w:eastAsia="Arial" w:hAnsiTheme="minorBidi" w:cstheme="minorBidi"/>
                    <w:bCs/>
                    <w:color w:val="EE0000"/>
                    <w:szCs w:val="20"/>
                    <w:rtl/>
                    <w:rPrChange w:id="2207" w:author="MOHSEN QURAEN" w:date="2026-09-21T11:09:00Z" w16du:dateUtc="2026-09-21T08:09:00Z">
                      <w:rPr>
                        <w:rFonts w:asciiTheme="minorBidi" w:eastAsia="Arial" w:hAnsiTheme="minorBidi" w:cstheme="minorBidi"/>
                        <w:sz w:val="18"/>
                        <w:szCs w:val="18"/>
                        <w:rtl/>
                      </w:rPr>
                    </w:rPrChange>
                  </w:rPr>
                  <w:delText>عالية</w:delText>
                </w:r>
              </w:del>
            </w:ins>
          </w:p>
        </w:tc>
        <w:tc>
          <w:tcPr>
            <w:tcW w:w="3809" w:type="dxa"/>
            <w:tcMar>
              <w:top w:w="90" w:type="dxa"/>
              <w:left w:w="100" w:type="dxa"/>
              <w:bottom w:w="90" w:type="dxa"/>
              <w:right w:w="100" w:type="dxa"/>
            </w:tcMar>
            <w:vAlign w:val="center"/>
            <w:tcPrChange w:id="2208" w:author="MAZEN FAYEZ" w:date="2026-08-10T11:59:00Z" w16du:dateUtc="2026-08-10T08:59:00Z">
              <w:tcPr>
                <w:tcW w:w="3870" w:type="dxa"/>
                <w:gridSpan w:val="2"/>
                <w:tcMar>
                  <w:top w:w="90" w:type="dxa"/>
                  <w:left w:w="100" w:type="dxa"/>
                  <w:bottom w:w="90" w:type="dxa"/>
                  <w:right w:w="100" w:type="dxa"/>
                </w:tcMar>
                <w:vAlign w:val="center"/>
              </w:tcPr>
            </w:tcPrChange>
          </w:tcPr>
          <w:p w14:paraId="58FEDFA4" w14:textId="6BB971D0" w:rsidR="00472D65" w:rsidRPr="001065A1" w:rsidDel="002F21A7" w:rsidRDefault="00472D65" w:rsidP="00472D65">
            <w:pPr>
              <w:bidi/>
              <w:spacing w:after="0"/>
              <w:rPr>
                <w:ins w:id="2209" w:author="Hamdy Rashed" w:date="2026-08-02T12:59:00Z" w16du:dateUtc="2026-08-02T09:59:00Z"/>
                <w:del w:id="2210" w:author="MOHSEN QURAEN" w:date="2026-09-21T11:34:00Z" w16du:dateUtc="2026-09-21T08:34:00Z"/>
                <w:rFonts w:asciiTheme="minorBidi" w:eastAsia="Arial" w:hAnsiTheme="minorBidi" w:cstheme="minorBidi"/>
                <w:bCs/>
                <w:color w:val="EE0000"/>
                <w:szCs w:val="20"/>
                <w:rPrChange w:id="2211" w:author="MOHSEN QURAEN" w:date="2026-09-21T11:09:00Z" w16du:dateUtc="2026-09-21T08:09:00Z">
                  <w:rPr>
                    <w:ins w:id="2212" w:author="Hamdy Rashed" w:date="2026-08-02T12:59:00Z" w16du:dateUtc="2026-08-02T09:59:00Z"/>
                    <w:del w:id="2213" w:author="MOHSEN QURAEN" w:date="2026-09-21T11:34:00Z" w16du:dateUtc="2026-09-21T08:34:00Z"/>
                    <w:rFonts w:asciiTheme="minorBidi" w:eastAsia="Arial" w:hAnsiTheme="minorBidi" w:cstheme="minorBidi"/>
                    <w:sz w:val="18"/>
                    <w:szCs w:val="18"/>
                  </w:rPr>
                </w:rPrChange>
              </w:rPr>
            </w:pPr>
            <w:ins w:id="2214" w:author="Hamdy Rashed" w:date="2026-08-02T13:02:00Z" w16du:dateUtc="2026-08-02T10:02:00Z">
              <w:del w:id="2215" w:author="MOHSEN QURAEN" w:date="2026-09-21T11:34:00Z" w16du:dateUtc="2026-09-21T08:34:00Z">
                <w:r w:rsidRPr="001065A1" w:rsidDel="002F21A7">
                  <w:rPr>
                    <w:rFonts w:asciiTheme="minorBidi" w:eastAsia="Arial" w:hAnsiTheme="minorBidi" w:cstheme="minorBidi"/>
                    <w:bCs/>
                    <w:color w:val="EE0000"/>
                    <w:szCs w:val="20"/>
                    <w:rtl/>
                    <w:rPrChange w:id="2216" w:author="MOHSEN QURAEN" w:date="2026-09-21T11:09:00Z" w16du:dateUtc="2026-09-21T08:09:00Z">
                      <w:rPr>
                        <w:rFonts w:asciiTheme="minorBidi" w:eastAsia="Arial" w:hAnsiTheme="minorBidi" w:cstheme="minorBidi"/>
                        <w:sz w:val="18"/>
                        <w:szCs w:val="18"/>
                        <w:rtl/>
                      </w:rPr>
                    </w:rPrChange>
                  </w:rPr>
                  <w:delText>يجب أن يقوم النظام تلقائياً بإجراء فحص (</w:delText>
                </w:r>
                <w:r w:rsidRPr="001065A1" w:rsidDel="002F21A7">
                  <w:rPr>
                    <w:rFonts w:asciiTheme="minorBidi" w:eastAsia="Arial" w:hAnsiTheme="minorBidi" w:cstheme="minorBidi"/>
                    <w:bCs/>
                    <w:color w:val="EE0000"/>
                    <w:szCs w:val="20"/>
                    <w:rPrChange w:id="2217" w:author="MOHSEN QURAEN" w:date="2026-09-21T11:09:00Z" w16du:dateUtc="2026-09-21T08:09:00Z">
                      <w:rPr>
                        <w:rFonts w:asciiTheme="minorBidi" w:eastAsia="Arial" w:hAnsiTheme="minorBidi" w:cstheme="minorBidi"/>
                        <w:sz w:val="18"/>
                        <w:szCs w:val="18"/>
                      </w:rPr>
                    </w:rPrChange>
                  </w:rPr>
                  <w:delText>Screening</w:delText>
                </w:r>
                <w:r w:rsidRPr="001065A1" w:rsidDel="002F21A7">
                  <w:rPr>
                    <w:rFonts w:asciiTheme="minorBidi" w:eastAsia="Arial" w:hAnsiTheme="minorBidi" w:cstheme="minorBidi"/>
                    <w:bCs/>
                    <w:color w:val="EE0000"/>
                    <w:szCs w:val="20"/>
                    <w:rtl/>
                    <w:rPrChange w:id="2218" w:author="MOHSEN QURAEN" w:date="2026-09-21T11:09:00Z" w16du:dateUtc="2026-09-21T08:09:00Z">
                      <w:rPr>
                        <w:rFonts w:asciiTheme="minorBidi" w:eastAsia="Arial" w:hAnsiTheme="minorBidi" w:cstheme="minorBidi"/>
                        <w:sz w:val="18"/>
                        <w:szCs w:val="18"/>
                        <w:rtl/>
                      </w:rPr>
                    </w:rPrChange>
                  </w:rPr>
                  <w:delText>) على جميع الأشخاص المرتبطين بالمفوتر، بما في ذلك: المالك، الشريك، المفوض، والمستفيد الحقيقي (</w:delText>
                </w:r>
                <w:r w:rsidRPr="001065A1" w:rsidDel="002F21A7">
                  <w:rPr>
                    <w:rFonts w:asciiTheme="minorBidi" w:eastAsia="Arial" w:hAnsiTheme="minorBidi" w:cstheme="minorBidi"/>
                    <w:bCs/>
                    <w:color w:val="EE0000"/>
                    <w:szCs w:val="20"/>
                    <w:rPrChange w:id="2219" w:author="MOHSEN QURAEN" w:date="2026-09-21T11:09:00Z" w16du:dateUtc="2026-09-21T08:09:00Z">
                      <w:rPr>
                        <w:rFonts w:asciiTheme="minorBidi" w:eastAsia="Arial" w:hAnsiTheme="minorBidi" w:cstheme="minorBidi"/>
                        <w:sz w:val="18"/>
                        <w:szCs w:val="18"/>
                      </w:rPr>
                    </w:rPrChange>
                  </w:rPr>
                  <w:delText>UBO</w:delText>
                </w:r>
                <w:r w:rsidRPr="001065A1" w:rsidDel="002F21A7">
                  <w:rPr>
                    <w:rFonts w:asciiTheme="minorBidi" w:eastAsia="Arial" w:hAnsiTheme="minorBidi" w:cstheme="minorBidi"/>
                    <w:bCs/>
                    <w:color w:val="EE0000"/>
                    <w:szCs w:val="20"/>
                    <w:rtl/>
                    <w:rPrChange w:id="2220" w:author="MOHSEN QURAEN" w:date="2026-09-21T11:09:00Z" w16du:dateUtc="2026-09-21T08:09:00Z">
                      <w:rPr>
                        <w:rFonts w:asciiTheme="minorBidi" w:eastAsia="Arial" w:hAnsiTheme="minorBidi" w:cstheme="minorBidi"/>
                        <w:sz w:val="18"/>
                        <w:szCs w:val="18"/>
                        <w:rtl/>
                      </w:rPr>
                    </w:rPrChange>
                  </w:rPr>
                  <w:delText xml:space="preserve">)، وذلك مقابل قوائم العقوبات والقوائم الرقابية المعتمدة مثل: الأمم المتحدة </w:delText>
                </w:r>
                <w:r w:rsidRPr="001065A1" w:rsidDel="002F21A7">
                  <w:rPr>
                    <w:rFonts w:asciiTheme="minorBidi" w:eastAsia="Arial" w:hAnsiTheme="minorBidi" w:cstheme="minorBidi"/>
                    <w:bCs/>
                    <w:color w:val="EE0000"/>
                    <w:szCs w:val="20"/>
                    <w:rPrChange w:id="2221" w:author="MOHSEN QURAEN" w:date="2026-09-21T11:09:00Z" w16du:dateUtc="2026-09-21T08:09:00Z">
                      <w:rPr>
                        <w:rFonts w:asciiTheme="minorBidi" w:eastAsia="Arial" w:hAnsiTheme="minorBidi" w:cstheme="minorBidi"/>
                        <w:sz w:val="18"/>
                        <w:szCs w:val="18"/>
                      </w:rPr>
                    </w:rPrChange>
                  </w:rPr>
                  <w:delText>(UN)</w:delText>
                </w:r>
                <w:r w:rsidRPr="001065A1" w:rsidDel="002F21A7">
                  <w:rPr>
                    <w:rFonts w:asciiTheme="minorBidi" w:eastAsia="Arial" w:hAnsiTheme="minorBidi" w:cstheme="minorBidi"/>
                    <w:bCs/>
                    <w:color w:val="EE0000"/>
                    <w:szCs w:val="20"/>
                    <w:rtl/>
                    <w:rPrChange w:id="2222" w:author="MOHSEN QURAEN" w:date="2026-09-21T11:09:00Z" w16du:dateUtc="2026-09-21T08:09:00Z">
                      <w:rPr>
                        <w:rFonts w:asciiTheme="minorBidi" w:eastAsia="Arial" w:hAnsiTheme="minorBidi" w:cstheme="minorBidi"/>
                        <w:sz w:val="18"/>
                        <w:szCs w:val="18"/>
                        <w:rtl/>
                      </w:rPr>
                    </w:rPrChange>
                  </w:rPr>
                  <w:delText xml:space="preserve">، </w:delText>
                </w:r>
                <w:r w:rsidRPr="001065A1" w:rsidDel="002F21A7">
                  <w:rPr>
                    <w:rFonts w:asciiTheme="minorBidi" w:eastAsia="Arial" w:hAnsiTheme="minorBidi" w:cstheme="minorBidi"/>
                    <w:bCs/>
                    <w:color w:val="EE0000"/>
                    <w:szCs w:val="20"/>
                    <w:rPrChange w:id="2223" w:author="MOHSEN QURAEN" w:date="2026-09-21T11:09:00Z" w16du:dateUtc="2026-09-21T08:09:00Z">
                      <w:rPr>
                        <w:rFonts w:asciiTheme="minorBidi" w:eastAsia="Arial" w:hAnsiTheme="minorBidi" w:cstheme="minorBidi"/>
                        <w:sz w:val="18"/>
                        <w:szCs w:val="18"/>
                      </w:rPr>
                    </w:rPrChange>
                  </w:rPr>
                  <w:delText>OFAC</w:delText>
                </w:r>
                <w:r w:rsidRPr="001065A1" w:rsidDel="002F21A7">
                  <w:rPr>
                    <w:rFonts w:asciiTheme="minorBidi" w:eastAsia="Arial" w:hAnsiTheme="minorBidi" w:cstheme="minorBidi"/>
                    <w:bCs/>
                    <w:color w:val="EE0000"/>
                    <w:szCs w:val="20"/>
                    <w:rtl/>
                    <w:rPrChange w:id="2224" w:author="MOHSEN QURAEN" w:date="2026-09-21T11:09:00Z" w16du:dateUtc="2026-09-21T08:09:00Z">
                      <w:rPr>
                        <w:rFonts w:asciiTheme="minorBidi" w:eastAsia="Arial" w:hAnsiTheme="minorBidi" w:cstheme="minorBidi"/>
                        <w:sz w:val="18"/>
                        <w:szCs w:val="18"/>
                        <w:rtl/>
                      </w:rPr>
                    </w:rPrChange>
                  </w:rPr>
                  <w:delText>، الاتحاد الأوروبي (</w:delText>
                </w:r>
                <w:r w:rsidRPr="001065A1" w:rsidDel="002F21A7">
                  <w:rPr>
                    <w:rFonts w:asciiTheme="minorBidi" w:eastAsia="Arial" w:hAnsiTheme="minorBidi" w:cstheme="minorBidi"/>
                    <w:bCs/>
                    <w:color w:val="EE0000"/>
                    <w:szCs w:val="20"/>
                    <w:rPrChange w:id="2225" w:author="MOHSEN QURAEN" w:date="2026-09-21T11:09:00Z" w16du:dateUtc="2026-09-21T08:09:00Z">
                      <w:rPr>
                        <w:rFonts w:asciiTheme="minorBidi" w:eastAsia="Arial" w:hAnsiTheme="minorBidi" w:cstheme="minorBidi"/>
                        <w:sz w:val="18"/>
                        <w:szCs w:val="18"/>
                      </w:rPr>
                    </w:rPrChange>
                  </w:rPr>
                  <w:delText>EU</w:delText>
                </w:r>
                <w:r w:rsidRPr="001065A1" w:rsidDel="002F21A7">
                  <w:rPr>
                    <w:rFonts w:asciiTheme="minorBidi" w:eastAsia="Arial" w:hAnsiTheme="minorBidi" w:cstheme="minorBidi"/>
                    <w:bCs/>
                    <w:color w:val="EE0000"/>
                    <w:szCs w:val="20"/>
                    <w:rtl/>
                    <w:rPrChange w:id="2226" w:author="MOHSEN QURAEN" w:date="2026-09-21T11:09:00Z" w16du:dateUtc="2026-09-21T08:09:00Z">
                      <w:rPr>
                        <w:rFonts w:asciiTheme="minorBidi" w:eastAsia="Arial" w:hAnsiTheme="minorBidi" w:cstheme="minorBidi"/>
                        <w:sz w:val="18"/>
                        <w:szCs w:val="18"/>
                        <w:rtl/>
                      </w:rPr>
                    </w:rPrChange>
                  </w:rPr>
                  <w:delText>)، المملكة المتحدة (</w:delText>
                </w:r>
                <w:r w:rsidRPr="001065A1" w:rsidDel="002F21A7">
                  <w:rPr>
                    <w:rFonts w:asciiTheme="minorBidi" w:eastAsia="Arial" w:hAnsiTheme="minorBidi" w:cstheme="minorBidi"/>
                    <w:bCs/>
                    <w:color w:val="EE0000"/>
                    <w:szCs w:val="20"/>
                    <w:rPrChange w:id="2227" w:author="MOHSEN QURAEN" w:date="2026-09-21T11:09:00Z" w16du:dateUtc="2026-09-21T08:09:00Z">
                      <w:rPr>
                        <w:rFonts w:asciiTheme="minorBidi" w:eastAsia="Arial" w:hAnsiTheme="minorBidi" w:cstheme="minorBidi"/>
                        <w:sz w:val="18"/>
                        <w:szCs w:val="18"/>
                      </w:rPr>
                    </w:rPrChange>
                  </w:rPr>
                  <w:delText>UK</w:delText>
                </w:r>
                <w:r w:rsidRPr="001065A1" w:rsidDel="002F21A7">
                  <w:rPr>
                    <w:rFonts w:asciiTheme="minorBidi" w:eastAsia="Arial" w:hAnsiTheme="minorBidi" w:cstheme="minorBidi"/>
                    <w:bCs/>
                    <w:color w:val="EE0000"/>
                    <w:szCs w:val="20"/>
                    <w:rtl/>
                    <w:rPrChange w:id="2228" w:author="MOHSEN QURAEN" w:date="2026-09-21T11:09:00Z" w16du:dateUtc="2026-09-21T08:09:00Z">
                      <w:rPr>
                        <w:rFonts w:asciiTheme="minorBidi" w:eastAsia="Arial" w:hAnsiTheme="minorBidi" w:cstheme="minorBidi"/>
                        <w:sz w:val="18"/>
                        <w:szCs w:val="18"/>
                        <w:rtl/>
                      </w:rPr>
                    </w:rPrChange>
                  </w:rPr>
                  <w:delText>)، وأي قوائم محلية تعتمدها الشركة أو البنك المركزي اليمني.</w:delText>
                </w:r>
              </w:del>
            </w:ins>
          </w:p>
        </w:tc>
        <w:tc>
          <w:tcPr>
            <w:tcW w:w="2569" w:type="dxa"/>
            <w:tcMar>
              <w:top w:w="90" w:type="dxa"/>
              <w:left w:w="100" w:type="dxa"/>
              <w:bottom w:w="90" w:type="dxa"/>
              <w:right w:w="100" w:type="dxa"/>
            </w:tcMar>
            <w:vAlign w:val="center"/>
            <w:tcPrChange w:id="2229" w:author="MAZEN FAYEZ" w:date="2026-08-10T11:59:00Z" w16du:dateUtc="2026-08-10T08:59:00Z">
              <w:tcPr>
                <w:tcW w:w="2610" w:type="dxa"/>
                <w:gridSpan w:val="2"/>
                <w:tcMar>
                  <w:top w:w="90" w:type="dxa"/>
                  <w:left w:w="100" w:type="dxa"/>
                  <w:bottom w:w="90" w:type="dxa"/>
                  <w:right w:w="100" w:type="dxa"/>
                </w:tcMar>
                <w:vAlign w:val="center"/>
              </w:tcPr>
            </w:tcPrChange>
          </w:tcPr>
          <w:p w14:paraId="44D671C4" w14:textId="4F9C82A1" w:rsidR="00472D65" w:rsidRPr="001065A1" w:rsidDel="002F21A7" w:rsidRDefault="00472D65" w:rsidP="00472D65">
            <w:pPr>
              <w:bidi/>
              <w:spacing w:after="0"/>
              <w:rPr>
                <w:ins w:id="2230" w:author="Hamdy Rashed" w:date="2026-08-02T12:59:00Z" w16du:dateUtc="2026-08-02T09:59:00Z"/>
                <w:del w:id="2231" w:author="MOHSEN QURAEN" w:date="2026-09-21T11:34:00Z" w16du:dateUtc="2026-09-21T08:34:00Z"/>
                <w:rFonts w:asciiTheme="minorBidi" w:eastAsia="Arial" w:hAnsiTheme="minorBidi" w:cstheme="minorBidi"/>
                <w:bCs/>
                <w:color w:val="EE0000"/>
                <w:szCs w:val="20"/>
                <w:rPrChange w:id="2232" w:author="MOHSEN QURAEN" w:date="2026-09-21T11:09:00Z" w16du:dateUtc="2026-09-21T08:09:00Z">
                  <w:rPr>
                    <w:ins w:id="2233" w:author="Hamdy Rashed" w:date="2026-08-02T12:59:00Z" w16du:dateUtc="2026-08-02T09:59:00Z"/>
                    <w:del w:id="2234" w:author="MOHSEN QURAEN" w:date="2026-09-21T11:34:00Z" w16du:dateUtc="2026-09-21T08:34:00Z"/>
                    <w:rFonts w:asciiTheme="minorBidi" w:eastAsia="Arial" w:hAnsiTheme="minorBidi" w:cstheme="minorBidi"/>
                    <w:sz w:val="18"/>
                    <w:szCs w:val="18"/>
                  </w:rPr>
                </w:rPrChange>
              </w:rPr>
            </w:pPr>
            <w:ins w:id="2235" w:author="Hamdy Rashed" w:date="2026-08-02T13:02:00Z" w16du:dateUtc="2026-08-02T10:02:00Z">
              <w:del w:id="2236" w:author="MOHSEN QURAEN" w:date="2026-09-21T11:34:00Z" w16du:dateUtc="2026-09-21T08:34:00Z">
                <w:r w:rsidRPr="001065A1" w:rsidDel="002F21A7">
                  <w:rPr>
                    <w:rFonts w:asciiTheme="minorBidi" w:eastAsia="Arial" w:hAnsiTheme="minorBidi" w:cstheme="minorBidi"/>
                    <w:bCs/>
                    <w:color w:val="EE0000"/>
                    <w:szCs w:val="20"/>
                    <w:rtl/>
                    <w:rPrChange w:id="2237" w:author="MOHSEN QURAEN" w:date="2026-09-21T11:09:00Z" w16du:dateUtc="2026-09-21T08:09:00Z">
                      <w:rPr>
                        <w:rFonts w:asciiTheme="minorBidi" w:eastAsia="Arial" w:hAnsiTheme="minorBidi" w:cstheme="minorBidi"/>
                        <w:sz w:val="18"/>
                        <w:szCs w:val="18"/>
                        <w:rtl/>
                      </w:rPr>
                    </w:rPrChange>
                  </w:rPr>
                  <w:delText>الفحص الآلي لقوائم العقوبات</w:delText>
                </w:r>
              </w:del>
            </w:ins>
          </w:p>
        </w:tc>
        <w:tc>
          <w:tcPr>
            <w:tcW w:w="1915" w:type="dxa"/>
            <w:tcMar>
              <w:top w:w="90" w:type="dxa"/>
              <w:left w:w="100" w:type="dxa"/>
              <w:bottom w:w="90" w:type="dxa"/>
              <w:right w:w="100" w:type="dxa"/>
            </w:tcMar>
            <w:vAlign w:val="center"/>
            <w:tcPrChange w:id="2238" w:author="MAZEN FAYEZ" w:date="2026-08-10T11:59:00Z" w16du:dateUtc="2026-08-10T08:59:00Z">
              <w:tcPr>
                <w:tcW w:w="1944" w:type="dxa"/>
                <w:gridSpan w:val="2"/>
                <w:tcMar>
                  <w:top w:w="90" w:type="dxa"/>
                  <w:left w:w="100" w:type="dxa"/>
                  <w:bottom w:w="90" w:type="dxa"/>
                  <w:right w:w="100" w:type="dxa"/>
                </w:tcMar>
                <w:vAlign w:val="center"/>
              </w:tcPr>
            </w:tcPrChange>
          </w:tcPr>
          <w:p w14:paraId="71D74836" w14:textId="00F626E4" w:rsidR="00472D65" w:rsidRPr="001065A1" w:rsidDel="002F21A7" w:rsidRDefault="00472D65" w:rsidP="00472D65">
            <w:pPr>
              <w:bidi/>
              <w:spacing w:after="0"/>
              <w:rPr>
                <w:ins w:id="2239" w:author="Hamdy Rashed" w:date="2026-08-02T12:59:00Z" w16du:dateUtc="2026-08-02T09:59:00Z"/>
                <w:del w:id="2240" w:author="MOHSEN QURAEN" w:date="2026-09-21T11:34:00Z" w16du:dateUtc="2026-09-21T08:34:00Z"/>
                <w:rFonts w:asciiTheme="minorBidi" w:eastAsia="Arial" w:hAnsiTheme="minorBidi" w:cstheme="minorBidi"/>
                <w:bCs/>
                <w:color w:val="EE0000"/>
                <w:szCs w:val="20"/>
                <w:rPrChange w:id="2241" w:author="MOHSEN QURAEN" w:date="2026-09-21T11:09:00Z" w16du:dateUtc="2026-09-21T08:09:00Z">
                  <w:rPr>
                    <w:ins w:id="2242" w:author="Hamdy Rashed" w:date="2026-08-02T12:59:00Z" w16du:dateUtc="2026-08-02T09:59:00Z"/>
                    <w:del w:id="2243" w:author="MOHSEN QURAEN" w:date="2026-09-21T11:34:00Z" w16du:dateUtc="2026-09-21T08:34:00Z"/>
                    <w:rFonts w:asciiTheme="minorBidi" w:eastAsia="Arial" w:hAnsiTheme="minorBidi" w:cstheme="minorBidi"/>
                    <w:sz w:val="18"/>
                    <w:szCs w:val="18"/>
                  </w:rPr>
                </w:rPrChange>
              </w:rPr>
            </w:pPr>
            <w:ins w:id="2244" w:author="Hamdy Rashed" w:date="2026-08-02T13:02:00Z" w16du:dateUtc="2026-08-02T10:02:00Z">
              <w:del w:id="2245" w:author="MOHSEN QURAEN" w:date="2026-09-21T11:34:00Z" w16du:dateUtc="2026-09-21T08:34:00Z">
                <w:r w:rsidRPr="001065A1" w:rsidDel="002F21A7">
                  <w:rPr>
                    <w:rFonts w:asciiTheme="minorBidi" w:eastAsia="Arial" w:hAnsiTheme="minorBidi" w:cstheme="minorBidi"/>
                    <w:bCs/>
                    <w:color w:val="EE0000"/>
                    <w:szCs w:val="20"/>
                    <w:rPrChange w:id="2246" w:author="MOHSEN QURAEN" w:date="2026-09-21T11:09:00Z" w16du:dateUtc="2026-09-21T08:09:00Z">
                      <w:rPr>
                        <w:rFonts w:asciiTheme="minorBidi" w:eastAsia="Arial" w:hAnsiTheme="minorBidi" w:cstheme="minorBidi"/>
                        <w:sz w:val="18"/>
                        <w:szCs w:val="18"/>
                      </w:rPr>
                    </w:rPrChange>
                  </w:rPr>
                  <w:delText>AML-002</w:delText>
                </w:r>
              </w:del>
            </w:ins>
          </w:p>
        </w:tc>
      </w:tr>
      <w:tr w:rsidR="00472D65" w:rsidRPr="001065A1" w14:paraId="01F85EDE" w14:textId="77777777" w:rsidTr="00472D65">
        <w:trPr>
          <w:cantSplit/>
          <w:jc w:val="center"/>
          <w:ins w:id="2247" w:author="Hamdy Rashed" w:date="2026-08-02T12:59:00Z"/>
          <w:trPrChange w:id="2248" w:author="MAZEN FAYEZ" w:date="2026-08-10T11:59:00Z" w16du:dateUtc="2026-08-10T08:59:00Z">
            <w:trPr>
              <w:cantSplit/>
              <w:jc w:val="center"/>
            </w:trPr>
          </w:trPrChange>
        </w:trPr>
        <w:tc>
          <w:tcPr>
            <w:tcW w:w="1060" w:type="dxa"/>
            <w:tcPrChange w:id="2249" w:author="MAZEN FAYEZ" w:date="2026-08-10T11:59:00Z" w16du:dateUtc="2026-08-10T08:59:00Z">
              <w:tcPr>
                <w:tcW w:w="1080" w:type="dxa"/>
                <w:gridSpan w:val="2"/>
              </w:tcPr>
            </w:tcPrChange>
          </w:tcPr>
          <w:p w14:paraId="1508FAD6" w14:textId="77777777" w:rsidR="00AB74D0" w:rsidRPr="001065A1" w:rsidRDefault="00AB74D0" w:rsidP="00472D65">
            <w:pPr>
              <w:bidi/>
              <w:spacing w:after="0"/>
              <w:rPr>
                <w:ins w:id="2250" w:author="MAZEN FAYEZ" w:date="2026-08-10T12:00:00Z" w16du:dateUtc="2026-08-10T09:00:00Z"/>
                <w:rFonts w:asciiTheme="minorBidi" w:eastAsia="Arial" w:hAnsiTheme="minorBidi" w:cstheme="minorBidi"/>
                <w:bCs/>
                <w:szCs w:val="20"/>
                <w:rtl/>
                <w:rPrChange w:id="2251" w:author="MOHSEN QURAEN" w:date="2026-09-21T11:09:00Z" w16du:dateUtc="2026-09-21T08:09:00Z">
                  <w:rPr>
                    <w:ins w:id="2252" w:author="MAZEN FAYEZ" w:date="2026-08-10T12:00:00Z" w16du:dateUtc="2026-08-10T09:00:00Z"/>
                    <w:rFonts w:asciiTheme="minorBidi" w:eastAsia="Arial" w:hAnsiTheme="minorBidi" w:cstheme="minorBidi"/>
                    <w:sz w:val="18"/>
                    <w:szCs w:val="18"/>
                    <w:rtl/>
                  </w:rPr>
                </w:rPrChange>
              </w:rPr>
            </w:pPr>
          </w:p>
          <w:p w14:paraId="7FB9E3ED" w14:textId="578568DC" w:rsidR="00472D65" w:rsidRPr="001065A1" w:rsidRDefault="00472D65" w:rsidP="00AB74D0">
            <w:pPr>
              <w:bidi/>
              <w:spacing w:after="0"/>
              <w:rPr>
                <w:ins w:id="2253" w:author="MAZEN FAYEZ" w:date="2026-08-10T11:59:00Z" w16du:dateUtc="2026-08-10T08:59:00Z"/>
                <w:rFonts w:asciiTheme="minorBidi" w:eastAsia="Arial" w:hAnsiTheme="minorBidi" w:cstheme="minorBidi"/>
                <w:bCs/>
                <w:szCs w:val="20"/>
                <w:rtl/>
                <w:rPrChange w:id="2254" w:author="MOHSEN QURAEN" w:date="2026-09-21T11:09:00Z" w16du:dateUtc="2026-09-21T08:09:00Z">
                  <w:rPr>
                    <w:ins w:id="2255" w:author="MAZEN FAYEZ" w:date="2026-08-10T11:59:00Z" w16du:dateUtc="2026-08-10T08:59:00Z"/>
                    <w:rFonts w:asciiTheme="minorBidi" w:eastAsia="Arial" w:hAnsiTheme="minorBidi" w:cstheme="minorBidi"/>
                    <w:sz w:val="18"/>
                    <w:szCs w:val="18"/>
                    <w:rtl/>
                  </w:rPr>
                </w:rPrChange>
              </w:rPr>
            </w:pPr>
            <w:ins w:id="2256" w:author="MAZEN FAYEZ" w:date="2026-08-10T12:00:00Z" w16du:dateUtc="2026-08-10T09:00:00Z">
              <w:r w:rsidRPr="001065A1">
                <w:rPr>
                  <w:rFonts w:asciiTheme="minorBidi" w:eastAsia="Arial" w:hAnsiTheme="minorBidi" w:cstheme="minorBidi" w:hint="eastAsia"/>
                  <w:bCs/>
                  <w:szCs w:val="20"/>
                  <w:rtl/>
                  <w:rPrChange w:id="2257" w:author="MOHSEN QURAEN" w:date="2026-09-21T11:09:00Z" w16du:dateUtc="2026-09-21T08:09:00Z">
                    <w:rPr>
                      <w:rFonts w:asciiTheme="minorBidi" w:eastAsia="Arial" w:hAnsiTheme="minorBidi" w:cstheme="minorBidi" w:hint="eastAsia"/>
                      <w:sz w:val="18"/>
                      <w:szCs w:val="18"/>
                      <w:rtl/>
                    </w:rPr>
                  </w:rPrChange>
                </w:rPr>
                <w:t>لايوجد</w:t>
              </w:r>
            </w:ins>
          </w:p>
        </w:tc>
        <w:tc>
          <w:tcPr>
            <w:tcW w:w="1071" w:type="dxa"/>
            <w:tcMar>
              <w:top w:w="90" w:type="dxa"/>
              <w:left w:w="100" w:type="dxa"/>
              <w:bottom w:w="90" w:type="dxa"/>
              <w:right w:w="100" w:type="dxa"/>
            </w:tcMar>
            <w:vAlign w:val="center"/>
            <w:tcPrChange w:id="2258" w:author="MAZEN FAYEZ" w:date="2026-08-10T11:59:00Z" w16du:dateUtc="2026-08-10T08:59:00Z">
              <w:tcPr>
                <w:tcW w:w="1080" w:type="dxa"/>
                <w:gridSpan w:val="2"/>
                <w:tcMar>
                  <w:top w:w="90" w:type="dxa"/>
                  <w:left w:w="100" w:type="dxa"/>
                  <w:bottom w:w="90" w:type="dxa"/>
                  <w:right w:w="100" w:type="dxa"/>
                </w:tcMar>
                <w:vAlign w:val="center"/>
              </w:tcPr>
            </w:tcPrChange>
          </w:tcPr>
          <w:p w14:paraId="2D311E40" w14:textId="7ABB5507" w:rsidR="00472D65" w:rsidRPr="001065A1" w:rsidRDefault="00472D65" w:rsidP="00472D65">
            <w:pPr>
              <w:bidi/>
              <w:spacing w:after="0"/>
              <w:rPr>
                <w:ins w:id="2259" w:author="Hamdy Rashed" w:date="2026-08-02T12:59:00Z" w16du:dateUtc="2026-08-02T09:59:00Z"/>
                <w:rFonts w:asciiTheme="minorBidi" w:eastAsia="Arial" w:hAnsiTheme="minorBidi" w:cstheme="minorBidi"/>
                <w:bCs/>
                <w:szCs w:val="20"/>
                <w:rPrChange w:id="2260" w:author="MOHSEN QURAEN" w:date="2026-09-21T11:09:00Z" w16du:dateUtc="2026-09-21T08:09:00Z">
                  <w:rPr>
                    <w:ins w:id="2261" w:author="Hamdy Rashed" w:date="2026-08-02T12:59:00Z" w16du:dateUtc="2026-08-02T09:59:00Z"/>
                    <w:rFonts w:asciiTheme="minorBidi" w:eastAsia="Arial" w:hAnsiTheme="minorBidi" w:cstheme="minorBidi"/>
                    <w:sz w:val="18"/>
                    <w:szCs w:val="18"/>
                  </w:rPr>
                </w:rPrChange>
              </w:rPr>
            </w:pPr>
            <w:ins w:id="2262" w:author="Hamdy Rashed" w:date="2026-08-02T13:02:00Z" w16du:dateUtc="2026-08-02T10:02:00Z">
              <w:r w:rsidRPr="001065A1">
                <w:rPr>
                  <w:rFonts w:asciiTheme="minorBidi" w:eastAsia="Arial" w:hAnsiTheme="minorBidi" w:cstheme="minorBidi"/>
                  <w:bCs/>
                  <w:szCs w:val="20"/>
                  <w:rtl/>
                  <w:rPrChange w:id="2263" w:author="MOHSEN QURAEN" w:date="2026-09-21T11:09:00Z" w16du:dateUtc="2026-09-21T08:09:00Z">
                    <w:rPr>
                      <w:rFonts w:asciiTheme="minorBidi" w:eastAsia="Arial" w:hAnsiTheme="minorBidi" w:cstheme="minorBidi"/>
                      <w:sz w:val="18"/>
                      <w:szCs w:val="18"/>
                      <w:rtl/>
                    </w:rPr>
                  </w:rPrChange>
                </w:rPr>
                <w:t>عالية</w:t>
              </w:r>
            </w:ins>
          </w:p>
        </w:tc>
        <w:tc>
          <w:tcPr>
            <w:tcW w:w="3809" w:type="dxa"/>
            <w:tcMar>
              <w:top w:w="90" w:type="dxa"/>
              <w:left w:w="100" w:type="dxa"/>
              <w:bottom w:w="90" w:type="dxa"/>
              <w:right w:w="100" w:type="dxa"/>
            </w:tcMar>
            <w:vAlign w:val="center"/>
            <w:tcPrChange w:id="2264" w:author="MAZEN FAYEZ" w:date="2026-08-10T11:59:00Z" w16du:dateUtc="2026-08-10T08:59:00Z">
              <w:tcPr>
                <w:tcW w:w="3870" w:type="dxa"/>
                <w:gridSpan w:val="2"/>
                <w:tcMar>
                  <w:top w:w="90" w:type="dxa"/>
                  <w:left w:w="100" w:type="dxa"/>
                  <w:bottom w:w="90" w:type="dxa"/>
                  <w:right w:w="100" w:type="dxa"/>
                </w:tcMar>
                <w:vAlign w:val="center"/>
              </w:tcPr>
            </w:tcPrChange>
          </w:tcPr>
          <w:p w14:paraId="50623C6A" w14:textId="3AF5FDE3" w:rsidR="00472D65" w:rsidRPr="001065A1" w:rsidRDefault="00472D65" w:rsidP="00472D65">
            <w:pPr>
              <w:bidi/>
              <w:spacing w:after="0"/>
              <w:rPr>
                <w:ins w:id="2265" w:author="Hamdy Rashed" w:date="2026-08-02T12:59:00Z" w16du:dateUtc="2026-08-02T09:59:00Z"/>
                <w:rFonts w:asciiTheme="minorBidi" w:eastAsia="Arial" w:hAnsiTheme="minorBidi" w:cstheme="minorBidi"/>
                <w:bCs/>
                <w:szCs w:val="20"/>
                <w:rPrChange w:id="2266" w:author="MOHSEN QURAEN" w:date="2026-09-21T11:09:00Z" w16du:dateUtc="2026-09-21T08:09:00Z">
                  <w:rPr>
                    <w:ins w:id="2267" w:author="Hamdy Rashed" w:date="2026-08-02T12:59:00Z" w16du:dateUtc="2026-08-02T09:59:00Z"/>
                    <w:rFonts w:asciiTheme="minorBidi" w:eastAsia="Arial" w:hAnsiTheme="minorBidi" w:cstheme="minorBidi"/>
                    <w:sz w:val="18"/>
                    <w:szCs w:val="18"/>
                  </w:rPr>
                </w:rPrChange>
              </w:rPr>
            </w:pPr>
            <w:ins w:id="2268" w:author="Hamdy Rashed" w:date="2026-08-02T13:02:00Z" w16du:dateUtc="2026-08-02T10:02:00Z">
              <w:r w:rsidRPr="001065A1">
                <w:rPr>
                  <w:rFonts w:asciiTheme="minorBidi" w:eastAsia="Arial" w:hAnsiTheme="minorBidi" w:cstheme="minorBidi"/>
                  <w:bCs/>
                  <w:szCs w:val="20"/>
                  <w:rtl/>
                  <w:rPrChange w:id="2269" w:author="MOHSEN QURAEN" w:date="2026-09-21T11:09:00Z" w16du:dateUtc="2026-09-21T08:09:00Z">
                    <w:rPr>
                      <w:rFonts w:asciiTheme="minorBidi" w:eastAsia="Arial" w:hAnsiTheme="minorBidi" w:cstheme="minorBidi"/>
                      <w:sz w:val="18"/>
                      <w:szCs w:val="18"/>
                      <w:rtl/>
                    </w:rPr>
                  </w:rPrChange>
                </w:rPr>
                <w:t>يجب على النظام رفض إنشاء أو تفعيل المفوتر تلقائياً عند وجود تطابق مؤكد مع أي قائمة عقوبات أو قائمة حظر معتمدة، مع إشعار المستخدم بسبب الرفض وتسجيل الواقعة في سجل التدقيق (</w:t>
              </w:r>
              <w:r w:rsidRPr="001065A1">
                <w:rPr>
                  <w:rFonts w:asciiTheme="minorBidi" w:eastAsia="Arial" w:hAnsiTheme="minorBidi" w:cstheme="minorBidi"/>
                  <w:bCs/>
                  <w:szCs w:val="20"/>
                  <w:rPrChange w:id="2270" w:author="MOHSEN QURAEN" w:date="2026-09-21T11:09:00Z" w16du:dateUtc="2026-09-21T08:09:00Z">
                    <w:rPr>
                      <w:rFonts w:asciiTheme="minorBidi" w:eastAsia="Arial" w:hAnsiTheme="minorBidi" w:cstheme="minorBidi"/>
                      <w:sz w:val="18"/>
                      <w:szCs w:val="18"/>
                    </w:rPr>
                  </w:rPrChange>
                </w:rPr>
                <w:t>Audit Log</w:t>
              </w:r>
              <w:r w:rsidRPr="001065A1">
                <w:rPr>
                  <w:rFonts w:asciiTheme="minorBidi" w:eastAsia="Arial" w:hAnsiTheme="minorBidi" w:cstheme="minorBidi"/>
                  <w:bCs/>
                  <w:szCs w:val="20"/>
                  <w:rtl/>
                  <w:rPrChange w:id="2271" w:author="MOHSEN QURAEN" w:date="2026-09-21T11:09:00Z" w16du:dateUtc="2026-09-21T08:09:00Z">
                    <w:rPr>
                      <w:rFonts w:asciiTheme="minorBidi" w:eastAsia="Arial" w:hAnsiTheme="minorBidi" w:cstheme="minorBidi"/>
                      <w:sz w:val="18"/>
                      <w:szCs w:val="18"/>
                      <w:rtl/>
                    </w:rPr>
                  </w:rPrChange>
                </w:rPr>
                <w:t>).</w:t>
              </w:r>
            </w:ins>
          </w:p>
        </w:tc>
        <w:tc>
          <w:tcPr>
            <w:tcW w:w="2569" w:type="dxa"/>
            <w:tcMar>
              <w:top w:w="90" w:type="dxa"/>
              <w:left w:w="100" w:type="dxa"/>
              <w:bottom w:w="90" w:type="dxa"/>
              <w:right w:w="100" w:type="dxa"/>
            </w:tcMar>
            <w:vAlign w:val="center"/>
            <w:tcPrChange w:id="2272" w:author="MAZEN FAYEZ" w:date="2026-08-10T11:59:00Z" w16du:dateUtc="2026-08-10T08:59:00Z">
              <w:tcPr>
                <w:tcW w:w="2610" w:type="dxa"/>
                <w:gridSpan w:val="2"/>
                <w:tcMar>
                  <w:top w:w="90" w:type="dxa"/>
                  <w:left w:w="100" w:type="dxa"/>
                  <w:bottom w:w="90" w:type="dxa"/>
                  <w:right w:w="100" w:type="dxa"/>
                </w:tcMar>
                <w:vAlign w:val="center"/>
              </w:tcPr>
            </w:tcPrChange>
          </w:tcPr>
          <w:p w14:paraId="63B48D11" w14:textId="0A19B014" w:rsidR="00472D65" w:rsidRPr="001065A1" w:rsidRDefault="00472D65" w:rsidP="00472D65">
            <w:pPr>
              <w:bidi/>
              <w:spacing w:after="0"/>
              <w:rPr>
                <w:ins w:id="2273" w:author="Hamdy Rashed" w:date="2026-08-02T12:59:00Z" w16du:dateUtc="2026-08-02T09:59:00Z"/>
                <w:rFonts w:asciiTheme="minorBidi" w:eastAsia="Arial" w:hAnsiTheme="minorBidi" w:cstheme="minorBidi"/>
                <w:bCs/>
                <w:szCs w:val="20"/>
                <w:rPrChange w:id="2274" w:author="MOHSEN QURAEN" w:date="2026-09-21T11:09:00Z" w16du:dateUtc="2026-09-21T08:09:00Z">
                  <w:rPr>
                    <w:ins w:id="2275" w:author="Hamdy Rashed" w:date="2026-08-02T12:59:00Z" w16du:dateUtc="2026-08-02T09:59:00Z"/>
                    <w:rFonts w:asciiTheme="minorBidi" w:eastAsia="Arial" w:hAnsiTheme="minorBidi" w:cstheme="minorBidi"/>
                    <w:sz w:val="18"/>
                    <w:szCs w:val="18"/>
                  </w:rPr>
                </w:rPrChange>
              </w:rPr>
            </w:pPr>
            <w:ins w:id="2276" w:author="Hamdy Rashed" w:date="2026-08-02T13:02:00Z" w16du:dateUtc="2026-08-02T10:02:00Z">
              <w:r w:rsidRPr="001065A1">
                <w:rPr>
                  <w:rFonts w:asciiTheme="minorBidi" w:eastAsia="Arial" w:hAnsiTheme="minorBidi" w:cstheme="minorBidi"/>
                  <w:bCs/>
                  <w:szCs w:val="20"/>
                  <w:rtl/>
                  <w:rPrChange w:id="2277" w:author="MOHSEN QURAEN" w:date="2026-09-21T11:09:00Z" w16du:dateUtc="2026-09-21T08:09:00Z">
                    <w:rPr>
                      <w:rFonts w:asciiTheme="minorBidi" w:eastAsia="Arial" w:hAnsiTheme="minorBidi" w:cstheme="minorBidi"/>
                      <w:sz w:val="18"/>
                      <w:szCs w:val="18"/>
                      <w:rtl/>
                    </w:rPr>
                  </w:rPrChange>
                </w:rPr>
                <w:t>منع إنشاء المفوتر في حالة التطابق المؤكد</w:t>
              </w:r>
            </w:ins>
          </w:p>
        </w:tc>
        <w:tc>
          <w:tcPr>
            <w:tcW w:w="1915" w:type="dxa"/>
            <w:tcMar>
              <w:top w:w="90" w:type="dxa"/>
              <w:left w:w="100" w:type="dxa"/>
              <w:bottom w:w="90" w:type="dxa"/>
              <w:right w:w="100" w:type="dxa"/>
            </w:tcMar>
            <w:vAlign w:val="center"/>
            <w:tcPrChange w:id="2278" w:author="MAZEN FAYEZ" w:date="2026-08-10T11:59:00Z" w16du:dateUtc="2026-08-10T08:59:00Z">
              <w:tcPr>
                <w:tcW w:w="1944" w:type="dxa"/>
                <w:gridSpan w:val="2"/>
                <w:tcMar>
                  <w:top w:w="90" w:type="dxa"/>
                  <w:left w:w="100" w:type="dxa"/>
                  <w:bottom w:w="90" w:type="dxa"/>
                  <w:right w:w="100" w:type="dxa"/>
                </w:tcMar>
                <w:vAlign w:val="center"/>
              </w:tcPr>
            </w:tcPrChange>
          </w:tcPr>
          <w:p w14:paraId="2094A7DC" w14:textId="4CE795B8" w:rsidR="00472D65" w:rsidRPr="001065A1" w:rsidRDefault="00472D65" w:rsidP="00472D65">
            <w:pPr>
              <w:bidi/>
              <w:spacing w:after="0"/>
              <w:rPr>
                <w:ins w:id="2279" w:author="Hamdy Rashed" w:date="2026-08-02T12:59:00Z" w16du:dateUtc="2026-08-02T09:59:00Z"/>
                <w:rFonts w:asciiTheme="minorBidi" w:eastAsia="Arial" w:hAnsiTheme="minorBidi" w:cstheme="minorBidi"/>
                <w:bCs/>
                <w:szCs w:val="20"/>
                <w:rPrChange w:id="2280" w:author="MOHSEN QURAEN" w:date="2026-09-21T11:09:00Z" w16du:dateUtc="2026-09-21T08:09:00Z">
                  <w:rPr>
                    <w:ins w:id="2281" w:author="Hamdy Rashed" w:date="2026-08-02T12:59:00Z" w16du:dateUtc="2026-08-02T09:59:00Z"/>
                    <w:rFonts w:asciiTheme="minorBidi" w:eastAsia="Arial" w:hAnsiTheme="minorBidi" w:cstheme="minorBidi"/>
                    <w:sz w:val="18"/>
                    <w:szCs w:val="18"/>
                  </w:rPr>
                </w:rPrChange>
              </w:rPr>
            </w:pPr>
            <w:ins w:id="2282" w:author="Hamdy Rashed" w:date="2026-08-02T13:02:00Z" w16du:dateUtc="2026-08-02T10:02:00Z">
              <w:r w:rsidRPr="001065A1">
                <w:rPr>
                  <w:rFonts w:asciiTheme="minorBidi" w:eastAsia="Arial" w:hAnsiTheme="minorBidi" w:cstheme="minorBidi"/>
                  <w:bCs/>
                  <w:szCs w:val="20"/>
                  <w:rPrChange w:id="2283" w:author="MOHSEN QURAEN" w:date="2026-09-21T11:09:00Z" w16du:dateUtc="2026-09-21T08:09:00Z">
                    <w:rPr>
                      <w:rFonts w:asciiTheme="minorBidi" w:eastAsia="Arial" w:hAnsiTheme="minorBidi" w:cstheme="minorBidi"/>
                      <w:sz w:val="18"/>
                      <w:szCs w:val="18"/>
                    </w:rPr>
                  </w:rPrChange>
                </w:rPr>
                <w:t>AML-00</w:t>
              </w:r>
              <w:del w:id="2284" w:author="MOHSEN QURAEN" w:date="2026-09-21T11:37:00Z" w16du:dateUtc="2026-09-21T08:37:00Z">
                <w:r w:rsidRPr="001065A1" w:rsidDel="00771774">
                  <w:rPr>
                    <w:rFonts w:asciiTheme="minorBidi" w:eastAsia="Arial" w:hAnsiTheme="minorBidi" w:cstheme="minorBidi"/>
                    <w:bCs/>
                    <w:szCs w:val="20"/>
                    <w:rPrChange w:id="2285" w:author="MOHSEN QURAEN" w:date="2026-09-21T11:09:00Z" w16du:dateUtc="2026-09-21T08:09:00Z">
                      <w:rPr>
                        <w:rFonts w:asciiTheme="minorBidi" w:eastAsia="Arial" w:hAnsiTheme="minorBidi" w:cstheme="minorBidi"/>
                        <w:sz w:val="18"/>
                        <w:szCs w:val="18"/>
                      </w:rPr>
                    </w:rPrChange>
                  </w:rPr>
                  <w:delText>3</w:delText>
                </w:r>
              </w:del>
            </w:ins>
            <w:ins w:id="2286" w:author="MOHSEN QURAEN" w:date="2026-09-21T11:37:00Z" w16du:dateUtc="2026-09-21T08:37:00Z">
              <w:r w:rsidR="00771774">
                <w:rPr>
                  <w:rFonts w:asciiTheme="minorBidi" w:eastAsia="Arial" w:hAnsiTheme="minorBidi" w:cstheme="minorBidi"/>
                  <w:bCs/>
                  <w:szCs w:val="20"/>
                </w:rPr>
                <w:t>2</w:t>
              </w:r>
            </w:ins>
          </w:p>
        </w:tc>
      </w:tr>
      <w:tr w:rsidR="00472D65" w:rsidRPr="001065A1" w14:paraId="367FCCAF" w14:textId="77777777" w:rsidTr="00472D65">
        <w:trPr>
          <w:cantSplit/>
          <w:jc w:val="center"/>
          <w:ins w:id="2287" w:author="Hamdy Rashed" w:date="2026-08-02T12:59:00Z"/>
          <w:trPrChange w:id="2288" w:author="MAZEN FAYEZ" w:date="2026-08-10T11:59:00Z" w16du:dateUtc="2026-08-10T08:59:00Z">
            <w:trPr>
              <w:cantSplit/>
              <w:jc w:val="center"/>
            </w:trPr>
          </w:trPrChange>
        </w:trPr>
        <w:tc>
          <w:tcPr>
            <w:tcW w:w="1060" w:type="dxa"/>
            <w:tcPrChange w:id="2289" w:author="MAZEN FAYEZ" w:date="2026-08-10T11:59:00Z" w16du:dateUtc="2026-08-10T08:59:00Z">
              <w:tcPr>
                <w:tcW w:w="1080" w:type="dxa"/>
                <w:gridSpan w:val="2"/>
              </w:tcPr>
            </w:tcPrChange>
          </w:tcPr>
          <w:p w14:paraId="3439F014" w14:textId="77777777" w:rsidR="00AB74D0" w:rsidRPr="001065A1" w:rsidRDefault="00AB74D0" w:rsidP="00472D65">
            <w:pPr>
              <w:bidi/>
              <w:spacing w:after="0"/>
              <w:rPr>
                <w:ins w:id="2290" w:author="MAZEN FAYEZ" w:date="2026-08-10T12:00:00Z" w16du:dateUtc="2026-08-10T09:00:00Z"/>
                <w:rFonts w:asciiTheme="minorBidi" w:eastAsia="Arial" w:hAnsiTheme="minorBidi" w:cstheme="minorBidi"/>
                <w:bCs/>
                <w:szCs w:val="20"/>
                <w:rtl/>
                <w:rPrChange w:id="2291" w:author="MOHSEN QURAEN" w:date="2026-09-21T11:09:00Z" w16du:dateUtc="2026-09-21T08:09:00Z">
                  <w:rPr>
                    <w:ins w:id="2292" w:author="MAZEN FAYEZ" w:date="2026-08-10T12:00:00Z" w16du:dateUtc="2026-08-10T09:00:00Z"/>
                    <w:rFonts w:asciiTheme="minorBidi" w:eastAsia="Arial" w:hAnsiTheme="minorBidi" w:cstheme="minorBidi"/>
                    <w:sz w:val="18"/>
                    <w:szCs w:val="18"/>
                    <w:rtl/>
                  </w:rPr>
                </w:rPrChange>
              </w:rPr>
            </w:pPr>
          </w:p>
          <w:p w14:paraId="3F1F752F" w14:textId="383A6B7A" w:rsidR="00472D65" w:rsidRPr="001065A1" w:rsidRDefault="00472D65" w:rsidP="00AB74D0">
            <w:pPr>
              <w:bidi/>
              <w:spacing w:after="0"/>
              <w:rPr>
                <w:ins w:id="2293" w:author="MAZEN FAYEZ" w:date="2026-08-10T11:59:00Z" w16du:dateUtc="2026-08-10T08:59:00Z"/>
                <w:rFonts w:asciiTheme="minorBidi" w:eastAsia="Arial" w:hAnsiTheme="minorBidi" w:cstheme="minorBidi"/>
                <w:bCs/>
                <w:szCs w:val="20"/>
                <w:rtl/>
                <w:rPrChange w:id="2294" w:author="MOHSEN QURAEN" w:date="2026-09-21T11:09:00Z" w16du:dateUtc="2026-09-21T08:09:00Z">
                  <w:rPr>
                    <w:ins w:id="2295" w:author="MAZEN FAYEZ" w:date="2026-08-10T11:59:00Z" w16du:dateUtc="2026-08-10T08:59:00Z"/>
                    <w:rFonts w:asciiTheme="minorBidi" w:eastAsia="Arial" w:hAnsiTheme="minorBidi" w:cstheme="minorBidi"/>
                    <w:sz w:val="18"/>
                    <w:szCs w:val="18"/>
                    <w:rtl/>
                  </w:rPr>
                </w:rPrChange>
              </w:rPr>
            </w:pPr>
            <w:ins w:id="2296" w:author="MAZEN FAYEZ" w:date="2026-08-10T12:00:00Z" w16du:dateUtc="2026-08-10T09:00:00Z">
              <w:r w:rsidRPr="001065A1">
                <w:rPr>
                  <w:rFonts w:asciiTheme="minorBidi" w:eastAsia="Arial" w:hAnsiTheme="minorBidi" w:cstheme="minorBidi" w:hint="eastAsia"/>
                  <w:bCs/>
                  <w:szCs w:val="20"/>
                  <w:rtl/>
                  <w:rPrChange w:id="2297" w:author="MOHSEN QURAEN" w:date="2026-09-21T11:09:00Z" w16du:dateUtc="2026-09-21T08:09:00Z">
                    <w:rPr>
                      <w:rFonts w:asciiTheme="minorBidi" w:eastAsia="Arial" w:hAnsiTheme="minorBidi" w:cstheme="minorBidi" w:hint="eastAsia"/>
                      <w:sz w:val="18"/>
                      <w:szCs w:val="18"/>
                      <w:rtl/>
                    </w:rPr>
                  </w:rPrChange>
                </w:rPr>
                <w:t>لايوجد</w:t>
              </w:r>
            </w:ins>
          </w:p>
        </w:tc>
        <w:tc>
          <w:tcPr>
            <w:tcW w:w="1071" w:type="dxa"/>
            <w:tcMar>
              <w:top w:w="90" w:type="dxa"/>
              <w:left w:w="100" w:type="dxa"/>
              <w:bottom w:w="90" w:type="dxa"/>
              <w:right w:w="100" w:type="dxa"/>
            </w:tcMar>
            <w:vAlign w:val="center"/>
            <w:tcPrChange w:id="2298" w:author="MAZEN FAYEZ" w:date="2026-08-10T11:59:00Z" w16du:dateUtc="2026-08-10T08:59:00Z">
              <w:tcPr>
                <w:tcW w:w="1080" w:type="dxa"/>
                <w:gridSpan w:val="2"/>
                <w:tcMar>
                  <w:top w:w="90" w:type="dxa"/>
                  <w:left w:w="100" w:type="dxa"/>
                  <w:bottom w:w="90" w:type="dxa"/>
                  <w:right w:w="100" w:type="dxa"/>
                </w:tcMar>
                <w:vAlign w:val="center"/>
              </w:tcPr>
            </w:tcPrChange>
          </w:tcPr>
          <w:p w14:paraId="3E76C59F" w14:textId="4EEEEDA3" w:rsidR="00472D65" w:rsidRPr="001065A1" w:rsidRDefault="00472D65" w:rsidP="00472D65">
            <w:pPr>
              <w:bidi/>
              <w:spacing w:after="0"/>
              <w:rPr>
                <w:ins w:id="2299" w:author="Hamdy Rashed" w:date="2026-08-02T12:59:00Z" w16du:dateUtc="2026-08-02T09:59:00Z"/>
                <w:rFonts w:asciiTheme="minorBidi" w:eastAsia="Arial" w:hAnsiTheme="minorBidi" w:cstheme="minorBidi"/>
                <w:bCs/>
                <w:szCs w:val="20"/>
                <w:rPrChange w:id="2300" w:author="MOHSEN QURAEN" w:date="2026-09-21T11:09:00Z" w16du:dateUtc="2026-09-21T08:09:00Z">
                  <w:rPr>
                    <w:ins w:id="2301" w:author="Hamdy Rashed" w:date="2026-08-02T12:59:00Z" w16du:dateUtc="2026-08-02T09:59:00Z"/>
                    <w:rFonts w:asciiTheme="minorBidi" w:eastAsia="Arial" w:hAnsiTheme="minorBidi" w:cstheme="minorBidi"/>
                    <w:sz w:val="18"/>
                    <w:szCs w:val="18"/>
                  </w:rPr>
                </w:rPrChange>
              </w:rPr>
            </w:pPr>
            <w:ins w:id="2302" w:author="Hamdy Rashed" w:date="2026-08-02T13:02:00Z" w16du:dateUtc="2026-08-02T10:02:00Z">
              <w:r w:rsidRPr="001065A1">
                <w:rPr>
                  <w:rFonts w:asciiTheme="minorBidi" w:eastAsia="Arial" w:hAnsiTheme="minorBidi" w:cstheme="minorBidi"/>
                  <w:bCs/>
                  <w:szCs w:val="20"/>
                  <w:rtl/>
                  <w:rPrChange w:id="2303" w:author="MOHSEN QURAEN" w:date="2026-09-21T11:09:00Z" w16du:dateUtc="2026-09-21T08:09:00Z">
                    <w:rPr>
                      <w:rFonts w:asciiTheme="minorBidi" w:eastAsia="Arial" w:hAnsiTheme="minorBidi" w:cstheme="minorBidi"/>
                      <w:sz w:val="18"/>
                      <w:szCs w:val="18"/>
                      <w:rtl/>
                    </w:rPr>
                  </w:rPrChange>
                </w:rPr>
                <w:t>عالية</w:t>
              </w:r>
            </w:ins>
          </w:p>
        </w:tc>
        <w:tc>
          <w:tcPr>
            <w:tcW w:w="3809" w:type="dxa"/>
            <w:tcMar>
              <w:top w:w="90" w:type="dxa"/>
              <w:left w:w="100" w:type="dxa"/>
              <w:bottom w:w="90" w:type="dxa"/>
              <w:right w:w="100" w:type="dxa"/>
            </w:tcMar>
            <w:vAlign w:val="center"/>
            <w:tcPrChange w:id="2304" w:author="MAZEN FAYEZ" w:date="2026-08-10T11:59:00Z" w16du:dateUtc="2026-08-10T08:59:00Z">
              <w:tcPr>
                <w:tcW w:w="3870" w:type="dxa"/>
                <w:gridSpan w:val="2"/>
                <w:tcMar>
                  <w:top w:w="90" w:type="dxa"/>
                  <w:left w:w="100" w:type="dxa"/>
                  <w:bottom w:w="90" w:type="dxa"/>
                  <w:right w:w="100" w:type="dxa"/>
                </w:tcMar>
                <w:vAlign w:val="center"/>
              </w:tcPr>
            </w:tcPrChange>
          </w:tcPr>
          <w:p w14:paraId="6D8835C2" w14:textId="1B43F145" w:rsidR="00472D65" w:rsidRPr="001065A1" w:rsidRDefault="00472D65" w:rsidP="00472D65">
            <w:pPr>
              <w:bidi/>
              <w:spacing w:after="0"/>
              <w:rPr>
                <w:ins w:id="2305" w:author="Hamdy Rashed" w:date="2026-08-02T12:59:00Z" w16du:dateUtc="2026-08-02T09:59:00Z"/>
                <w:rFonts w:asciiTheme="minorBidi" w:eastAsia="Arial" w:hAnsiTheme="minorBidi" w:cstheme="minorBidi"/>
                <w:bCs/>
                <w:szCs w:val="20"/>
                <w:rPrChange w:id="2306" w:author="MOHSEN QURAEN" w:date="2026-09-21T11:09:00Z" w16du:dateUtc="2026-09-21T08:09:00Z">
                  <w:rPr>
                    <w:ins w:id="2307" w:author="Hamdy Rashed" w:date="2026-08-02T12:59:00Z" w16du:dateUtc="2026-08-02T09:59:00Z"/>
                    <w:rFonts w:asciiTheme="minorBidi" w:eastAsia="Arial" w:hAnsiTheme="minorBidi" w:cstheme="minorBidi"/>
                    <w:sz w:val="18"/>
                    <w:szCs w:val="18"/>
                  </w:rPr>
                </w:rPrChange>
              </w:rPr>
            </w:pPr>
            <w:ins w:id="2308" w:author="Hamdy Rashed" w:date="2026-08-02T13:02:00Z" w16du:dateUtc="2026-08-02T10:02:00Z">
              <w:r w:rsidRPr="001065A1">
                <w:rPr>
                  <w:rFonts w:asciiTheme="minorBidi" w:eastAsia="Arial" w:hAnsiTheme="minorBidi" w:cstheme="minorBidi"/>
                  <w:bCs/>
                  <w:szCs w:val="20"/>
                  <w:rtl/>
                  <w:rPrChange w:id="2309" w:author="MOHSEN QURAEN" w:date="2026-09-21T11:09:00Z" w16du:dateUtc="2026-09-21T08:09:00Z">
                    <w:rPr>
                      <w:rFonts w:asciiTheme="minorBidi" w:eastAsia="Arial" w:hAnsiTheme="minorBidi" w:cstheme="minorBidi"/>
                      <w:sz w:val="18"/>
                      <w:szCs w:val="18"/>
                      <w:rtl/>
                    </w:rPr>
                  </w:rPrChange>
                </w:rPr>
                <w:t>يجب أن يعيد النظام تنفيذ فحص العقوبات وإعادة تقييم مستوى المخاطر تلقائياً عند تعديل أي بيانات مؤثرة، مثل: الاسم، بيانات الهوية، بيانات الملاك، الشركاء، المفوضين، المستفيد الحقيقي (</w:t>
              </w:r>
              <w:r w:rsidRPr="001065A1">
                <w:rPr>
                  <w:rFonts w:asciiTheme="minorBidi" w:eastAsia="Arial" w:hAnsiTheme="minorBidi" w:cstheme="minorBidi"/>
                  <w:bCs/>
                  <w:szCs w:val="20"/>
                  <w:rPrChange w:id="2310" w:author="MOHSEN QURAEN" w:date="2026-09-21T11:09:00Z" w16du:dateUtc="2026-09-21T08:09:00Z">
                    <w:rPr>
                      <w:rFonts w:asciiTheme="minorBidi" w:eastAsia="Arial" w:hAnsiTheme="minorBidi" w:cstheme="minorBidi"/>
                      <w:sz w:val="18"/>
                      <w:szCs w:val="18"/>
                    </w:rPr>
                  </w:rPrChange>
                </w:rPr>
                <w:t>UBO</w:t>
              </w:r>
              <w:r w:rsidRPr="001065A1">
                <w:rPr>
                  <w:rFonts w:asciiTheme="minorBidi" w:eastAsia="Arial" w:hAnsiTheme="minorBidi" w:cstheme="minorBidi"/>
                  <w:bCs/>
                  <w:szCs w:val="20"/>
                  <w:rtl/>
                  <w:rPrChange w:id="2311" w:author="MOHSEN QURAEN" w:date="2026-09-21T11:09:00Z" w16du:dateUtc="2026-09-21T08:09:00Z">
                    <w:rPr>
                      <w:rFonts w:asciiTheme="minorBidi" w:eastAsia="Arial" w:hAnsiTheme="minorBidi" w:cstheme="minorBidi"/>
                      <w:sz w:val="18"/>
                      <w:szCs w:val="18"/>
                      <w:rtl/>
                    </w:rPr>
                  </w:rPrChange>
                </w:rPr>
                <w:t>)، أو هيكل الملكية.</w:t>
              </w:r>
            </w:ins>
          </w:p>
        </w:tc>
        <w:tc>
          <w:tcPr>
            <w:tcW w:w="2569" w:type="dxa"/>
            <w:tcMar>
              <w:top w:w="90" w:type="dxa"/>
              <w:left w:w="100" w:type="dxa"/>
              <w:bottom w:w="90" w:type="dxa"/>
              <w:right w:w="100" w:type="dxa"/>
            </w:tcMar>
            <w:vAlign w:val="center"/>
            <w:tcPrChange w:id="2312" w:author="MAZEN FAYEZ" w:date="2026-08-10T11:59:00Z" w16du:dateUtc="2026-08-10T08:59:00Z">
              <w:tcPr>
                <w:tcW w:w="2610" w:type="dxa"/>
                <w:gridSpan w:val="2"/>
                <w:tcMar>
                  <w:top w:w="90" w:type="dxa"/>
                  <w:left w:w="100" w:type="dxa"/>
                  <w:bottom w:w="90" w:type="dxa"/>
                  <w:right w:w="100" w:type="dxa"/>
                </w:tcMar>
                <w:vAlign w:val="center"/>
              </w:tcPr>
            </w:tcPrChange>
          </w:tcPr>
          <w:p w14:paraId="1D833AE1" w14:textId="188B9B24" w:rsidR="00472D65" w:rsidRPr="001065A1" w:rsidRDefault="00472D65" w:rsidP="00472D65">
            <w:pPr>
              <w:bidi/>
              <w:spacing w:after="0"/>
              <w:rPr>
                <w:ins w:id="2313" w:author="Hamdy Rashed" w:date="2026-08-02T12:59:00Z" w16du:dateUtc="2026-08-02T09:59:00Z"/>
                <w:rFonts w:asciiTheme="minorBidi" w:eastAsia="Arial" w:hAnsiTheme="minorBidi" w:cstheme="minorBidi"/>
                <w:bCs/>
                <w:szCs w:val="20"/>
                <w:rPrChange w:id="2314" w:author="MOHSEN QURAEN" w:date="2026-09-21T11:09:00Z" w16du:dateUtc="2026-09-21T08:09:00Z">
                  <w:rPr>
                    <w:ins w:id="2315" w:author="Hamdy Rashed" w:date="2026-08-02T12:59:00Z" w16du:dateUtc="2026-08-02T09:59:00Z"/>
                    <w:rFonts w:asciiTheme="minorBidi" w:eastAsia="Arial" w:hAnsiTheme="minorBidi" w:cstheme="minorBidi"/>
                    <w:sz w:val="18"/>
                    <w:szCs w:val="18"/>
                  </w:rPr>
                </w:rPrChange>
              </w:rPr>
            </w:pPr>
            <w:ins w:id="2316" w:author="Hamdy Rashed" w:date="2026-08-02T13:02:00Z" w16du:dateUtc="2026-08-02T10:02:00Z">
              <w:r w:rsidRPr="001065A1">
                <w:rPr>
                  <w:rFonts w:asciiTheme="minorBidi" w:eastAsia="Arial" w:hAnsiTheme="minorBidi" w:cstheme="minorBidi"/>
                  <w:bCs/>
                  <w:szCs w:val="20"/>
                  <w:rtl/>
                  <w:rPrChange w:id="2317" w:author="MOHSEN QURAEN" w:date="2026-09-21T11:09:00Z" w16du:dateUtc="2026-09-21T08:09:00Z">
                    <w:rPr>
                      <w:rFonts w:asciiTheme="minorBidi" w:eastAsia="Arial" w:hAnsiTheme="minorBidi" w:cstheme="minorBidi"/>
                      <w:sz w:val="18"/>
                      <w:szCs w:val="18"/>
                      <w:rtl/>
                    </w:rPr>
                  </w:rPrChange>
                </w:rPr>
                <w:t>إعادة الفحص عند تحديث البيانات</w:t>
              </w:r>
            </w:ins>
          </w:p>
        </w:tc>
        <w:tc>
          <w:tcPr>
            <w:tcW w:w="1915" w:type="dxa"/>
            <w:tcMar>
              <w:top w:w="90" w:type="dxa"/>
              <w:left w:w="100" w:type="dxa"/>
              <w:bottom w:w="90" w:type="dxa"/>
              <w:right w:w="100" w:type="dxa"/>
            </w:tcMar>
            <w:vAlign w:val="center"/>
            <w:tcPrChange w:id="2318" w:author="MAZEN FAYEZ" w:date="2026-08-10T11:59:00Z" w16du:dateUtc="2026-08-10T08:59:00Z">
              <w:tcPr>
                <w:tcW w:w="1944" w:type="dxa"/>
                <w:gridSpan w:val="2"/>
                <w:tcMar>
                  <w:top w:w="90" w:type="dxa"/>
                  <w:left w:w="100" w:type="dxa"/>
                  <w:bottom w:w="90" w:type="dxa"/>
                  <w:right w:w="100" w:type="dxa"/>
                </w:tcMar>
                <w:vAlign w:val="center"/>
              </w:tcPr>
            </w:tcPrChange>
          </w:tcPr>
          <w:p w14:paraId="4E7696B0" w14:textId="319F8B58" w:rsidR="00472D65" w:rsidRPr="001065A1" w:rsidRDefault="00472D65" w:rsidP="00472D65">
            <w:pPr>
              <w:bidi/>
              <w:spacing w:after="0"/>
              <w:rPr>
                <w:ins w:id="2319" w:author="Hamdy Rashed" w:date="2026-08-02T12:59:00Z" w16du:dateUtc="2026-08-02T09:59:00Z"/>
                <w:rFonts w:asciiTheme="minorBidi" w:eastAsia="Arial" w:hAnsiTheme="minorBidi" w:cstheme="minorBidi"/>
                <w:bCs/>
                <w:szCs w:val="20"/>
                <w:rPrChange w:id="2320" w:author="MOHSEN QURAEN" w:date="2026-09-21T11:09:00Z" w16du:dateUtc="2026-09-21T08:09:00Z">
                  <w:rPr>
                    <w:ins w:id="2321" w:author="Hamdy Rashed" w:date="2026-08-02T12:59:00Z" w16du:dateUtc="2026-08-02T09:59:00Z"/>
                    <w:rFonts w:asciiTheme="minorBidi" w:eastAsia="Arial" w:hAnsiTheme="minorBidi" w:cstheme="minorBidi"/>
                    <w:sz w:val="18"/>
                    <w:szCs w:val="18"/>
                  </w:rPr>
                </w:rPrChange>
              </w:rPr>
            </w:pPr>
            <w:ins w:id="2322" w:author="Hamdy Rashed" w:date="2026-08-02T13:02:00Z" w16du:dateUtc="2026-08-02T10:02:00Z">
              <w:r w:rsidRPr="001065A1">
                <w:rPr>
                  <w:rFonts w:asciiTheme="minorBidi" w:eastAsia="Arial" w:hAnsiTheme="minorBidi" w:cstheme="minorBidi"/>
                  <w:bCs/>
                  <w:szCs w:val="20"/>
                  <w:rPrChange w:id="2323" w:author="MOHSEN QURAEN" w:date="2026-09-21T11:09:00Z" w16du:dateUtc="2026-09-21T08:09:00Z">
                    <w:rPr>
                      <w:rFonts w:asciiTheme="minorBidi" w:eastAsia="Arial" w:hAnsiTheme="minorBidi" w:cstheme="minorBidi"/>
                      <w:sz w:val="18"/>
                      <w:szCs w:val="18"/>
                    </w:rPr>
                  </w:rPrChange>
                </w:rPr>
                <w:t>AML-00</w:t>
              </w:r>
              <w:del w:id="2324" w:author="MOHSEN QURAEN" w:date="2026-09-21T11:37:00Z" w16du:dateUtc="2026-09-21T08:37:00Z">
                <w:r w:rsidRPr="001065A1" w:rsidDel="00771774">
                  <w:rPr>
                    <w:rFonts w:asciiTheme="minorBidi" w:eastAsia="Arial" w:hAnsiTheme="minorBidi" w:cstheme="minorBidi"/>
                    <w:bCs/>
                    <w:szCs w:val="20"/>
                    <w:rPrChange w:id="2325" w:author="MOHSEN QURAEN" w:date="2026-09-21T11:09:00Z" w16du:dateUtc="2026-09-21T08:09:00Z">
                      <w:rPr>
                        <w:rFonts w:asciiTheme="minorBidi" w:eastAsia="Arial" w:hAnsiTheme="minorBidi" w:cstheme="minorBidi"/>
                        <w:sz w:val="18"/>
                        <w:szCs w:val="18"/>
                      </w:rPr>
                    </w:rPrChange>
                  </w:rPr>
                  <w:delText>4</w:delText>
                </w:r>
              </w:del>
            </w:ins>
            <w:ins w:id="2326" w:author="MOHSEN QURAEN" w:date="2026-09-21T11:37:00Z" w16du:dateUtc="2026-09-21T08:37:00Z">
              <w:r w:rsidR="00771774">
                <w:rPr>
                  <w:rFonts w:asciiTheme="minorBidi" w:eastAsia="Arial" w:hAnsiTheme="minorBidi" w:cstheme="minorBidi"/>
                  <w:bCs/>
                  <w:szCs w:val="20"/>
                </w:rPr>
                <w:t>3</w:t>
              </w:r>
            </w:ins>
          </w:p>
        </w:tc>
      </w:tr>
      <w:tr w:rsidR="00472D65" w:rsidRPr="001065A1" w14:paraId="0916A1DD" w14:textId="77777777" w:rsidTr="00472D65">
        <w:trPr>
          <w:cantSplit/>
          <w:jc w:val="center"/>
          <w:ins w:id="2327" w:author="Hamdy Rashed" w:date="2026-08-02T12:59:00Z"/>
          <w:trPrChange w:id="2328" w:author="MAZEN FAYEZ" w:date="2026-08-10T11:59:00Z" w16du:dateUtc="2026-08-10T08:59:00Z">
            <w:trPr>
              <w:cantSplit/>
              <w:jc w:val="center"/>
            </w:trPr>
          </w:trPrChange>
        </w:trPr>
        <w:tc>
          <w:tcPr>
            <w:tcW w:w="1060" w:type="dxa"/>
            <w:tcPrChange w:id="2329" w:author="MAZEN FAYEZ" w:date="2026-08-10T11:59:00Z" w16du:dateUtc="2026-08-10T08:59:00Z">
              <w:tcPr>
                <w:tcW w:w="1080" w:type="dxa"/>
                <w:gridSpan w:val="2"/>
              </w:tcPr>
            </w:tcPrChange>
          </w:tcPr>
          <w:p w14:paraId="1ED174BE" w14:textId="77777777" w:rsidR="00AB74D0" w:rsidRPr="001065A1" w:rsidRDefault="00AB74D0" w:rsidP="00472D65">
            <w:pPr>
              <w:bidi/>
              <w:spacing w:after="0"/>
              <w:rPr>
                <w:ins w:id="2330" w:author="MAZEN FAYEZ" w:date="2026-08-10T12:00:00Z" w16du:dateUtc="2026-08-10T09:00:00Z"/>
                <w:rFonts w:asciiTheme="minorBidi" w:eastAsia="Arial" w:hAnsiTheme="minorBidi" w:cstheme="minorBidi"/>
                <w:bCs/>
                <w:szCs w:val="20"/>
                <w:rtl/>
                <w:rPrChange w:id="2331" w:author="MOHSEN QURAEN" w:date="2026-09-21T11:09:00Z" w16du:dateUtc="2026-09-21T08:09:00Z">
                  <w:rPr>
                    <w:ins w:id="2332" w:author="MAZEN FAYEZ" w:date="2026-08-10T12:00:00Z" w16du:dateUtc="2026-08-10T09:00:00Z"/>
                    <w:rFonts w:asciiTheme="minorBidi" w:eastAsia="Arial" w:hAnsiTheme="minorBidi" w:cstheme="minorBidi"/>
                    <w:sz w:val="18"/>
                    <w:szCs w:val="18"/>
                    <w:rtl/>
                  </w:rPr>
                </w:rPrChange>
              </w:rPr>
            </w:pPr>
          </w:p>
          <w:p w14:paraId="6E849A55" w14:textId="2C8FAC4B" w:rsidR="00472D65" w:rsidRPr="001065A1" w:rsidRDefault="00472D65" w:rsidP="00AB74D0">
            <w:pPr>
              <w:bidi/>
              <w:spacing w:after="0"/>
              <w:rPr>
                <w:ins w:id="2333" w:author="MAZEN FAYEZ" w:date="2026-08-10T11:59:00Z" w16du:dateUtc="2026-08-10T08:59:00Z"/>
                <w:rFonts w:asciiTheme="minorBidi" w:eastAsia="Arial" w:hAnsiTheme="minorBidi" w:cstheme="minorBidi"/>
                <w:bCs/>
                <w:szCs w:val="20"/>
                <w:rtl/>
                <w:rPrChange w:id="2334" w:author="MOHSEN QURAEN" w:date="2026-09-21T11:09:00Z" w16du:dateUtc="2026-09-21T08:09:00Z">
                  <w:rPr>
                    <w:ins w:id="2335" w:author="MAZEN FAYEZ" w:date="2026-08-10T11:59:00Z" w16du:dateUtc="2026-08-10T08:59:00Z"/>
                    <w:rFonts w:asciiTheme="minorBidi" w:eastAsia="Arial" w:hAnsiTheme="minorBidi" w:cstheme="minorBidi"/>
                    <w:sz w:val="18"/>
                    <w:szCs w:val="18"/>
                    <w:rtl/>
                  </w:rPr>
                </w:rPrChange>
              </w:rPr>
            </w:pPr>
            <w:ins w:id="2336" w:author="MAZEN FAYEZ" w:date="2026-08-10T12:00:00Z" w16du:dateUtc="2026-08-10T09:00:00Z">
              <w:r w:rsidRPr="001065A1">
                <w:rPr>
                  <w:rFonts w:asciiTheme="minorBidi" w:eastAsia="Arial" w:hAnsiTheme="minorBidi" w:cstheme="minorBidi" w:hint="eastAsia"/>
                  <w:bCs/>
                  <w:szCs w:val="20"/>
                  <w:rtl/>
                  <w:rPrChange w:id="2337" w:author="MOHSEN QURAEN" w:date="2026-09-21T11:09:00Z" w16du:dateUtc="2026-09-21T08:09:00Z">
                    <w:rPr>
                      <w:rFonts w:asciiTheme="minorBidi" w:eastAsia="Arial" w:hAnsiTheme="minorBidi" w:cstheme="minorBidi" w:hint="eastAsia"/>
                      <w:sz w:val="18"/>
                      <w:szCs w:val="18"/>
                      <w:rtl/>
                    </w:rPr>
                  </w:rPrChange>
                </w:rPr>
                <w:t>لايوجد</w:t>
              </w:r>
            </w:ins>
          </w:p>
        </w:tc>
        <w:tc>
          <w:tcPr>
            <w:tcW w:w="1071" w:type="dxa"/>
            <w:tcMar>
              <w:top w:w="90" w:type="dxa"/>
              <w:left w:w="100" w:type="dxa"/>
              <w:bottom w:w="90" w:type="dxa"/>
              <w:right w:w="100" w:type="dxa"/>
            </w:tcMar>
            <w:vAlign w:val="center"/>
            <w:tcPrChange w:id="2338" w:author="MAZEN FAYEZ" w:date="2026-08-10T11:59:00Z" w16du:dateUtc="2026-08-10T08:59:00Z">
              <w:tcPr>
                <w:tcW w:w="1080" w:type="dxa"/>
                <w:gridSpan w:val="2"/>
                <w:tcMar>
                  <w:top w:w="90" w:type="dxa"/>
                  <w:left w:w="100" w:type="dxa"/>
                  <w:bottom w:w="90" w:type="dxa"/>
                  <w:right w:w="100" w:type="dxa"/>
                </w:tcMar>
                <w:vAlign w:val="center"/>
              </w:tcPr>
            </w:tcPrChange>
          </w:tcPr>
          <w:p w14:paraId="74373B4F" w14:textId="0A6F650F" w:rsidR="00472D65" w:rsidRPr="001065A1" w:rsidRDefault="00472D65" w:rsidP="00472D65">
            <w:pPr>
              <w:bidi/>
              <w:spacing w:after="0"/>
              <w:rPr>
                <w:ins w:id="2339" w:author="Hamdy Rashed" w:date="2026-08-02T12:59:00Z" w16du:dateUtc="2026-08-02T09:59:00Z"/>
                <w:rFonts w:asciiTheme="minorBidi" w:eastAsia="Arial" w:hAnsiTheme="minorBidi" w:cstheme="minorBidi"/>
                <w:bCs/>
                <w:szCs w:val="20"/>
                <w:rPrChange w:id="2340" w:author="MOHSEN QURAEN" w:date="2026-09-21T11:09:00Z" w16du:dateUtc="2026-09-21T08:09:00Z">
                  <w:rPr>
                    <w:ins w:id="2341" w:author="Hamdy Rashed" w:date="2026-08-02T12:59:00Z" w16du:dateUtc="2026-08-02T09:59:00Z"/>
                    <w:rFonts w:asciiTheme="minorBidi" w:eastAsia="Arial" w:hAnsiTheme="minorBidi" w:cstheme="minorBidi"/>
                    <w:sz w:val="18"/>
                    <w:szCs w:val="18"/>
                  </w:rPr>
                </w:rPrChange>
              </w:rPr>
            </w:pPr>
            <w:ins w:id="2342" w:author="Hamdy Rashed" w:date="2026-08-02T13:02:00Z" w16du:dateUtc="2026-08-02T10:02:00Z">
              <w:r w:rsidRPr="001065A1">
                <w:rPr>
                  <w:rFonts w:asciiTheme="minorBidi" w:eastAsia="Arial" w:hAnsiTheme="minorBidi" w:cstheme="minorBidi"/>
                  <w:bCs/>
                  <w:szCs w:val="20"/>
                  <w:rtl/>
                  <w:rPrChange w:id="2343" w:author="MOHSEN QURAEN" w:date="2026-09-21T11:09:00Z" w16du:dateUtc="2026-09-21T08:09:00Z">
                    <w:rPr>
                      <w:rFonts w:asciiTheme="minorBidi" w:eastAsia="Arial" w:hAnsiTheme="minorBidi" w:cstheme="minorBidi"/>
                      <w:sz w:val="18"/>
                      <w:szCs w:val="18"/>
                      <w:rtl/>
                    </w:rPr>
                  </w:rPrChange>
                </w:rPr>
                <w:t>عالية</w:t>
              </w:r>
            </w:ins>
          </w:p>
        </w:tc>
        <w:tc>
          <w:tcPr>
            <w:tcW w:w="3809" w:type="dxa"/>
            <w:tcMar>
              <w:top w:w="90" w:type="dxa"/>
              <w:left w:w="100" w:type="dxa"/>
              <w:bottom w:w="90" w:type="dxa"/>
              <w:right w:w="100" w:type="dxa"/>
            </w:tcMar>
            <w:vAlign w:val="center"/>
            <w:tcPrChange w:id="2344" w:author="MAZEN FAYEZ" w:date="2026-08-10T11:59:00Z" w16du:dateUtc="2026-08-10T08:59:00Z">
              <w:tcPr>
                <w:tcW w:w="3870" w:type="dxa"/>
                <w:gridSpan w:val="2"/>
                <w:tcMar>
                  <w:top w:w="90" w:type="dxa"/>
                  <w:left w:w="100" w:type="dxa"/>
                  <w:bottom w:w="90" w:type="dxa"/>
                  <w:right w:w="100" w:type="dxa"/>
                </w:tcMar>
                <w:vAlign w:val="center"/>
              </w:tcPr>
            </w:tcPrChange>
          </w:tcPr>
          <w:p w14:paraId="05EB3C9D" w14:textId="692BD30C" w:rsidR="00472D65" w:rsidRPr="001065A1" w:rsidRDefault="00472D65" w:rsidP="00472D65">
            <w:pPr>
              <w:bidi/>
              <w:spacing w:after="0"/>
              <w:rPr>
                <w:ins w:id="2345" w:author="Hamdy Rashed" w:date="2026-08-02T12:59:00Z" w16du:dateUtc="2026-08-02T09:59:00Z"/>
                <w:rFonts w:asciiTheme="minorBidi" w:eastAsia="Arial" w:hAnsiTheme="minorBidi" w:cstheme="minorBidi"/>
                <w:bCs/>
                <w:szCs w:val="20"/>
                <w:rPrChange w:id="2346" w:author="MOHSEN QURAEN" w:date="2026-09-21T11:09:00Z" w16du:dateUtc="2026-09-21T08:09:00Z">
                  <w:rPr>
                    <w:ins w:id="2347" w:author="Hamdy Rashed" w:date="2026-08-02T12:59:00Z" w16du:dateUtc="2026-08-02T09:59:00Z"/>
                    <w:rFonts w:asciiTheme="minorBidi" w:eastAsia="Arial" w:hAnsiTheme="minorBidi" w:cstheme="minorBidi"/>
                    <w:sz w:val="18"/>
                    <w:szCs w:val="18"/>
                  </w:rPr>
                </w:rPrChange>
              </w:rPr>
            </w:pPr>
            <w:ins w:id="2348" w:author="Hamdy Rashed" w:date="2026-08-02T13:02:00Z" w16du:dateUtc="2026-08-02T10:02:00Z">
              <w:r w:rsidRPr="001065A1">
                <w:rPr>
                  <w:rFonts w:asciiTheme="minorBidi" w:eastAsia="Arial" w:hAnsiTheme="minorBidi" w:cstheme="minorBidi"/>
                  <w:bCs/>
                  <w:szCs w:val="20"/>
                  <w:rtl/>
                  <w:rPrChange w:id="2349" w:author="MOHSEN QURAEN" w:date="2026-09-21T11:09:00Z" w16du:dateUtc="2026-09-21T08:09:00Z">
                    <w:rPr>
                      <w:rFonts w:asciiTheme="minorBidi" w:eastAsia="Arial" w:hAnsiTheme="minorBidi" w:cstheme="minorBidi"/>
                      <w:sz w:val="18"/>
                      <w:szCs w:val="18"/>
                      <w:rtl/>
                    </w:rPr>
                  </w:rPrChange>
                </w:rPr>
                <w:t>يجب أن يحتفظ النظام بجميع نتائج عمليات الفحص السابقة، بما في ذلك تاريخ الفحص، القوائم المستخدمة، نتيجة المطابقة، نسبة التطابق، والقرار النهائي، مع الاحتفاظ بسجل تاريخي لجميع عمليات الفحص.</w:t>
              </w:r>
            </w:ins>
          </w:p>
        </w:tc>
        <w:tc>
          <w:tcPr>
            <w:tcW w:w="2569" w:type="dxa"/>
            <w:tcMar>
              <w:top w:w="90" w:type="dxa"/>
              <w:left w:w="100" w:type="dxa"/>
              <w:bottom w:w="90" w:type="dxa"/>
              <w:right w:w="100" w:type="dxa"/>
            </w:tcMar>
            <w:vAlign w:val="center"/>
            <w:tcPrChange w:id="2350" w:author="MAZEN FAYEZ" w:date="2026-08-10T11:59:00Z" w16du:dateUtc="2026-08-10T08:59:00Z">
              <w:tcPr>
                <w:tcW w:w="2610" w:type="dxa"/>
                <w:gridSpan w:val="2"/>
                <w:tcMar>
                  <w:top w:w="90" w:type="dxa"/>
                  <w:left w:w="100" w:type="dxa"/>
                  <w:bottom w:w="90" w:type="dxa"/>
                  <w:right w:w="100" w:type="dxa"/>
                </w:tcMar>
                <w:vAlign w:val="center"/>
              </w:tcPr>
            </w:tcPrChange>
          </w:tcPr>
          <w:p w14:paraId="2C8110B4" w14:textId="514C55E4" w:rsidR="00472D65" w:rsidRPr="001065A1" w:rsidRDefault="00472D65" w:rsidP="00472D65">
            <w:pPr>
              <w:bidi/>
              <w:spacing w:after="0"/>
              <w:rPr>
                <w:ins w:id="2351" w:author="Hamdy Rashed" w:date="2026-08-02T12:59:00Z" w16du:dateUtc="2026-08-02T09:59:00Z"/>
                <w:rFonts w:asciiTheme="minorBidi" w:eastAsia="Arial" w:hAnsiTheme="minorBidi" w:cstheme="minorBidi"/>
                <w:bCs/>
                <w:szCs w:val="20"/>
                <w:rPrChange w:id="2352" w:author="MOHSEN QURAEN" w:date="2026-09-21T11:09:00Z" w16du:dateUtc="2026-09-21T08:09:00Z">
                  <w:rPr>
                    <w:ins w:id="2353" w:author="Hamdy Rashed" w:date="2026-08-02T12:59:00Z" w16du:dateUtc="2026-08-02T09:59:00Z"/>
                    <w:rFonts w:asciiTheme="minorBidi" w:eastAsia="Arial" w:hAnsiTheme="minorBidi" w:cstheme="minorBidi"/>
                    <w:sz w:val="18"/>
                    <w:szCs w:val="18"/>
                  </w:rPr>
                </w:rPrChange>
              </w:rPr>
            </w:pPr>
            <w:ins w:id="2354" w:author="Hamdy Rashed" w:date="2026-08-02T13:02:00Z" w16du:dateUtc="2026-08-02T10:02:00Z">
              <w:r w:rsidRPr="001065A1">
                <w:rPr>
                  <w:rFonts w:asciiTheme="minorBidi" w:eastAsia="Arial" w:hAnsiTheme="minorBidi" w:cstheme="minorBidi"/>
                  <w:bCs/>
                  <w:szCs w:val="20"/>
                  <w:rtl/>
                  <w:rPrChange w:id="2355" w:author="MOHSEN QURAEN" w:date="2026-09-21T11:09:00Z" w16du:dateUtc="2026-09-21T08:09:00Z">
                    <w:rPr>
                      <w:rFonts w:asciiTheme="minorBidi" w:eastAsia="Arial" w:hAnsiTheme="minorBidi" w:cstheme="minorBidi"/>
                      <w:sz w:val="18"/>
                      <w:szCs w:val="18"/>
                      <w:rtl/>
                    </w:rPr>
                  </w:rPrChange>
                </w:rPr>
                <w:t>الاحتفاظ بنتائج الفحص</w:t>
              </w:r>
            </w:ins>
          </w:p>
        </w:tc>
        <w:tc>
          <w:tcPr>
            <w:tcW w:w="1915" w:type="dxa"/>
            <w:tcMar>
              <w:top w:w="90" w:type="dxa"/>
              <w:left w:w="100" w:type="dxa"/>
              <w:bottom w:w="90" w:type="dxa"/>
              <w:right w:w="100" w:type="dxa"/>
            </w:tcMar>
            <w:vAlign w:val="center"/>
            <w:tcPrChange w:id="2356" w:author="MAZEN FAYEZ" w:date="2026-08-10T11:59:00Z" w16du:dateUtc="2026-08-10T08:59:00Z">
              <w:tcPr>
                <w:tcW w:w="1944" w:type="dxa"/>
                <w:gridSpan w:val="2"/>
                <w:tcMar>
                  <w:top w:w="90" w:type="dxa"/>
                  <w:left w:w="100" w:type="dxa"/>
                  <w:bottom w:w="90" w:type="dxa"/>
                  <w:right w:w="100" w:type="dxa"/>
                </w:tcMar>
                <w:vAlign w:val="center"/>
              </w:tcPr>
            </w:tcPrChange>
          </w:tcPr>
          <w:p w14:paraId="6E6A8FAC" w14:textId="7D50E7F2" w:rsidR="00472D65" w:rsidRPr="001065A1" w:rsidRDefault="00472D65" w:rsidP="00472D65">
            <w:pPr>
              <w:bidi/>
              <w:spacing w:after="0"/>
              <w:rPr>
                <w:ins w:id="2357" w:author="Hamdy Rashed" w:date="2026-08-02T12:59:00Z" w16du:dateUtc="2026-08-02T09:59:00Z"/>
                <w:rFonts w:asciiTheme="minorBidi" w:eastAsia="Arial" w:hAnsiTheme="minorBidi" w:cstheme="minorBidi"/>
                <w:bCs/>
                <w:szCs w:val="20"/>
                <w:rPrChange w:id="2358" w:author="MOHSEN QURAEN" w:date="2026-09-21T11:09:00Z" w16du:dateUtc="2026-09-21T08:09:00Z">
                  <w:rPr>
                    <w:ins w:id="2359" w:author="Hamdy Rashed" w:date="2026-08-02T12:59:00Z" w16du:dateUtc="2026-08-02T09:59:00Z"/>
                    <w:rFonts w:asciiTheme="minorBidi" w:eastAsia="Arial" w:hAnsiTheme="minorBidi" w:cstheme="minorBidi"/>
                    <w:sz w:val="18"/>
                    <w:szCs w:val="18"/>
                  </w:rPr>
                </w:rPrChange>
              </w:rPr>
            </w:pPr>
            <w:ins w:id="2360" w:author="Hamdy Rashed" w:date="2026-08-02T13:02:00Z" w16du:dateUtc="2026-08-02T10:02:00Z">
              <w:r w:rsidRPr="001065A1">
                <w:rPr>
                  <w:rFonts w:asciiTheme="minorBidi" w:eastAsia="Arial" w:hAnsiTheme="minorBidi" w:cstheme="minorBidi"/>
                  <w:bCs/>
                  <w:szCs w:val="20"/>
                  <w:rPrChange w:id="2361" w:author="MOHSEN QURAEN" w:date="2026-09-21T11:09:00Z" w16du:dateUtc="2026-09-21T08:09:00Z">
                    <w:rPr>
                      <w:rFonts w:asciiTheme="minorBidi" w:eastAsia="Arial" w:hAnsiTheme="minorBidi" w:cstheme="minorBidi"/>
                      <w:sz w:val="18"/>
                      <w:szCs w:val="18"/>
                    </w:rPr>
                  </w:rPrChange>
                </w:rPr>
                <w:t>AML-00</w:t>
              </w:r>
              <w:del w:id="2362" w:author="MOHSEN QURAEN" w:date="2026-09-21T11:37:00Z" w16du:dateUtc="2026-09-21T08:37:00Z">
                <w:r w:rsidRPr="001065A1" w:rsidDel="00771774">
                  <w:rPr>
                    <w:rFonts w:asciiTheme="minorBidi" w:eastAsia="Arial" w:hAnsiTheme="minorBidi" w:cstheme="minorBidi"/>
                    <w:bCs/>
                    <w:szCs w:val="20"/>
                    <w:rPrChange w:id="2363" w:author="MOHSEN QURAEN" w:date="2026-09-21T11:09:00Z" w16du:dateUtc="2026-09-21T08:09:00Z">
                      <w:rPr>
                        <w:rFonts w:asciiTheme="minorBidi" w:eastAsia="Arial" w:hAnsiTheme="minorBidi" w:cstheme="minorBidi"/>
                        <w:sz w:val="18"/>
                        <w:szCs w:val="18"/>
                      </w:rPr>
                    </w:rPrChange>
                  </w:rPr>
                  <w:delText>5</w:delText>
                </w:r>
              </w:del>
            </w:ins>
            <w:ins w:id="2364" w:author="MOHSEN QURAEN" w:date="2026-09-21T11:37:00Z" w16du:dateUtc="2026-09-21T08:37:00Z">
              <w:r w:rsidR="00771774">
                <w:rPr>
                  <w:rFonts w:asciiTheme="minorBidi" w:eastAsia="Arial" w:hAnsiTheme="minorBidi" w:cstheme="minorBidi"/>
                  <w:bCs/>
                  <w:szCs w:val="20"/>
                </w:rPr>
                <w:t>4</w:t>
              </w:r>
            </w:ins>
          </w:p>
        </w:tc>
      </w:tr>
      <w:tr w:rsidR="00472D65" w:rsidRPr="001065A1" w14:paraId="2FE7C37D" w14:textId="77777777" w:rsidTr="00472D65">
        <w:trPr>
          <w:cantSplit/>
          <w:jc w:val="center"/>
          <w:ins w:id="2365" w:author="Hamdy Rashed" w:date="2026-08-02T13:00:00Z"/>
          <w:trPrChange w:id="2366" w:author="MAZEN FAYEZ" w:date="2026-08-10T11:59:00Z" w16du:dateUtc="2026-08-10T08:59:00Z">
            <w:trPr>
              <w:cantSplit/>
              <w:jc w:val="center"/>
            </w:trPr>
          </w:trPrChange>
        </w:trPr>
        <w:tc>
          <w:tcPr>
            <w:tcW w:w="1060" w:type="dxa"/>
            <w:tcPrChange w:id="2367" w:author="MAZEN FAYEZ" w:date="2026-08-10T11:59:00Z" w16du:dateUtc="2026-08-10T08:59:00Z">
              <w:tcPr>
                <w:tcW w:w="1080" w:type="dxa"/>
                <w:gridSpan w:val="2"/>
              </w:tcPr>
            </w:tcPrChange>
          </w:tcPr>
          <w:p w14:paraId="6CFBA532" w14:textId="77777777" w:rsidR="00AB74D0" w:rsidRPr="001065A1" w:rsidRDefault="00AB74D0" w:rsidP="00472D65">
            <w:pPr>
              <w:bidi/>
              <w:spacing w:after="0"/>
              <w:rPr>
                <w:ins w:id="2368" w:author="MAZEN FAYEZ" w:date="2026-08-10T12:00:00Z" w16du:dateUtc="2026-08-10T09:00:00Z"/>
                <w:rFonts w:asciiTheme="minorBidi" w:eastAsia="Arial" w:hAnsiTheme="minorBidi" w:cstheme="minorBidi"/>
                <w:bCs/>
                <w:szCs w:val="20"/>
                <w:rtl/>
                <w:rPrChange w:id="2369" w:author="MOHSEN QURAEN" w:date="2026-09-21T11:09:00Z" w16du:dateUtc="2026-09-21T08:09:00Z">
                  <w:rPr>
                    <w:ins w:id="2370" w:author="MAZEN FAYEZ" w:date="2026-08-10T12:00:00Z" w16du:dateUtc="2026-08-10T09:00:00Z"/>
                    <w:rFonts w:asciiTheme="minorBidi" w:eastAsia="Arial" w:hAnsiTheme="minorBidi" w:cstheme="minorBidi"/>
                    <w:sz w:val="18"/>
                    <w:szCs w:val="18"/>
                    <w:rtl/>
                  </w:rPr>
                </w:rPrChange>
              </w:rPr>
            </w:pPr>
          </w:p>
          <w:p w14:paraId="70D6829B" w14:textId="6F38B16D" w:rsidR="00472D65" w:rsidRPr="001065A1" w:rsidRDefault="00472D65" w:rsidP="00AB74D0">
            <w:pPr>
              <w:bidi/>
              <w:spacing w:after="0"/>
              <w:rPr>
                <w:ins w:id="2371" w:author="MAZEN FAYEZ" w:date="2026-08-10T11:59:00Z" w16du:dateUtc="2026-08-10T08:59:00Z"/>
                <w:rFonts w:asciiTheme="minorBidi" w:eastAsia="Arial" w:hAnsiTheme="minorBidi" w:cstheme="minorBidi"/>
                <w:bCs/>
                <w:szCs w:val="20"/>
                <w:rtl/>
                <w:rPrChange w:id="2372" w:author="MOHSEN QURAEN" w:date="2026-09-21T11:09:00Z" w16du:dateUtc="2026-09-21T08:09:00Z">
                  <w:rPr>
                    <w:ins w:id="2373" w:author="MAZEN FAYEZ" w:date="2026-08-10T11:59:00Z" w16du:dateUtc="2026-08-10T08:59:00Z"/>
                    <w:rFonts w:asciiTheme="minorBidi" w:eastAsia="Arial" w:hAnsiTheme="minorBidi" w:cstheme="minorBidi"/>
                    <w:sz w:val="18"/>
                    <w:szCs w:val="18"/>
                    <w:rtl/>
                  </w:rPr>
                </w:rPrChange>
              </w:rPr>
            </w:pPr>
            <w:ins w:id="2374" w:author="MAZEN FAYEZ" w:date="2026-08-10T12:00:00Z" w16du:dateUtc="2026-08-10T09:00:00Z">
              <w:r w:rsidRPr="001065A1">
                <w:rPr>
                  <w:rFonts w:asciiTheme="minorBidi" w:eastAsia="Arial" w:hAnsiTheme="minorBidi" w:cstheme="minorBidi" w:hint="eastAsia"/>
                  <w:bCs/>
                  <w:szCs w:val="20"/>
                  <w:rtl/>
                  <w:rPrChange w:id="2375" w:author="MOHSEN QURAEN" w:date="2026-09-21T11:09:00Z" w16du:dateUtc="2026-09-21T08:09:00Z">
                    <w:rPr>
                      <w:rFonts w:asciiTheme="minorBidi" w:eastAsia="Arial" w:hAnsiTheme="minorBidi" w:cstheme="minorBidi" w:hint="eastAsia"/>
                      <w:sz w:val="18"/>
                      <w:szCs w:val="18"/>
                      <w:rtl/>
                    </w:rPr>
                  </w:rPrChange>
                </w:rPr>
                <w:t>لايوجد</w:t>
              </w:r>
            </w:ins>
          </w:p>
        </w:tc>
        <w:tc>
          <w:tcPr>
            <w:tcW w:w="1071" w:type="dxa"/>
            <w:tcMar>
              <w:top w:w="90" w:type="dxa"/>
              <w:left w:w="100" w:type="dxa"/>
              <w:bottom w:w="90" w:type="dxa"/>
              <w:right w:w="100" w:type="dxa"/>
            </w:tcMar>
            <w:vAlign w:val="center"/>
            <w:tcPrChange w:id="2376" w:author="MAZEN FAYEZ" w:date="2026-08-10T11:59:00Z" w16du:dateUtc="2026-08-10T08:59:00Z">
              <w:tcPr>
                <w:tcW w:w="1080" w:type="dxa"/>
                <w:gridSpan w:val="2"/>
                <w:tcMar>
                  <w:top w:w="90" w:type="dxa"/>
                  <w:left w:w="100" w:type="dxa"/>
                  <w:bottom w:w="90" w:type="dxa"/>
                  <w:right w:w="100" w:type="dxa"/>
                </w:tcMar>
                <w:vAlign w:val="center"/>
              </w:tcPr>
            </w:tcPrChange>
          </w:tcPr>
          <w:p w14:paraId="068B6849" w14:textId="310A3D18" w:rsidR="00472D65" w:rsidRPr="001065A1" w:rsidRDefault="00472D65" w:rsidP="00472D65">
            <w:pPr>
              <w:bidi/>
              <w:spacing w:after="0"/>
              <w:rPr>
                <w:ins w:id="2377" w:author="Hamdy Rashed" w:date="2026-08-02T13:00:00Z" w16du:dateUtc="2026-08-02T10:00:00Z"/>
                <w:rFonts w:asciiTheme="minorBidi" w:eastAsia="Arial" w:hAnsiTheme="minorBidi" w:cstheme="minorBidi"/>
                <w:bCs/>
                <w:szCs w:val="20"/>
                <w:rPrChange w:id="2378" w:author="MOHSEN QURAEN" w:date="2026-09-21T11:09:00Z" w16du:dateUtc="2026-09-21T08:09:00Z">
                  <w:rPr>
                    <w:ins w:id="2379" w:author="Hamdy Rashed" w:date="2026-08-02T13:00:00Z" w16du:dateUtc="2026-08-02T10:00:00Z"/>
                    <w:rFonts w:asciiTheme="minorBidi" w:eastAsia="Arial" w:hAnsiTheme="minorBidi" w:cstheme="minorBidi"/>
                    <w:sz w:val="18"/>
                    <w:szCs w:val="18"/>
                  </w:rPr>
                </w:rPrChange>
              </w:rPr>
            </w:pPr>
            <w:ins w:id="2380" w:author="Hamdy Rashed" w:date="2026-08-02T13:02:00Z" w16du:dateUtc="2026-08-02T10:02:00Z">
              <w:r w:rsidRPr="001065A1">
                <w:rPr>
                  <w:rFonts w:asciiTheme="minorBidi" w:eastAsia="Arial" w:hAnsiTheme="minorBidi" w:cstheme="minorBidi"/>
                  <w:bCs/>
                  <w:szCs w:val="20"/>
                  <w:rtl/>
                  <w:rPrChange w:id="2381" w:author="MOHSEN QURAEN" w:date="2026-09-21T11:09:00Z" w16du:dateUtc="2026-09-21T08:09:00Z">
                    <w:rPr>
                      <w:rFonts w:asciiTheme="minorBidi" w:eastAsia="Arial" w:hAnsiTheme="minorBidi" w:cstheme="minorBidi"/>
                      <w:sz w:val="18"/>
                      <w:szCs w:val="18"/>
                      <w:rtl/>
                    </w:rPr>
                  </w:rPrChange>
                </w:rPr>
                <w:t>عالية</w:t>
              </w:r>
            </w:ins>
          </w:p>
        </w:tc>
        <w:tc>
          <w:tcPr>
            <w:tcW w:w="3809" w:type="dxa"/>
            <w:tcMar>
              <w:top w:w="90" w:type="dxa"/>
              <w:left w:w="100" w:type="dxa"/>
              <w:bottom w:w="90" w:type="dxa"/>
              <w:right w:w="100" w:type="dxa"/>
            </w:tcMar>
            <w:vAlign w:val="center"/>
            <w:tcPrChange w:id="2382" w:author="MAZEN FAYEZ" w:date="2026-08-10T11:59:00Z" w16du:dateUtc="2026-08-10T08:59:00Z">
              <w:tcPr>
                <w:tcW w:w="3870" w:type="dxa"/>
                <w:gridSpan w:val="2"/>
                <w:tcMar>
                  <w:top w:w="90" w:type="dxa"/>
                  <w:left w:w="100" w:type="dxa"/>
                  <w:bottom w:w="90" w:type="dxa"/>
                  <w:right w:w="100" w:type="dxa"/>
                </w:tcMar>
                <w:vAlign w:val="center"/>
              </w:tcPr>
            </w:tcPrChange>
          </w:tcPr>
          <w:p w14:paraId="2D2C7F2E" w14:textId="0C97ED32" w:rsidR="00472D65" w:rsidRPr="001065A1" w:rsidRDefault="00472D65" w:rsidP="00472D65">
            <w:pPr>
              <w:bidi/>
              <w:spacing w:after="0"/>
              <w:rPr>
                <w:ins w:id="2383" w:author="Hamdy Rashed" w:date="2026-08-02T13:00:00Z" w16du:dateUtc="2026-08-02T10:00:00Z"/>
                <w:rFonts w:asciiTheme="minorBidi" w:eastAsia="Arial" w:hAnsiTheme="minorBidi" w:cstheme="minorBidi"/>
                <w:bCs/>
                <w:szCs w:val="20"/>
                <w:rPrChange w:id="2384" w:author="MOHSEN QURAEN" w:date="2026-09-21T11:09:00Z" w16du:dateUtc="2026-09-21T08:09:00Z">
                  <w:rPr>
                    <w:ins w:id="2385" w:author="Hamdy Rashed" w:date="2026-08-02T13:00:00Z" w16du:dateUtc="2026-08-02T10:00:00Z"/>
                    <w:rFonts w:asciiTheme="minorBidi" w:eastAsia="Arial" w:hAnsiTheme="minorBidi" w:cstheme="minorBidi"/>
                    <w:sz w:val="18"/>
                    <w:szCs w:val="18"/>
                  </w:rPr>
                </w:rPrChange>
              </w:rPr>
            </w:pPr>
            <w:ins w:id="2386" w:author="Hamdy Rashed" w:date="2026-08-02T13:02:00Z" w16du:dateUtc="2026-08-02T10:02:00Z">
              <w:r w:rsidRPr="001065A1">
                <w:rPr>
                  <w:rFonts w:asciiTheme="minorBidi" w:eastAsia="Arial" w:hAnsiTheme="minorBidi" w:cstheme="minorBidi"/>
                  <w:bCs/>
                  <w:szCs w:val="20"/>
                  <w:rtl/>
                  <w:rPrChange w:id="2387" w:author="MOHSEN QURAEN" w:date="2026-09-21T11:09:00Z" w16du:dateUtc="2026-09-21T08:09:00Z">
                    <w:rPr>
                      <w:rFonts w:asciiTheme="minorBidi" w:eastAsia="Arial" w:hAnsiTheme="minorBidi" w:cstheme="minorBidi"/>
                      <w:sz w:val="18"/>
                      <w:szCs w:val="18"/>
                      <w:rtl/>
                    </w:rPr>
                  </w:rPrChange>
                </w:rPr>
                <w:t>يجب ألا يسمح النظام بحذف أو تعديل نتائج فحص العقوبات أو السجل التاريخي للفحص من قبل أي مستخدم، مع السماح فقط بإضافة نتائج جديدة عند إعادة الفحص، وذلك لضمان سلامة سجل التدقيق.</w:t>
              </w:r>
            </w:ins>
          </w:p>
        </w:tc>
        <w:tc>
          <w:tcPr>
            <w:tcW w:w="2569" w:type="dxa"/>
            <w:tcMar>
              <w:top w:w="90" w:type="dxa"/>
              <w:left w:w="100" w:type="dxa"/>
              <w:bottom w:w="90" w:type="dxa"/>
              <w:right w:w="100" w:type="dxa"/>
            </w:tcMar>
            <w:vAlign w:val="center"/>
            <w:tcPrChange w:id="2388" w:author="MAZEN FAYEZ" w:date="2026-08-10T11:59:00Z" w16du:dateUtc="2026-08-10T08:59:00Z">
              <w:tcPr>
                <w:tcW w:w="2610" w:type="dxa"/>
                <w:gridSpan w:val="2"/>
                <w:tcMar>
                  <w:top w:w="90" w:type="dxa"/>
                  <w:left w:w="100" w:type="dxa"/>
                  <w:bottom w:w="90" w:type="dxa"/>
                  <w:right w:w="100" w:type="dxa"/>
                </w:tcMar>
                <w:vAlign w:val="center"/>
              </w:tcPr>
            </w:tcPrChange>
          </w:tcPr>
          <w:p w14:paraId="1F17C634" w14:textId="3B735102" w:rsidR="00472D65" w:rsidRPr="001065A1" w:rsidRDefault="00472D65" w:rsidP="00472D65">
            <w:pPr>
              <w:bidi/>
              <w:spacing w:after="0"/>
              <w:rPr>
                <w:ins w:id="2389" w:author="Hamdy Rashed" w:date="2026-08-02T13:00:00Z" w16du:dateUtc="2026-08-02T10:00:00Z"/>
                <w:rFonts w:asciiTheme="minorBidi" w:eastAsia="Arial" w:hAnsiTheme="minorBidi" w:cstheme="minorBidi"/>
                <w:bCs/>
                <w:szCs w:val="20"/>
                <w:rPrChange w:id="2390" w:author="MOHSEN QURAEN" w:date="2026-09-21T11:09:00Z" w16du:dateUtc="2026-09-21T08:09:00Z">
                  <w:rPr>
                    <w:ins w:id="2391" w:author="Hamdy Rashed" w:date="2026-08-02T13:00:00Z" w16du:dateUtc="2026-08-02T10:00:00Z"/>
                    <w:rFonts w:asciiTheme="minorBidi" w:eastAsia="Arial" w:hAnsiTheme="minorBidi" w:cstheme="minorBidi"/>
                    <w:sz w:val="18"/>
                    <w:szCs w:val="18"/>
                  </w:rPr>
                </w:rPrChange>
              </w:rPr>
            </w:pPr>
            <w:ins w:id="2392" w:author="Hamdy Rashed" w:date="2026-08-02T13:02:00Z" w16du:dateUtc="2026-08-02T10:02:00Z">
              <w:r w:rsidRPr="001065A1">
                <w:rPr>
                  <w:rFonts w:asciiTheme="minorBidi" w:eastAsia="Arial" w:hAnsiTheme="minorBidi" w:cstheme="minorBidi"/>
                  <w:bCs/>
                  <w:szCs w:val="20"/>
                  <w:rtl/>
                  <w:rPrChange w:id="2393" w:author="MOHSEN QURAEN" w:date="2026-09-21T11:09:00Z" w16du:dateUtc="2026-09-21T08:09:00Z">
                    <w:rPr>
                      <w:rFonts w:asciiTheme="minorBidi" w:eastAsia="Arial" w:hAnsiTheme="minorBidi" w:cstheme="minorBidi"/>
                      <w:sz w:val="18"/>
                      <w:szCs w:val="18"/>
                      <w:rtl/>
                    </w:rPr>
                  </w:rPrChange>
                </w:rPr>
                <w:t>حماية نتائج الفحص من الحذف</w:t>
              </w:r>
            </w:ins>
          </w:p>
        </w:tc>
        <w:tc>
          <w:tcPr>
            <w:tcW w:w="1915" w:type="dxa"/>
            <w:tcMar>
              <w:top w:w="90" w:type="dxa"/>
              <w:left w:w="100" w:type="dxa"/>
              <w:bottom w:w="90" w:type="dxa"/>
              <w:right w:w="100" w:type="dxa"/>
            </w:tcMar>
            <w:vAlign w:val="center"/>
            <w:tcPrChange w:id="2394" w:author="MAZEN FAYEZ" w:date="2026-08-10T11:59:00Z" w16du:dateUtc="2026-08-10T08:59:00Z">
              <w:tcPr>
                <w:tcW w:w="1944" w:type="dxa"/>
                <w:gridSpan w:val="2"/>
                <w:tcMar>
                  <w:top w:w="90" w:type="dxa"/>
                  <w:left w:w="100" w:type="dxa"/>
                  <w:bottom w:w="90" w:type="dxa"/>
                  <w:right w:w="100" w:type="dxa"/>
                </w:tcMar>
                <w:vAlign w:val="center"/>
              </w:tcPr>
            </w:tcPrChange>
          </w:tcPr>
          <w:p w14:paraId="6E1B7F19" w14:textId="0ADB8A84" w:rsidR="00472D65" w:rsidRPr="001065A1" w:rsidRDefault="00472D65" w:rsidP="00472D65">
            <w:pPr>
              <w:bidi/>
              <w:spacing w:after="0"/>
              <w:rPr>
                <w:ins w:id="2395" w:author="Hamdy Rashed" w:date="2026-08-02T13:00:00Z" w16du:dateUtc="2026-08-02T10:00:00Z"/>
                <w:rFonts w:asciiTheme="minorBidi" w:eastAsia="Arial" w:hAnsiTheme="minorBidi" w:cstheme="minorBidi"/>
                <w:bCs/>
                <w:szCs w:val="20"/>
                <w:rPrChange w:id="2396" w:author="MOHSEN QURAEN" w:date="2026-09-21T11:09:00Z" w16du:dateUtc="2026-09-21T08:09:00Z">
                  <w:rPr>
                    <w:ins w:id="2397" w:author="Hamdy Rashed" w:date="2026-08-02T13:00:00Z" w16du:dateUtc="2026-08-02T10:00:00Z"/>
                    <w:rFonts w:asciiTheme="minorBidi" w:eastAsia="Arial" w:hAnsiTheme="minorBidi" w:cstheme="minorBidi"/>
                    <w:sz w:val="18"/>
                    <w:szCs w:val="18"/>
                  </w:rPr>
                </w:rPrChange>
              </w:rPr>
            </w:pPr>
            <w:ins w:id="2398" w:author="Hamdy Rashed" w:date="2026-08-02T13:02:00Z" w16du:dateUtc="2026-08-02T10:02:00Z">
              <w:r w:rsidRPr="001065A1">
                <w:rPr>
                  <w:rFonts w:asciiTheme="minorBidi" w:eastAsia="Arial" w:hAnsiTheme="minorBidi" w:cstheme="minorBidi"/>
                  <w:bCs/>
                  <w:szCs w:val="20"/>
                  <w:rPrChange w:id="2399" w:author="MOHSEN QURAEN" w:date="2026-09-21T11:09:00Z" w16du:dateUtc="2026-09-21T08:09:00Z">
                    <w:rPr>
                      <w:rFonts w:asciiTheme="minorBidi" w:eastAsia="Arial" w:hAnsiTheme="minorBidi" w:cstheme="minorBidi"/>
                      <w:sz w:val="18"/>
                      <w:szCs w:val="18"/>
                    </w:rPr>
                  </w:rPrChange>
                </w:rPr>
                <w:t>AML-00</w:t>
              </w:r>
              <w:del w:id="2400" w:author="MOHSEN QURAEN" w:date="2026-09-21T11:37:00Z" w16du:dateUtc="2026-09-21T08:37:00Z">
                <w:r w:rsidRPr="001065A1" w:rsidDel="00771774">
                  <w:rPr>
                    <w:rFonts w:asciiTheme="minorBidi" w:eastAsia="Arial" w:hAnsiTheme="minorBidi" w:cstheme="minorBidi"/>
                    <w:bCs/>
                    <w:szCs w:val="20"/>
                    <w:rPrChange w:id="2401" w:author="MOHSEN QURAEN" w:date="2026-09-21T11:09:00Z" w16du:dateUtc="2026-09-21T08:09:00Z">
                      <w:rPr>
                        <w:rFonts w:asciiTheme="minorBidi" w:eastAsia="Arial" w:hAnsiTheme="minorBidi" w:cstheme="minorBidi"/>
                        <w:sz w:val="18"/>
                        <w:szCs w:val="18"/>
                      </w:rPr>
                    </w:rPrChange>
                  </w:rPr>
                  <w:delText>6</w:delText>
                </w:r>
              </w:del>
            </w:ins>
            <w:ins w:id="2402" w:author="MOHSEN QURAEN" w:date="2026-09-21T11:37:00Z" w16du:dateUtc="2026-09-21T08:37:00Z">
              <w:r w:rsidR="00771774">
                <w:rPr>
                  <w:rFonts w:asciiTheme="minorBidi" w:eastAsia="Arial" w:hAnsiTheme="minorBidi" w:cstheme="minorBidi"/>
                  <w:bCs/>
                  <w:szCs w:val="20"/>
                </w:rPr>
                <w:t>5</w:t>
              </w:r>
            </w:ins>
          </w:p>
        </w:tc>
      </w:tr>
      <w:tr w:rsidR="00472D65" w:rsidRPr="001065A1" w14:paraId="06286842" w14:textId="77777777" w:rsidTr="00472D65">
        <w:trPr>
          <w:cantSplit/>
          <w:jc w:val="center"/>
          <w:ins w:id="2403" w:author="Hamdy Rashed" w:date="2026-08-02T13:00:00Z"/>
          <w:trPrChange w:id="2404" w:author="MAZEN FAYEZ" w:date="2026-08-10T11:59:00Z" w16du:dateUtc="2026-08-10T08:59:00Z">
            <w:trPr>
              <w:cantSplit/>
              <w:jc w:val="center"/>
            </w:trPr>
          </w:trPrChange>
        </w:trPr>
        <w:tc>
          <w:tcPr>
            <w:tcW w:w="1060" w:type="dxa"/>
            <w:tcPrChange w:id="2405" w:author="MAZEN FAYEZ" w:date="2026-08-10T11:59:00Z" w16du:dateUtc="2026-08-10T08:59:00Z">
              <w:tcPr>
                <w:tcW w:w="1080" w:type="dxa"/>
                <w:gridSpan w:val="2"/>
              </w:tcPr>
            </w:tcPrChange>
          </w:tcPr>
          <w:p w14:paraId="1E83F2CE" w14:textId="77777777" w:rsidR="00AB74D0" w:rsidRPr="001065A1" w:rsidRDefault="00AB74D0" w:rsidP="00472D65">
            <w:pPr>
              <w:bidi/>
              <w:spacing w:after="0"/>
              <w:rPr>
                <w:ins w:id="2406" w:author="MAZEN FAYEZ" w:date="2026-08-10T12:00:00Z" w16du:dateUtc="2026-08-10T09:00:00Z"/>
                <w:rFonts w:asciiTheme="minorBidi" w:eastAsia="Arial" w:hAnsiTheme="minorBidi" w:cstheme="minorBidi"/>
                <w:bCs/>
                <w:szCs w:val="20"/>
                <w:rtl/>
                <w:rPrChange w:id="2407" w:author="MOHSEN QURAEN" w:date="2026-09-21T11:09:00Z" w16du:dateUtc="2026-09-21T08:09:00Z">
                  <w:rPr>
                    <w:ins w:id="2408" w:author="MAZEN FAYEZ" w:date="2026-08-10T12:00:00Z" w16du:dateUtc="2026-08-10T09:00:00Z"/>
                    <w:rFonts w:asciiTheme="minorBidi" w:eastAsia="Arial" w:hAnsiTheme="minorBidi" w:cstheme="minorBidi"/>
                    <w:sz w:val="18"/>
                    <w:szCs w:val="18"/>
                    <w:rtl/>
                  </w:rPr>
                </w:rPrChange>
              </w:rPr>
            </w:pPr>
          </w:p>
          <w:p w14:paraId="40C9F25A" w14:textId="77777777" w:rsidR="00AB74D0" w:rsidRPr="001065A1" w:rsidRDefault="00AB74D0" w:rsidP="00AB74D0">
            <w:pPr>
              <w:bidi/>
              <w:spacing w:after="0"/>
              <w:rPr>
                <w:ins w:id="2409" w:author="MAZEN FAYEZ" w:date="2026-08-10T12:00:00Z" w16du:dateUtc="2026-08-10T09:00:00Z"/>
                <w:rFonts w:asciiTheme="minorBidi" w:eastAsia="Arial" w:hAnsiTheme="minorBidi" w:cstheme="minorBidi"/>
                <w:bCs/>
                <w:szCs w:val="20"/>
                <w:rtl/>
                <w:rPrChange w:id="2410" w:author="MOHSEN QURAEN" w:date="2026-09-21T11:09:00Z" w16du:dateUtc="2026-09-21T08:09:00Z">
                  <w:rPr>
                    <w:ins w:id="2411" w:author="MAZEN FAYEZ" w:date="2026-08-10T12:00:00Z" w16du:dateUtc="2026-08-10T09:00:00Z"/>
                    <w:rFonts w:asciiTheme="minorBidi" w:eastAsia="Arial" w:hAnsiTheme="minorBidi" w:cstheme="minorBidi"/>
                    <w:sz w:val="18"/>
                    <w:szCs w:val="18"/>
                    <w:rtl/>
                  </w:rPr>
                </w:rPrChange>
              </w:rPr>
            </w:pPr>
          </w:p>
          <w:p w14:paraId="0890FB55" w14:textId="5EBAD6A9" w:rsidR="00472D65" w:rsidRPr="001065A1" w:rsidRDefault="00472D65" w:rsidP="00AB74D0">
            <w:pPr>
              <w:bidi/>
              <w:spacing w:after="0"/>
              <w:rPr>
                <w:ins w:id="2412" w:author="MAZEN FAYEZ" w:date="2026-08-10T11:59:00Z" w16du:dateUtc="2026-08-10T08:59:00Z"/>
                <w:rFonts w:asciiTheme="minorBidi" w:eastAsia="Arial" w:hAnsiTheme="minorBidi" w:cstheme="minorBidi"/>
                <w:bCs/>
                <w:szCs w:val="20"/>
                <w:rtl/>
                <w:rPrChange w:id="2413" w:author="MOHSEN QURAEN" w:date="2026-09-21T11:09:00Z" w16du:dateUtc="2026-09-21T08:09:00Z">
                  <w:rPr>
                    <w:ins w:id="2414" w:author="MAZEN FAYEZ" w:date="2026-08-10T11:59:00Z" w16du:dateUtc="2026-08-10T08:59:00Z"/>
                    <w:rFonts w:asciiTheme="minorBidi" w:eastAsia="Arial" w:hAnsiTheme="minorBidi" w:cstheme="minorBidi"/>
                    <w:sz w:val="18"/>
                    <w:szCs w:val="18"/>
                    <w:rtl/>
                  </w:rPr>
                </w:rPrChange>
              </w:rPr>
            </w:pPr>
            <w:ins w:id="2415" w:author="MAZEN FAYEZ" w:date="2026-08-10T12:00:00Z" w16du:dateUtc="2026-08-10T09:00:00Z">
              <w:r w:rsidRPr="001065A1">
                <w:rPr>
                  <w:rFonts w:asciiTheme="minorBidi" w:eastAsia="Arial" w:hAnsiTheme="minorBidi" w:cstheme="minorBidi" w:hint="eastAsia"/>
                  <w:bCs/>
                  <w:szCs w:val="20"/>
                  <w:rtl/>
                  <w:rPrChange w:id="2416" w:author="MOHSEN QURAEN" w:date="2026-09-21T11:09:00Z" w16du:dateUtc="2026-09-21T08:09:00Z">
                    <w:rPr>
                      <w:rFonts w:asciiTheme="minorBidi" w:eastAsia="Arial" w:hAnsiTheme="minorBidi" w:cstheme="minorBidi" w:hint="eastAsia"/>
                      <w:sz w:val="18"/>
                      <w:szCs w:val="18"/>
                      <w:rtl/>
                    </w:rPr>
                  </w:rPrChange>
                </w:rPr>
                <w:t>لايوجد</w:t>
              </w:r>
            </w:ins>
          </w:p>
        </w:tc>
        <w:tc>
          <w:tcPr>
            <w:tcW w:w="1071" w:type="dxa"/>
            <w:tcMar>
              <w:top w:w="90" w:type="dxa"/>
              <w:left w:w="100" w:type="dxa"/>
              <w:bottom w:w="90" w:type="dxa"/>
              <w:right w:w="100" w:type="dxa"/>
            </w:tcMar>
            <w:vAlign w:val="center"/>
            <w:tcPrChange w:id="2417" w:author="MAZEN FAYEZ" w:date="2026-08-10T11:59:00Z" w16du:dateUtc="2026-08-10T08:59:00Z">
              <w:tcPr>
                <w:tcW w:w="1080" w:type="dxa"/>
                <w:gridSpan w:val="2"/>
                <w:tcMar>
                  <w:top w:w="90" w:type="dxa"/>
                  <w:left w:w="100" w:type="dxa"/>
                  <w:bottom w:w="90" w:type="dxa"/>
                  <w:right w:w="100" w:type="dxa"/>
                </w:tcMar>
                <w:vAlign w:val="center"/>
              </w:tcPr>
            </w:tcPrChange>
          </w:tcPr>
          <w:p w14:paraId="7E23BCC1" w14:textId="548189D1" w:rsidR="00472D65" w:rsidRPr="001065A1" w:rsidRDefault="00472D65" w:rsidP="00472D65">
            <w:pPr>
              <w:bidi/>
              <w:spacing w:after="0"/>
              <w:rPr>
                <w:ins w:id="2418" w:author="Hamdy Rashed" w:date="2026-08-02T13:00:00Z" w16du:dateUtc="2026-08-02T10:00:00Z"/>
                <w:rFonts w:asciiTheme="minorBidi" w:eastAsia="Arial" w:hAnsiTheme="minorBidi" w:cstheme="minorBidi"/>
                <w:bCs/>
                <w:szCs w:val="20"/>
                <w:rPrChange w:id="2419" w:author="MOHSEN QURAEN" w:date="2026-09-21T11:09:00Z" w16du:dateUtc="2026-09-21T08:09:00Z">
                  <w:rPr>
                    <w:ins w:id="2420" w:author="Hamdy Rashed" w:date="2026-08-02T13:00:00Z" w16du:dateUtc="2026-08-02T10:00:00Z"/>
                    <w:rFonts w:asciiTheme="minorBidi" w:eastAsia="Arial" w:hAnsiTheme="minorBidi" w:cstheme="minorBidi"/>
                    <w:sz w:val="18"/>
                    <w:szCs w:val="18"/>
                  </w:rPr>
                </w:rPrChange>
              </w:rPr>
            </w:pPr>
            <w:ins w:id="2421" w:author="Hamdy Rashed" w:date="2026-08-02T13:02:00Z" w16du:dateUtc="2026-08-02T10:02:00Z">
              <w:r w:rsidRPr="001065A1">
                <w:rPr>
                  <w:rFonts w:asciiTheme="minorBidi" w:eastAsia="Arial" w:hAnsiTheme="minorBidi" w:cstheme="minorBidi"/>
                  <w:bCs/>
                  <w:szCs w:val="20"/>
                  <w:rtl/>
                  <w:rPrChange w:id="2422" w:author="MOHSEN QURAEN" w:date="2026-09-21T11:09:00Z" w16du:dateUtc="2026-09-21T08:09:00Z">
                    <w:rPr>
                      <w:rFonts w:asciiTheme="minorBidi" w:eastAsia="Arial" w:hAnsiTheme="minorBidi" w:cstheme="minorBidi"/>
                      <w:sz w:val="18"/>
                      <w:szCs w:val="18"/>
                      <w:rtl/>
                    </w:rPr>
                  </w:rPrChange>
                </w:rPr>
                <w:t>عالية</w:t>
              </w:r>
            </w:ins>
          </w:p>
        </w:tc>
        <w:tc>
          <w:tcPr>
            <w:tcW w:w="3809" w:type="dxa"/>
            <w:tcMar>
              <w:top w:w="90" w:type="dxa"/>
              <w:left w:w="100" w:type="dxa"/>
              <w:bottom w:w="90" w:type="dxa"/>
              <w:right w:w="100" w:type="dxa"/>
            </w:tcMar>
            <w:vAlign w:val="center"/>
            <w:tcPrChange w:id="2423" w:author="MAZEN FAYEZ" w:date="2026-08-10T11:59:00Z" w16du:dateUtc="2026-08-10T08:59:00Z">
              <w:tcPr>
                <w:tcW w:w="3870" w:type="dxa"/>
                <w:gridSpan w:val="2"/>
                <w:tcMar>
                  <w:top w:w="90" w:type="dxa"/>
                  <w:left w:w="100" w:type="dxa"/>
                  <w:bottom w:w="90" w:type="dxa"/>
                  <w:right w:w="100" w:type="dxa"/>
                </w:tcMar>
                <w:vAlign w:val="center"/>
              </w:tcPr>
            </w:tcPrChange>
          </w:tcPr>
          <w:p w14:paraId="3C0D2CED" w14:textId="5F407209" w:rsidR="00472D65" w:rsidRPr="001065A1" w:rsidRDefault="00472D65" w:rsidP="00472D65">
            <w:pPr>
              <w:bidi/>
              <w:spacing w:after="0"/>
              <w:rPr>
                <w:ins w:id="2424" w:author="Hamdy Rashed" w:date="2026-08-02T13:00:00Z" w16du:dateUtc="2026-08-02T10:00:00Z"/>
                <w:rFonts w:asciiTheme="minorBidi" w:eastAsia="Arial" w:hAnsiTheme="minorBidi" w:cstheme="minorBidi"/>
                <w:bCs/>
                <w:szCs w:val="20"/>
                <w:rPrChange w:id="2425" w:author="MOHSEN QURAEN" w:date="2026-09-21T11:09:00Z" w16du:dateUtc="2026-09-21T08:09:00Z">
                  <w:rPr>
                    <w:ins w:id="2426" w:author="Hamdy Rashed" w:date="2026-08-02T13:00:00Z" w16du:dateUtc="2026-08-02T10:00:00Z"/>
                    <w:rFonts w:asciiTheme="minorBidi" w:eastAsia="Arial" w:hAnsiTheme="minorBidi" w:cstheme="minorBidi"/>
                    <w:sz w:val="18"/>
                    <w:szCs w:val="18"/>
                  </w:rPr>
                </w:rPrChange>
              </w:rPr>
            </w:pPr>
            <w:ins w:id="2427" w:author="Hamdy Rashed" w:date="2026-08-02T13:02:00Z" w16du:dateUtc="2026-08-02T10:02:00Z">
              <w:r w:rsidRPr="001065A1">
                <w:rPr>
                  <w:rFonts w:asciiTheme="minorBidi" w:eastAsia="Arial" w:hAnsiTheme="minorBidi" w:cstheme="minorBidi"/>
                  <w:bCs/>
                  <w:szCs w:val="20"/>
                  <w:rtl/>
                  <w:rPrChange w:id="2428" w:author="MOHSEN QURAEN" w:date="2026-09-21T11:09:00Z" w16du:dateUtc="2026-09-21T08:09:00Z">
                    <w:rPr>
                      <w:rFonts w:asciiTheme="minorBidi" w:eastAsia="Arial" w:hAnsiTheme="minorBidi" w:cstheme="minorBidi"/>
                      <w:sz w:val="18"/>
                      <w:szCs w:val="18"/>
                      <w:rtl/>
                    </w:rPr>
                  </w:rPrChange>
                </w:rPr>
                <w:t>يجب أن يقوم النظام بإرسال إشعار أو إنشاء تنبيه تلقائي عند إضافة أو حذف أو تعديل بيانات التاجر بعد حفظة (</w:t>
              </w:r>
              <w:r w:rsidRPr="001065A1">
                <w:rPr>
                  <w:rFonts w:asciiTheme="minorBidi" w:eastAsia="Arial" w:hAnsiTheme="minorBidi" w:cstheme="minorBidi"/>
                  <w:bCs/>
                  <w:szCs w:val="20"/>
                  <w:rPrChange w:id="2429" w:author="MOHSEN QURAEN" w:date="2026-09-21T11:09:00Z" w16du:dateUtc="2026-09-21T08:09:00Z">
                    <w:rPr>
                      <w:rFonts w:asciiTheme="minorBidi" w:eastAsia="Arial" w:hAnsiTheme="minorBidi" w:cstheme="minorBidi"/>
                      <w:sz w:val="18"/>
                      <w:szCs w:val="18"/>
                    </w:rPr>
                  </w:rPrChange>
                </w:rPr>
                <w:t>UBO</w:t>
              </w:r>
              <w:r w:rsidRPr="001065A1">
                <w:rPr>
                  <w:rFonts w:asciiTheme="minorBidi" w:eastAsia="Arial" w:hAnsiTheme="minorBidi" w:cstheme="minorBidi"/>
                  <w:bCs/>
                  <w:szCs w:val="20"/>
                  <w:rtl/>
                  <w:rPrChange w:id="2430" w:author="MOHSEN QURAEN" w:date="2026-09-21T11:09:00Z" w16du:dateUtc="2026-09-21T08:09:00Z">
                    <w:rPr>
                      <w:rFonts w:asciiTheme="minorBidi" w:eastAsia="Arial" w:hAnsiTheme="minorBidi" w:cstheme="minorBidi"/>
                      <w:sz w:val="18"/>
                      <w:szCs w:val="18"/>
                      <w:rtl/>
                    </w:rPr>
                  </w:rPrChange>
                </w:rPr>
                <w:t>)، مع إعادة تنفيذ إجراءات التحقق (</w:t>
              </w:r>
              <w:r w:rsidRPr="001065A1">
                <w:rPr>
                  <w:rFonts w:asciiTheme="minorBidi" w:eastAsia="Arial" w:hAnsiTheme="minorBidi" w:cstheme="minorBidi"/>
                  <w:bCs/>
                  <w:szCs w:val="20"/>
                  <w:rPrChange w:id="2431" w:author="MOHSEN QURAEN" w:date="2026-09-21T11:09:00Z" w16du:dateUtc="2026-09-21T08:09:00Z">
                    <w:rPr>
                      <w:rFonts w:asciiTheme="minorBidi" w:eastAsia="Arial" w:hAnsiTheme="minorBidi" w:cstheme="minorBidi"/>
                      <w:sz w:val="18"/>
                      <w:szCs w:val="18"/>
                    </w:rPr>
                  </w:rPrChange>
                </w:rPr>
                <w:t>Verification</w:t>
              </w:r>
              <w:r w:rsidRPr="001065A1">
                <w:rPr>
                  <w:rFonts w:asciiTheme="minorBidi" w:eastAsia="Arial" w:hAnsiTheme="minorBidi" w:cstheme="minorBidi"/>
                  <w:bCs/>
                  <w:szCs w:val="20"/>
                  <w:rtl/>
                  <w:rPrChange w:id="2432" w:author="MOHSEN QURAEN" w:date="2026-09-21T11:09:00Z" w16du:dateUtc="2026-09-21T08:09:00Z">
                    <w:rPr>
                      <w:rFonts w:asciiTheme="minorBidi" w:eastAsia="Arial" w:hAnsiTheme="minorBidi" w:cstheme="minorBidi"/>
                      <w:sz w:val="18"/>
                      <w:szCs w:val="18"/>
                      <w:rtl/>
                    </w:rPr>
                  </w:rPrChange>
                </w:rPr>
                <w:t>)، وفحص العقوبات (</w:t>
              </w:r>
              <w:r w:rsidRPr="001065A1">
                <w:rPr>
                  <w:rFonts w:asciiTheme="minorBidi" w:eastAsia="Arial" w:hAnsiTheme="minorBidi" w:cstheme="minorBidi"/>
                  <w:bCs/>
                  <w:szCs w:val="20"/>
                  <w:rPrChange w:id="2433" w:author="MOHSEN QURAEN" w:date="2026-09-21T11:09:00Z" w16du:dateUtc="2026-09-21T08:09:00Z">
                    <w:rPr>
                      <w:rFonts w:asciiTheme="minorBidi" w:eastAsia="Arial" w:hAnsiTheme="minorBidi" w:cstheme="minorBidi"/>
                      <w:sz w:val="18"/>
                      <w:szCs w:val="18"/>
                    </w:rPr>
                  </w:rPrChange>
                </w:rPr>
                <w:t>Screening</w:t>
              </w:r>
              <w:r w:rsidRPr="001065A1">
                <w:rPr>
                  <w:rFonts w:asciiTheme="minorBidi" w:eastAsia="Arial" w:hAnsiTheme="minorBidi" w:cstheme="minorBidi"/>
                  <w:bCs/>
                  <w:szCs w:val="20"/>
                  <w:rtl/>
                  <w:rPrChange w:id="2434" w:author="MOHSEN QURAEN" w:date="2026-09-21T11:09:00Z" w16du:dateUtc="2026-09-21T08:09:00Z">
                    <w:rPr>
                      <w:rFonts w:asciiTheme="minorBidi" w:eastAsia="Arial" w:hAnsiTheme="minorBidi" w:cstheme="minorBidi"/>
                      <w:sz w:val="18"/>
                      <w:szCs w:val="18"/>
                      <w:rtl/>
                    </w:rPr>
                  </w:rPrChange>
                </w:rPr>
                <w:t>)، وإعادة تقييم مستوى المخاطر قبل اعتماد التغيير.</w:t>
              </w:r>
            </w:ins>
          </w:p>
        </w:tc>
        <w:tc>
          <w:tcPr>
            <w:tcW w:w="2569" w:type="dxa"/>
            <w:tcMar>
              <w:top w:w="90" w:type="dxa"/>
              <w:left w:w="100" w:type="dxa"/>
              <w:bottom w:w="90" w:type="dxa"/>
              <w:right w:w="100" w:type="dxa"/>
            </w:tcMar>
            <w:vAlign w:val="center"/>
            <w:tcPrChange w:id="2435" w:author="MAZEN FAYEZ" w:date="2026-08-10T11:59:00Z" w16du:dateUtc="2026-08-10T08:59:00Z">
              <w:tcPr>
                <w:tcW w:w="2610" w:type="dxa"/>
                <w:gridSpan w:val="2"/>
                <w:tcMar>
                  <w:top w:w="90" w:type="dxa"/>
                  <w:left w:w="100" w:type="dxa"/>
                  <w:bottom w:w="90" w:type="dxa"/>
                  <w:right w:w="100" w:type="dxa"/>
                </w:tcMar>
                <w:vAlign w:val="center"/>
              </w:tcPr>
            </w:tcPrChange>
          </w:tcPr>
          <w:p w14:paraId="608160D4" w14:textId="4663BCF4" w:rsidR="00472D65" w:rsidRPr="001065A1" w:rsidRDefault="00472D65" w:rsidP="00472D65">
            <w:pPr>
              <w:bidi/>
              <w:spacing w:after="0"/>
              <w:rPr>
                <w:ins w:id="2436" w:author="Hamdy Rashed" w:date="2026-08-02T13:00:00Z" w16du:dateUtc="2026-08-02T10:00:00Z"/>
                <w:rFonts w:asciiTheme="minorBidi" w:eastAsia="Arial" w:hAnsiTheme="minorBidi" w:cstheme="minorBidi"/>
                <w:bCs/>
                <w:szCs w:val="20"/>
                <w:rPrChange w:id="2437" w:author="MOHSEN QURAEN" w:date="2026-09-21T11:09:00Z" w16du:dateUtc="2026-09-21T08:09:00Z">
                  <w:rPr>
                    <w:ins w:id="2438" w:author="Hamdy Rashed" w:date="2026-08-02T13:00:00Z" w16du:dateUtc="2026-08-02T10:00:00Z"/>
                    <w:rFonts w:asciiTheme="minorBidi" w:eastAsia="Arial" w:hAnsiTheme="minorBidi" w:cstheme="minorBidi"/>
                    <w:sz w:val="18"/>
                    <w:szCs w:val="18"/>
                  </w:rPr>
                </w:rPrChange>
              </w:rPr>
            </w:pPr>
            <w:ins w:id="2439" w:author="Hamdy Rashed" w:date="2026-08-02T13:02:00Z" w16du:dateUtc="2026-08-02T10:02:00Z">
              <w:r w:rsidRPr="001065A1">
                <w:rPr>
                  <w:rFonts w:asciiTheme="minorBidi" w:eastAsia="Arial" w:hAnsiTheme="minorBidi" w:cstheme="minorBidi"/>
                  <w:bCs/>
                  <w:szCs w:val="20"/>
                  <w:rtl/>
                  <w:rPrChange w:id="2440" w:author="MOHSEN QURAEN" w:date="2026-09-21T11:09:00Z" w16du:dateUtc="2026-09-21T08:09:00Z">
                    <w:rPr>
                      <w:rFonts w:asciiTheme="minorBidi" w:eastAsia="Arial" w:hAnsiTheme="minorBidi" w:cstheme="minorBidi"/>
                      <w:sz w:val="18"/>
                      <w:szCs w:val="18"/>
                      <w:rtl/>
                    </w:rPr>
                  </w:rPrChange>
                </w:rPr>
                <w:t>التنبيه عند تغيير بيانات المستفيد الحقيقي (</w:t>
              </w:r>
              <w:r w:rsidRPr="001065A1">
                <w:rPr>
                  <w:rFonts w:asciiTheme="minorBidi" w:eastAsia="Arial" w:hAnsiTheme="minorBidi" w:cstheme="minorBidi"/>
                  <w:bCs/>
                  <w:szCs w:val="20"/>
                  <w:rPrChange w:id="2441" w:author="MOHSEN QURAEN" w:date="2026-09-21T11:09:00Z" w16du:dateUtc="2026-09-21T08:09:00Z">
                    <w:rPr>
                      <w:rFonts w:asciiTheme="minorBidi" w:eastAsia="Arial" w:hAnsiTheme="minorBidi" w:cstheme="minorBidi"/>
                      <w:sz w:val="18"/>
                      <w:szCs w:val="18"/>
                    </w:rPr>
                  </w:rPrChange>
                </w:rPr>
                <w:t>UBO</w:t>
              </w:r>
              <w:r w:rsidRPr="001065A1">
                <w:rPr>
                  <w:rFonts w:asciiTheme="minorBidi" w:eastAsia="Arial" w:hAnsiTheme="minorBidi" w:cstheme="minorBidi"/>
                  <w:bCs/>
                  <w:szCs w:val="20"/>
                  <w:rtl/>
                  <w:rPrChange w:id="2442" w:author="MOHSEN QURAEN" w:date="2026-09-21T11:09:00Z" w16du:dateUtc="2026-09-21T08:09:00Z">
                    <w:rPr>
                      <w:rFonts w:asciiTheme="minorBidi" w:eastAsia="Arial" w:hAnsiTheme="minorBidi" w:cstheme="minorBidi"/>
                      <w:sz w:val="18"/>
                      <w:szCs w:val="18"/>
                      <w:rtl/>
                    </w:rPr>
                  </w:rPrChange>
                </w:rPr>
                <w:t>)</w:t>
              </w:r>
            </w:ins>
          </w:p>
        </w:tc>
        <w:tc>
          <w:tcPr>
            <w:tcW w:w="1915" w:type="dxa"/>
            <w:tcMar>
              <w:top w:w="90" w:type="dxa"/>
              <w:left w:w="100" w:type="dxa"/>
              <w:bottom w:w="90" w:type="dxa"/>
              <w:right w:w="100" w:type="dxa"/>
            </w:tcMar>
            <w:vAlign w:val="center"/>
            <w:tcPrChange w:id="2443" w:author="MAZEN FAYEZ" w:date="2026-08-10T11:59:00Z" w16du:dateUtc="2026-08-10T08:59:00Z">
              <w:tcPr>
                <w:tcW w:w="1944" w:type="dxa"/>
                <w:gridSpan w:val="2"/>
                <w:tcMar>
                  <w:top w:w="90" w:type="dxa"/>
                  <w:left w:w="100" w:type="dxa"/>
                  <w:bottom w:w="90" w:type="dxa"/>
                  <w:right w:w="100" w:type="dxa"/>
                </w:tcMar>
                <w:vAlign w:val="center"/>
              </w:tcPr>
            </w:tcPrChange>
          </w:tcPr>
          <w:p w14:paraId="5E6C91F6" w14:textId="2B69F3BB" w:rsidR="00472D65" w:rsidRPr="001065A1" w:rsidRDefault="00472D65" w:rsidP="00472D65">
            <w:pPr>
              <w:bidi/>
              <w:spacing w:after="0"/>
              <w:rPr>
                <w:ins w:id="2444" w:author="Hamdy Rashed" w:date="2026-08-02T13:00:00Z" w16du:dateUtc="2026-08-02T10:00:00Z"/>
                <w:rFonts w:asciiTheme="minorBidi" w:eastAsia="Arial" w:hAnsiTheme="minorBidi" w:cstheme="minorBidi"/>
                <w:bCs/>
                <w:szCs w:val="20"/>
                <w:rPrChange w:id="2445" w:author="MOHSEN QURAEN" w:date="2026-09-21T11:09:00Z" w16du:dateUtc="2026-09-21T08:09:00Z">
                  <w:rPr>
                    <w:ins w:id="2446" w:author="Hamdy Rashed" w:date="2026-08-02T13:00:00Z" w16du:dateUtc="2026-08-02T10:00:00Z"/>
                    <w:rFonts w:asciiTheme="minorBidi" w:eastAsia="Arial" w:hAnsiTheme="minorBidi" w:cstheme="minorBidi"/>
                    <w:sz w:val="18"/>
                    <w:szCs w:val="18"/>
                  </w:rPr>
                </w:rPrChange>
              </w:rPr>
            </w:pPr>
            <w:ins w:id="2447" w:author="Hamdy Rashed" w:date="2026-08-02T13:02:00Z" w16du:dateUtc="2026-08-02T10:02:00Z">
              <w:r w:rsidRPr="001065A1">
                <w:rPr>
                  <w:rFonts w:asciiTheme="minorBidi" w:eastAsia="Arial" w:hAnsiTheme="minorBidi" w:cstheme="minorBidi"/>
                  <w:bCs/>
                  <w:szCs w:val="20"/>
                  <w:rPrChange w:id="2448" w:author="MOHSEN QURAEN" w:date="2026-09-21T11:09:00Z" w16du:dateUtc="2026-09-21T08:09:00Z">
                    <w:rPr>
                      <w:rFonts w:asciiTheme="minorBidi" w:eastAsia="Arial" w:hAnsiTheme="minorBidi" w:cstheme="minorBidi"/>
                      <w:sz w:val="18"/>
                      <w:szCs w:val="18"/>
                    </w:rPr>
                  </w:rPrChange>
                </w:rPr>
                <w:t>AML-00</w:t>
              </w:r>
              <w:del w:id="2449" w:author="MOHSEN QURAEN" w:date="2026-09-21T11:37:00Z" w16du:dateUtc="2026-09-21T08:37:00Z">
                <w:r w:rsidRPr="001065A1" w:rsidDel="00771774">
                  <w:rPr>
                    <w:rFonts w:asciiTheme="minorBidi" w:eastAsia="Arial" w:hAnsiTheme="minorBidi" w:cstheme="minorBidi"/>
                    <w:bCs/>
                    <w:szCs w:val="20"/>
                    <w:rPrChange w:id="2450" w:author="MOHSEN QURAEN" w:date="2026-09-21T11:09:00Z" w16du:dateUtc="2026-09-21T08:09:00Z">
                      <w:rPr>
                        <w:rFonts w:asciiTheme="minorBidi" w:eastAsia="Arial" w:hAnsiTheme="minorBidi" w:cstheme="minorBidi"/>
                        <w:sz w:val="18"/>
                        <w:szCs w:val="18"/>
                      </w:rPr>
                    </w:rPrChange>
                  </w:rPr>
                  <w:delText>7</w:delText>
                </w:r>
              </w:del>
            </w:ins>
            <w:ins w:id="2451" w:author="MOHSEN QURAEN" w:date="2026-09-21T11:37:00Z" w16du:dateUtc="2026-09-21T08:37:00Z">
              <w:r w:rsidR="00771774">
                <w:rPr>
                  <w:rFonts w:asciiTheme="minorBidi" w:eastAsia="Arial" w:hAnsiTheme="minorBidi" w:cstheme="minorBidi"/>
                  <w:bCs/>
                  <w:szCs w:val="20"/>
                </w:rPr>
                <w:t>6</w:t>
              </w:r>
            </w:ins>
          </w:p>
        </w:tc>
      </w:tr>
    </w:tbl>
    <w:p w14:paraId="31D9196E" w14:textId="77777777" w:rsidR="00AB43AF" w:rsidRPr="001065A1" w:rsidRDefault="00AB43AF" w:rsidP="00AB43AF">
      <w:pPr>
        <w:pStyle w:val="Heading1"/>
        <w:bidi/>
        <w:spacing w:before="240" w:after="100"/>
        <w:rPr>
          <w:rFonts w:asciiTheme="minorBidi" w:hAnsiTheme="minorBidi" w:cstheme="minorBidi"/>
          <w:b w:val="0"/>
          <w:color w:val="007E39"/>
          <w:sz w:val="20"/>
          <w:szCs w:val="20"/>
          <w:rtl/>
          <w:rPrChange w:id="2452" w:author="MOHSEN QURAEN" w:date="2026-09-21T11:09:00Z" w16du:dateUtc="2026-09-21T08:09:00Z">
            <w:rPr>
              <w:rFonts w:asciiTheme="minorBidi" w:hAnsiTheme="minorBidi" w:cstheme="minorBidi"/>
              <w:color w:val="007E39"/>
              <w:sz w:val="30"/>
              <w:rtl/>
            </w:rPr>
          </w:rPrChange>
        </w:rPr>
      </w:pPr>
    </w:p>
    <w:p w14:paraId="5070BE23" w14:textId="70821DB0" w:rsidR="002939E8" w:rsidRPr="001065A1" w:rsidRDefault="00AB43AF" w:rsidP="00AB43AF">
      <w:pPr>
        <w:pStyle w:val="Heading1"/>
        <w:bidi/>
        <w:spacing w:before="240" w:after="100"/>
        <w:rPr>
          <w:rFonts w:asciiTheme="minorBidi" w:hAnsiTheme="minorBidi" w:cstheme="minorBidi"/>
          <w:b w:val="0"/>
          <w:sz w:val="20"/>
          <w:szCs w:val="20"/>
          <w:rPrChange w:id="2453" w:author="MOHSEN QURAEN" w:date="2026-09-21T11:09:00Z" w16du:dateUtc="2026-09-21T08:09:00Z">
            <w:rPr>
              <w:rFonts w:asciiTheme="minorBidi" w:hAnsiTheme="minorBidi" w:cstheme="minorBidi"/>
            </w:rPr>
          </w:rPrChange>
        </w:rPr>
      </w:pPr>
      <w:del w:id="2454" w:author="Hamdy Rashed" w:date="2026-08-02T10:36:00Z" w16du:dateUtc="2026-08-02T07:36:00Z">
        <w:r w:rsidRPr="001065A1" w:rsidDel="00A459A1">
          <w:rPr>
            <w:rFonts w:asciiTheme="minorBidi" w:hAnsiTheme="minorBidi" w:cstheme="minorBidi"/>
            <w:b w:val="0"/>
            <w:color w:val="007E39"/>
            <w:sz w:val="20"/>
            <w:szCs w:val="20"/>
            <w:rtl/>
            <w:rPrChange w:id="2455" w:author="MOHSEN QURAEN" w:date="2026-09-21T11:09:00Z" w16du:dateUtc="2026-09-21T08:09:00Z">
              <w:rPr>
                <w:rFonts w:asciiTheme="minorBidi" w:hAnsiTheme="minorBidi" w:cstheme="minorBidi"/>
                <w:color w:val="007E39"/>
                <w:sz w:val="30"/>
                <w:rtl/>
              </w:rPr>
            </w:rPrChange>
          </w:rPr>
          <w:delText>6.</w:delText>
        </w:r>
      </w:del>
      <w:ins w:id="2456" w:author="Hamdy Rashed" w:date="2026-08-02T10:36:00Z" w16du:dateUtc="2026-08-02T07:36:00Z">
        <w:r w:rsidR="00A459A1" w:rsidRPr="001065A1">
          <w:rPr>
            <w:rFonts w:asciiTheme="minorBidi" w:hAnsiTheme="minorBidi" w:cstheme="minorBidi"/>
            <w:b w:val="0"/>
            <w:color w:val="007E39"/>
            <w:sz w:val="20"/>
            <w:szCs w:val="20"/>
            <w:rtl/>
            <w:rPrChange w:id="2457" w:author="MOHSEN QURAEN" w:date="2026-09-21T11:09:00Z" w16du:dateUtc="2026-09-21T08:09:00Z">
              <w:rPr>
                <w:rFonts w:asciiTheme="minorBidi" w:hAnsiTheme="minorBidi" w:cstheme="minorBidi"/>
                <w:color w:val="007E39"/>
                <w:sz w:val="30"/>
                <w:rtl/>
              </w:rPr>
            </w:rPrChange>
          </w:rPr>
          <w:t>7.</w:t>
        </w:r>
      </w:ins>
      <w:r w:rsidRPr="001065A1">
        <w:rPr>
          <w:rFonts w:asciiTheme="minorBidi" w:hAnsiTheme="minorBidi" w:cstheme="minorBidi"/>
          <w:b w:val="0"/>
          <w:color w:val="007E39"/>
          <w:sz w:val="20"/>
          <w:szCs w:val="20"/>
          <w:rtl/>
          <w:rPrChange w:id="2458" w:author="MOHSEN QURAEN" w:date="2026-09-21T11:09:00Z" w16du:dateUtc="2026-09-21T08:09:00Z">
            <w:rPr>
              <w:rFonts w:asciiTheme="minorBidi" w:hAnsiTheme="minorBidi" w:cstheme="minorBidi"/>
              <w:color w:val="007E39"/>
              <w:sz w:val="30"/>
              <w:rtl/>
            </w:rPr>
          </w:rPrChange>
        </w:rPr>
        <w:t xml:space="preserve"> قواعد الأعمال والتحقق</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112"/>
        <w:gridCol w:w="5112"/>
      </w:tblGrid>
      <w:tr w:rsidR="002939E8" w:rsidRPr="001065A1" w14:paraId="2A916F89" w14:textId="77777777">
        <w:trPr>
          <w:cantSplit/>
          <w:tblHeader/>
          <w:jc w:val="center"/>
        </w:trPr>
        <w:tc>
          <w:tcPr>
            <w:tcW w:w="5112" w:type="dxa"/>
            <w:shd w:val="clear" w:color="auto" w:fill="007E39"/>
            <w:tcMar>
              <w:top w:w="90" w:type="dxa"/>
              <w:left w:w="100" w:type="dxa"/>
              <w:bottom w:w="90" w:type="dxa"/>
              <w:right w:w="100" w:type="dxa"/>
            </w:tcMar>
            <w:vAlign w:val="center"/>
          </w:tcPr>
          <w:p w14:paraId="103B12CB" w14:textId="77777777" w:rsidR="002939E8" w:rsidRPr="001065A1" w:rsidRDefault="00CE64DE" w:rsidP="00AB43AF">
            <w:pPr>
              <w:bidi/>
              <w:spacing w:after="0"/>
              <w:rPr>
                <w:rFonts w:asciiTheme="minorBidi" w:hAnsiTheme="minorBidi" w:cstheme="minorBidi"/>
                <w:bCs/>
                <w:szCs w:val="20"/>
                <w:rPrChange w:id="2459" w:author="MOHSEN QURAEN" w:date="2026-09-21T11:09:00Z" w16du:dateUtc="2026-09-21T08:09:00Z">
                  <w:rPr>
                    <w:rFonts w:asciiTheme="minorBidi" w:hAnsiTheme="minorBidi" w:cstheme="minorBidi"/>
                    <w:szCs w:val="28"/>
                  </w:rPr>
                </w:rPrChange>
              </w:rPr>
            </w:pPr>
            <w:r w:rsidRPr="001065A1">
              <w:rPr>
                <w:rFonts w:asciiTheme="minorBidi" w:eastAsia="Arial" w:hAnsiTheme="minorBidi" w:cstheme="minorBidi"/>
                <w:bCs/>
                <w:color w:val="FFFFFF"/>
                <w:szCs w:val="20"/>
                <w:rtl/>
                <w:rPrChange w:id="2460" w:author="MOHSEN QURAEN" w:date="2026-09-21T11:09:00Z" w16du:dateUtc="2026-09-21T08:09:00Z">
                  <w:rPr>
                    <w:rFonts w:asciiTheme="minorBidi" w:eastAsia="Arial" w:hAnsiTheme="minorBidi" w:cstheme="minorBidi"/>
                    <w:b/>
                    <w:color w:val="FFFFFF"/>
                    <w:szCs w:val="28"/>
                    <w:rtl/>
                  </w:rPr>
                </w:rPrChange>
              </w:rPr>
              <w:t>قاعدة الأعمال</w:t>
            </w:r>
          </w:p>
        </w:tc>
        <w:tc>
          <w:tcPr>
            <w:tcW w:w="5112" w:type="dxa"/>
            <w:shd w:val="clear" w:color="auto" w:fill="007E39"/>
            <w:tcMar>
              <w:top w:w="90" w:type="dxa"/>
              <w:left w:w="100" w:type="dxa"/>
              <w:bottom w:w="90" w:type="dxa"/>
              <w:right w:w="100" w:type="dxa"/>
            </w:tcMar>
            <w:vAlign w:val="center"/>
          </w:tcPr>
          <w:p w14:paraId="454CB390" w14:textId="77777777" w:rsidR="002939E8" w:rsidRPr="001065A1" w:rsidRDefault="00CE64DE" w:rsidP="00AB43AF">
            <w:pPr>
              <w:bidi/>
              <w:spacing w:after="0"/>
              <w:rPr>
                <w:rFonts w:asciiTheme="minorBidi" w:hAnsiTheme="minorBidi" w:cstheme="minorBidi"/>
                <w:bCs/>
                <w:szCs w:val="20"/>
                <w:rPrChange w:id="2461" w:author="MOHSEN QURAEN" w:date="2026-09-21T11:09:00Z" w16du:dateUtc="2026-09-21T08:09:00Z">
                  <w:rPr>
                    <w:rFonts w:asciiTheme="minorBidi" w:hAnsiTheme="minorBidi" w:cstheme="minorBidi"/>
                    <w:szCs w:val="28"/>
                  </w:rPr>
                </w:rPrChange>
              </w:rPr>
            </w:pPr>
            <w:r w:rsidRPr="001065A1">
              <w:rPr>
                <w:rFonts w:asciiTheme="minorBidi" w:eastAsia="Arial" w:hAnsiTheme="minorBidi" w:cstheme="minorBidi"/>
                <w:bCs/>
                <w:color w:val="FFFFFF"/>
                <w:szCs w:val="20"/>
                <w:rtl/>
                <w:rPrChange w:id="2462" w:author="MOHSEN QURAEN" w:date="2026-09-21T11:09:00Z" w16du:dateUtc="2026-09-21T08:09:00Z">
                  <w:rPr>
                    <w:rFonts w:asciiTheme="minorBidi" w:eastAsia="Arial" w:hAnsiTheme="minorBidi" w:cstheme="minorBidi"/>
                    <w:b/>
                    <w:color w:val="FFFFFF"/>
                    <w:szCs w:val="28"/>
                    <w:rtl/>
                  </w:rPr>
                </w:rPrChange>
              </w:rPr>
              <w:t>العنصر</w:t>
            </w:r>
          </w:p>
        </w:tc>
      </w:tr>
      <w:tr w:rsidR="002939E8" w:rsidRPr="001065A1" w14:paraId="3A547E28" w14:textId="77777777">
        <w:trPr>
          <w:cantSplit/>
          <w:jc w:val="center"/>
        </w:trPr>
        <w:tc>
          <w:tcPr>
            <w:tcW w:w="5112" w:type="dxa"/>
            <w:tcMar>
              <w:top w:w="90" w:type="dxa"/>
              <w:left w:w="100" w:type="dxa"/>
              <w:bottom w:w="90" w:type="dxa"/>
              <w:right w:w="100" w:type="dxa"/>
            </w:tcMar>
            <w:vAlign w:val="center"/>
          </w:tcPr>
          <w:p w14:paraId="2870948A" w14:textId="43C64C9D" w:rsidR="002939E8" w:rsidRPr="001065A1" w:rsidRDefault="00CE64DE" w:rsidP="00AB43AF">
            <w:pPr>
              <w:bidi/>
              <w:spacing w:after="0"/>
              <w:rPr>
                <w:rFonts w:asciiTheme="minorBidi" w:hAnsiTheme="minorBidi" w:cstheme="minorBidi"/>
                <w:bCs/>
                <w:szCs w:val="20"/>
                <w:rPrChange w:id="2463"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64" w:author="MOHSEN QURAEN" w:date="2026-09-21T11:09:00Z" w16du:dateUtc="2026-09-21T08:09:00Z">
                  <w:rPr>
                    <w:rFonts w:asciiTheme="minorBidi" w:eastAsia="Arial" w:hAnsiTheme="minorBidi" w:cstheme="minorBidi"/>
                    <w:sz w:val="18"/>
                    <w:szCs w:val="28"/>
                    <w:rtl/>
                  </w:rPr>
                </w:rPrChange>
              </w:rPr>
              <w:t>لا يمكن حفظ مالك أو شريك</w:t>
            </w:r>
            <w:r w:rsidRPr="001065A1">
              <w:rPr>
                <w:rFonts w:asciiTheme="minorBidi" w:eastAsia="Arial" w:hAnsiTheme="minorBidi" w:cstheme="minorBidi"/>
                <w:bCs/>
                <w:szCs w:val="20"/>
                <w:rPrChange w:id="2465" w:author="MOHSEN QURAEN" w:date="2026-09-21T11:09:00Z" w16du:dateUtc="2026-09-21T08:09:00Z">
                  <w:rPr>
                    <w:rFonts w:asciiTheme="minorBidi" w:eastAsia="Arial" w:hAnsiTheme="minorBidi" w:cstheme="minorBidi"/>
                    <w:sz w:val="18"/>
                    <w:szCs w:val="28"/>
                  </w:rPr>
                </w:rPrChange>
              </w:rPr>
              <w:t xml:space="preserve"> </w:t>
            </w:r>
            <w:ins w:id="2466" w:author="MAZEN FAYEZ" w:date="2026-08-10T12:19:00Z" w16du:dateUtc="2026-08-10T09:19:00Z">
              <w:r w:rsidR="00A57849" w:rsidRPr="001065A1">
                <w:rPr>
                  <w:rFonts w:asciiTheme="minorBidi" w:eastAsia="Arial" w:hAnsiTheme="minorBidi" w:cstheme="minorBidi"/>
                  <w:bCs/>
                  <w:szCs w:val="20"/>
                  <w:rtl/>
                  <w:rPrChange w:id="2467" w:author="MOHSEN QURAEN" w:date="2026-09-21T11:09:00Z" w16du:dateUtc="2026-09-21T08:09:00Z">
                    <w:rPr>
                      <w:rFonts w:asciiTheme="minorBidi" w:eastAsia="Arial" w:hAnsiTheme="minorBidi" w:cstheme="minorBidi"/>
                      <w:sz w:val="18"/>
                      <w:szCs w:val="28"/>
                      <w:rtl/>
                    </w:rPr>
                  </w:rPrChange>
                </w:rPr>
                <w:t xml:space="preserve"> </w:t>
              </w:r>
              <w:r w:rsidR="00A57849" w:rsidRPr="001065A1">
                <w:rPr>
                  <w:rFonts w:asciiTheme="minorBidi" w:eastAsia="Arial" w:hAnsiTheme="minorBidi" w:cstheme="minorBidi" w:hint="eastAsia"/>
                  <w:bCs/>
                  <w:szCs w:val="20"/>
                  <w:rtl/>
                  <w:rPrChange w:id="2468" w:author="MOHSEN QURAEN" w:date="2026-09-21T11:09:00Z" w16du:dateUtc="2026-09-21T08:09:00Z">
                    <w:rPr>
                      <w:rFonts w:asciiTheme="minorBidi" w:eastAsia="Arial" w:hAnsiTheme="minorBidi" w:cstheme="minorBidi" w:hint="eastAsia"/>
                      <w:sz w:val="18"/>
                      <w:szCs w:val="28"/>
                      <w:rtl/>
                    </w:rPr>
                  </w:rPrChange>
                </w:rPr>
                <w:t>أو</w:t>
              </w:r>
              <w:r w:rsidR="00A57849" w:rsidRPr="001065A1">
                <w:rPr>
                  <w:rFonts w:asciiTheme="minorBidi" w:eastAsia="Arial" w:hAnsiTheme="minorBidi" w:cstheme="minorBidi"/>
                  <w:bCs/>
                  <w:szCs w:val="20"/>
                  <w:rtl/>
                  <w:rPrChange w:id="2469" w:author="MOHSEN QURAEN" w:date="2026-09-21T11:09:00Z" w16du:dateUtc="2026-09-21T08:09:00Z">
                    <w:rPr>
                      <w:rFonts w:asciiTheme="minorBidi" w:eastAsia="Arial" w:hAnsiTheme="minorBidi" w:cstheme="minorBidi"/>
                      <w:sz w:val="18"/>
                      <w:szCs w:val="28"/>
                      <w:rtl/>
                    </w:rPr>
                  </w:rPrChange>
                </w:rPr>
                <w:t xml:space="preserve"> مفوض </w:t>
              </w:r>
            </w:ins>
            <w:r w:rsidRPr="001065A1">
              <w:rPr>
                <w:rFonts w:asciiTheme="minorBidi" w:eastAsia="Arial" w:hAnsiTheme="minorBidi" w:cstheme="minorBidi"/>
                <w:bCs/>
                <w:szCs w:val="20"/>
                <w:rtl/>
                <w:rPrChange w:id="2470" w:author="MOHSEN QURAEN" w:date="2026-09-21T11:09:00Z" w16du:dateUtc="2026-09-21T08:09:00Z">
                  <w:rPr>
                    <w:rFonts w:asciiTheme="minorBidi" w:eastAsia="Arial" w:hAnsiTheme="minorBidi" w:cstheme="minorBidi"/>
                    <w:sz w:val="18"/>
                    <w:szCs w:val="28"/>
                    <w:rtl/>
                  </w:rPr>
                </w:rPrChange>
              </w:rPr>
              <w:t>بدون الاسم الكامل، نوع البطاقة التعريفية، رقم البطاقة، تاريخ الميلاد، والدور/الصفة</w:t>
            </w:r>
            <w:r w:rsidR="00AB43AF" w:rsidRPr="001065A1">
              <w:rPr>
                <w:rFonts w:asciiTheme="minorBidi" w:eastAsia="Arial" w:hAnsiTheme="minorBidi" w:cstheme="minorBidi"/>
                <w:bCs/>
                <w:szCs w:val="20"/>
                <w:rtl/>
                <w:rPrChange w:id="2471" w:author="MOHSEN QURAEN" w:date="2026-09-21T11:09:00Z" w16du:dateUtc="2026-09-21T08:09:00Z">
                  <w:rPr>
                    <w:rFonts w:asciiTheme="minorBidi" w:eastAsia="Arial" w:hAnsiTheme="minorBidi" w:cstheme="minorBidi"/>
                    <w:sz w:val="18"/>
                    <w:szCs w:val="28"/>
                    <w:rtl/>
                  </w:rPr>
                </w:rPrChange>
              </w:rPr>
              <w:t>.</w:t>
            </w:r>
          </w:p>
        </w:tc>
        <w:tc>
          <w:tcPr>
            <w:tcW w:w="5112" w:type="dxa"/>
            <w:tcMar>
              <w:top w:w="90" w:type="dxa"/>
              <w:left w:w="100" w:type="dxa"/>
              <w:bottom w:w="90" w:type="dxa"/>
              <w:right w:w="100" w:type="dxa"/>
            </w:tcMar>
            <w:vAlign w:val="center"/>
          </w:tcPr>
          <w:p w14:paraId="01FF4DB3" w14:textId="77777777" w:rsidR="002939E8" w:rsidRPr="001065A1" w:rsidRDefault="00CE64DE" w:rsidP="00AB43AF">
            <w:pPr>
              <w:bidi/>
              <w:spacing w:after="0"/>
              <w:rPr>
                <w:rFonts w:asciiTheme="minorBidi" w:hAnsiTheme="minorBidi" w:cstheme="minorBidi"/>
                <w:bCs/>
                <w:szCs w:val="20"/>
                <w:rPrChange w:id="2472"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73" w:author="MOHSEN QURAEN" w:date="2026-09-21T11:09:00Z" w16du:dateUtc="2026-09-21T08:09:00Z">
                  <w:rPr>
                    <w:rFonts w:asciiTheme="minorBidi" w:eastAsia="Arial" w:hAnsiTheme="minorBidi" w:cstheme="minorBidi"/>
                    <w:sz w:val="18"/>
                    <w:szCs w:val="28"/>
                    <w:rtl/>
                  </w:rPr>
                </w:rPrChange>
              </w:rPr>
              <w:t>الحقول الإلزامية</w:t>
            </w:r>
          </w:p>
        </w:tc>
      </w:tr>
      <w:tr w:rsidR="002939E8" w:rsidRPr="001065A1" w14:paraId="68D855C4" w14:textId="77777777">
        <w:trPr>
          <w:cantSplit/>
          <w:jc w:val="center"/>
        </w:trPr>
        <w:tc>
          <w:tcPr>
            <w:tcW w:w="5112" w:type="dxa"/>
            <w:tcMar>
              <w:top w:w="90" w:type="dxa"/>
              <w:left w:w="100" w:type="dxa"/>
              <w:bottom w:w="90" w:type="dxa"/>
              <w:right w:w="100" w:type="dxa"/>
            </w:tcMar>
            <w:vAlign w:val="center"/>
          </w:tcPr>
          <w:p w14:paraId="56788BDD" w14:textId="1473E63A" w:rsidR="002939E8" w:rsidRPr="001065A1" w:rsidRDefault="00CE64DE" w:rsidP="00AB43AF">
            <w:pPr>
              <w:bidi/>
              <w:spacing w:after="0"/>
              <w:rPr>
                <w:rFonts w:asciiTheme="minorBidi" w:hAnsiTheme="minorBidi" w:cstheme="minorBidi"/>
                <w:bCs/>
                <w:szCs w:val="20"/>
                <w:rPrChange w:id="2474"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75" w:author="MOHSEN QURAEN" w:date="2026-09-21T11:09:00Z" w16du:dateUtc="2026-09-21T08:09:00Z">
                  <w:rPr>
                    <w:rFonts w:asciiTheme="minorBidi" w:eastAsia="Arial" w:hAnsiTheme="minorBidi" w:cstheme="minorBidi"/>
                    <w:sz w:val="18"/>
                    <w:szCs w:val="28"/>
                    <w:rtl/>
                  </w:rPr>
                </w:rPrChange>
              </w:rPr>
              <w:t>يجب ألا يكون تاريخ الميلاد تاريخاً مستقبلياً، ويمكن تطبيق حد عمر أدنى إذا تم اعتماده من الأعمال</w:t>
            </w:r>
            <w:r w:rsidR="00AB43AF" w:rsidRPr="001065A1">
              <w:rPr>
                <w:rFonts w:asciiTheme="minorBidi" w:eastAsia="Arial" w:hAnsiTheme="minorBidi" w:cstheme="minorBidi"/>
                <w:bCs/>
                <w:szCs w:val="20"/>
                <w:rtl/>
                <w:rPrChange w:id="2476" w:author="MOHSEN QURAEN" w:date="2026-09-21T11:09:00Z" w16du:dateUtc="2026-09-21T08:09:00Z">
                  <w:rPr>
                    <w:rFonts w:asciiTheme="minorBidi" w:eastAsia="Arial" w:hAnsiTheme="minorBidi" w:cstheme="minorBidi"/>
                    <w:sz w:val="18"/>
                    <w:szCs w:val="28"/>
                    <w:rtl/>
                  </w:rPr>
                </w:rPrChange>
              </w:rPr>
              <w:t>.</w:t>
            </w:r>
          </w:p>
        </w:tc>
        <w:tc>
          <w:tcPr>
            <w:tcW w:w="5112" w:type="dxa"/>
            <w:tcMar>
              <w:top w:w="90" w:type="dxa"/>
              <w:left w:w="100" w:type="dxa"/>
              <w:bottom w:w="90" w:type="dxa"/>
              <w:right w:w="100" w:type="dxa"/>
            </w:tcMar>
            <w:vAlign w:val="center"/>
          </w:tcPr>
          <w:p w14:paraId="699A8B21" w14:textId="77777777" w:rsidR="002939E8" w:rsidRPr="001065A1" w:rsidRDefault="00CE64DE" w:rsidP="00AB43AF">
            <w:pPr>
              <w:bidi/>
              <w:spacing w:after="0"/>
              <w:rPr>
                <w:rFonts w:asciiTheme="minorBidi" w:hAnsiTheme="minorBidi" w:cstheme="minorBidi"/>
                <w:bCs/>
                <w:szCs w:val="20"/>
                <w:rPrChange w:id="2477"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78" w:author="MOHSEN QURAEN" w:date="2026-09-21T11:09:00Z" w16du:dateUtc="2026-09-21T08:09:00Z">
                  <w:rPr>
                    <w:rFonts w:asciiTheme="minorBidi" w:eastAsia="Arial" w:hAnsiTheme="minorBidi" w:cstheme="minorBidi"/>
                    <w:sz w:val="18"/>
                    <w:szCs w:val="28"/>
                    <w:rtl/>
                  </w:rPr>
                </w:rPrChange>
              </w:rPr>
              <w:t>تاريخ الميلاد</w:t>
            </w:r>
          </w:p>
        </w:tc>
      </w:tr>
      <w:tr w:rsidR="002939E8" w:rsidRPr="001065A1" w14:paraId="5B1E0F58" w14:textId="77777777">
        <w:trPr>
          <w:cantSplit/>
          <w:jc w:val="center"/>
        </w:trPr>
        <w:tc>
          <w:tcPr>
            <w:tcW w:w="5112" w:type="dxa"/>
            <w:tcMar>
              <w:top w:w="90" w:type="dxa"/>
              <w:left w:w="100" w:type="dxa"/>
              <w:bottom w:w="90" w:type="dxa"/>
              <w:right w:w="100" w:type="dxa"/>
            </w:tcMar>
            <w:vAlign w:val="center"/>
          </w:tcPr>
          <w:p w14:paraId="4E5F25CE" w14:textId="596FCC50" w:rsidR="002939E8" w:rsidRPr="001065A1" w:rsidRDefault="00CE64DE" w:rsidP="00AB43AF">
            <w:pPr>
              <w:bidi/>
              <w:spacing w:after="0"/>
              <w:rPr>
                <w:rFonts w:asciiTheme="minorBidi" w:hAnsiTheme="minorBidi" w:cstheme="minorBidi"/>
                <w:bCs/>
                <w:szCs w:val="20"/>
                <w:rPrChange w:id="2479"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80" w:author="MOHSEN QURAEN" w:date="2026-09-21T11:09:00Z" w16du:dateUtc="2026-09-21T08:09:00Z">
                  <w:rPr>
                    <w:rFonts w:asciiTheme="minorBidi" w:eastAsia="Arial" w:hAnsiTheme="minorBidi" w:cstheme="minorBidi"/>
                    <w:sz w:val="18"/>
                    <w:szCs w:val="28"/>
                    <w:rtl/>
                  </w:rPr>
                </w:rPrChange>
              </w:rPr>
              <w:t>يجب أن تكون نسبة الملكية بين 0 و100، ويمكن التحقق من مجموع نسب الملكية إذا تطلبت الأعمال ذلك</w:t>
            </w:r>
            <w:r w:rsidR="00AB43AF" w:rsidRPr="001065A1">
              <w:rPr>
                <w:rFonts w:asciiTheme="minorBidi" w:eastAsia="Arial" w:hAnsiTheme="minorBidi" w:cstheme="minorBidi"/>
                <w:bCs/>
                <w:szCs w:val="20"/>
                <w:rtl/>
                <w:rPrChange w:id="2481" w:author="MOHSEN QURAEN" w:date="2026-09-21T11:09:00Z" w16du:dateUtc="2026-09-21T08:09:00Z">
                  <w:rPr>
                    <w:rFonts w:asciiTheme="minorBidi" w:eastAsia="Arial" w:hAnsiTheme="minorBidi" w:cstheme="minorBidi"/>
                    <w:sz w:val="18"/>
                    <w:szCs w:val="28"/>
                    <w:rtl/>
                  </w:rPr>
                </w:rPrChange>
              </w:rPr>
              <w:t>.</w:t>
            </w:r>
          </w:p>
        </w:tc>
        <w:tc>
          <w:tcPr>
            <w:tcW w:w="5112" w:type="dxa"/>
            <w:tcMar>
              <w:top w:w="90" w:type="dxa"/>
              <w:left w:w="100" w:type="dxa"/>
              <w:bottom w:w="90" w:type="dxa"/>
              <w:right w:w="100" w:type="dxa"/>
            </w:tcMar>
            <w:vAlign w:val="center"/>
          </w:tcPr>
          <w:p w14:paraId="333A355D" w14:textId="77777777" w:rsidR="002939E8" w:rsidRPr="001065A1" w:rsidRDefault="00CE64DE" w:rsidP="00AB43AF">
            <w:pPr>
              <w:bidi/>
              <w:spacing w:after="0"/>
              <w:rPr>
                <w:rFonts w:asciiTheme="minorBidi" w:hAnsiTheme="minorBidi" w:cstheme="minorBidi"/>
                <w:bCs/>
                <w:szCs w:val="20"/>
                <w:rPrChange w:id="2482"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83" w:author="MOHSEN QURAEN" w:date="2026-09-21T11:09:00Z" w16du:dateUtc="2026-09-21T08:09:00Z">
                  <w:rPr>
                    <w:rFonts w:asciiTheme="minorBidi" w:eastAsia="Arial" w:hAnsiTheme="minorBidi" w:cstheme="minorBidi"/>
                    <w:sz w:val="18"/>
                    <w:szCs w:val="28"/>
                    <w:rtl/>
                  </w:rPr>
                </w:rPrChange>
              </w:rPr>
              <w:t>نسبة الملكية</w:t>
            </w:r>
          </w:p>
        </w:tc>
      </w:tr>
      <w:tr w:rsidR="002939E8" w:rsidRPr="001065A1" w14:paraId="499F5B9A" w14:textId="77777777">
        <w:trPr>
          <w:cantSplit/>
          <w:jc w:val="center"/>
        </w:trPr>
        <w:tc>
          <w:tcPr>
            <w:tcW w:w="5112" w:type="dxa"/>
            <w:tcMar>
              <w:top w:w="90" w:type="dxa"/>
              <w:left w:w="100" w:type="dxa"/>
              <w:bottom w:w="90" w:type="dxa"/>
              <w:right w:w="100" w:type="dxa"/>
            </w:tcMar>
            <w:vAlign w:val="center"/>
          </w:tcPr>
          <w:p w14:paraId="5FB65B91" w14:textId="716D3D20" w:rsidR="002939E8" w:rsidRPr="001065A1" w:rsidRDefault="00CE64DE" w:rsidP="00AB43AF">
            <w:pPr>
              <w:bidi/>
              <w:spacing w:after="0"/>
              <w:rPr>
                <w:rFonts w:asciiTheme="minorBidi" w:hAnsiTheme="minorBidi" w:cstheme="minorBidi"/>
                <w:bCs/>
                <w:szCs w:val="20"/>
                <w:rPrChange w:id="2484"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85" w:author="MOHSEN QURAEN" w:date="2026-09-21T11:09:00Z" w16du:dateUtc="2026-09-21T08:09:00Z">
                  <w:rPr>
                    <w:rFonts w:asciiTheme="minorBidi" w:eastAsia="Arial" w:hAnsiTheme="minorBidi" w:cstheme="minorBidi"/>
                    <w:sz w:val="18"/>
                    <w:szCs w:val="28"/>
                    <w:rtl/>
                  </w:rPr>
                </w:rPrChange>
              </w:rPr>
              <w:t>يجب أن تكون قوائم نوع البطاقة والدور/الصفة والجنسية قابلة للتحديث من الإعدادات أو من جدول مرجعي</w:t>
            </w:r>
            <w:r w:rsidR="00AB43AF" w:rsidRPr="001065A1">
              <w:rPr>
                <w:rFonts w:asciiTheme="minorBidi" w:eastAsia="Arial" w:hAnsiTheme="minorBidi" w:cstheme="minorBidi"/>
                <w:bCs/>
                <w:szCs w:val="20"/>
                <w:rtl/>
                <w:rPrChange w:id="2486" w:author="MOHSEN QURAEN" w:date="2026-09-21T11:09:00Z" w16du:dateUtc="2026-09-21T08:09:00Z">
                  <w:rPr>
                    <w:rFonts w:asciiTheme="minorBidi" w:eastAsia="Arial" w:hAnsiTheme="minorBidi" w:cstheme="minorBidi"/>
                    <w:sz w:val="18"/>
                    <w:szCs w:val="28"/>
                    <w:rtl/>
                  </w:rPr>
                </w:rPrChange>
              </w:rPr>
              <w:t>.</w:t>
            </w:r>
          </w:p>
        </w:tc>
        <w:tc>
          <w:tcPr>
            <w:tcW w:w="5112" w:type="dxa"/>
            <w:tcMar>
              <w:top w:w="90" w:type="dxa"/>
              <w:left w:w="100" w:type="dxa"/>
              <w:bottom w:w="90" w:type="dxa"/>
              <w:right w:w="100" w:type="dxa"/>
            </w:tcMar>
            <w:vAlign w:val="center"/>
          </w:tcPr>
          <w:p w14:paraId="71E3C23C" w14:textId="77777777" w:rsidR="002939E8" w:rsidRPr="001065A1" w:rsidRDefault="00CE64DE" w:rsidP="00AB43AF">
            <w:pPr>
              <w:bidi/>
              <w:spacing w:after="0"/>
              <w:rPr>
                <w:rFonts w:asciiTheme="minorBidi" w:hAnsiTheme="minorBidi" w:cstheme="minorBidi"/>
                <w:bCs/>
                <w:szCs w:val="20"/>
                <w:rPrChange w:id="2487"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88" w:author="MOHSEN QURAEN" w:date="2026-09-21T11:09:00Z" w16du:dateUtc="2026-09-21T08:09:00Z">
                  <w:rPr>
                    <w:rFonts w:asciiTheme="minorBidi" w:eastAsia="Arial" w:hAnsiTheme="minorBidi" w:cstheme="minorBidi"/>
                    <w:sz w:val="18"/>
                    <w:szCs w:val="28"/>
                    <w:rtl/>
                  </w:rPr>
                </w:rPrChange>
              </w:rPr>
              <w:t>القوائم المرجعية</w:t>
            </w:r>
          </w:p>
        </w:tc>
      </w:tr>
      <w:tr w:rsidR="002939E8" w:rsidRPr="001065A1" w14:paraId="620FD6C0" w14:textId="77777777">
        <w:trPr>
          <w:cantSplit/>
          <w:jc w:val="center"/>
        </w:trPr>
        <w:tc>
          <w:tcPr>
            <w:tcW w:w="5112" w:type="dxa"/>
            <w:tcMar>
              <w:top w:w="90" w:type="dxa"/>
              <w:left w:w="100" w:type="dxa"/>
              <w:bottom w:w="90" w:type="dxa"/>
              <w:right w:w="100" w:type="dxa"/>
            </w:tcMar>
            <w:vAlign w:val="center"/>
          </w:tcPr>
          <w:p w14:paraId="0189FAB1" w14:textId="4D2E73C7" w:rsidR="002939E8" w:rsidRPr="001065A1" w:rsidRDefault="00CE64DE" w:rsidP="00AB43AF">
            <w:pPr>
              <w:bidi/>
              <w:spacing w:after="0"/>
              <w:rPr>
                <w:rFonts w:asciiTheme="minorBidi" w:hAnsiTheme="minorBidi" w:cstheme="minorBidi"/>
                <w:bCs/>
                <w:szCs w:val="20"/>
                <w:rPrChange w:id="2489"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90" w:author="MOHSEN QURAEN" w:date="2026-09-21T11:09:00Z" w16du:dateUtc="2026-09-21T08:09:00Z">
                  <w:rPr>
                    <w:rFonts w:asciiTheme="minorBidi" w:eastAsia="Arial" w:hAnsiTheme="minorBidi" w:cstheme="minorBidi"/>
                    <w:sz w:val="18"/>
                    <w:szCs w:val="28"/>
                    <w:rtl/>
                  </w:rPr>
                </w:rPrChange>
              </w:rPr>
              <w:t>يجب إظهار رسائل خطأ واضحة عند نقص البيانات أو إدخال قيم غير صحيحة</w:t>
            </w:r>
            <w:r w:rsidR="00AB43AF" w:rsidRPr="001065A1">
              <w:rPr>
                <w:rFonts w:asciiTheme="minorBidi" w:eastAsia="Arial" w:hAnsiTheme="minorBidi" w:cstheme="minorBidi"/>
                <w:bCs/>
                <w:szCs w:val="20"/>
                <w:rtl/>
                <w:rPrChange w:id="2491" w:author="MOHSEN QURAEN" w:date="2026-09-21T11:09:00Z" w16du:dateUtc="2026-09-21T08:09:00Z">
                  <w:rPr>
                    <w:rFonts w:asciiTheme="minorBidi" w:eastAsia="Arial" w:hAnsiTheme="minorBidi" w:cstheme="minorBidi"/>
                    <w:sz w:val="18"/>
                    <w:szCs w:val="28"/>
                    <w:rtl/>
                  </w:rPr>
                </w:rPrChange>
              </w:rPr>
              <w:t>.</w:t>
            </w:r>
          </w:p>
        </w:tc>
        <w:tc>
          <w:tcPr>
            <w:tcW w:w="5112" w:type="dxa"/>
            <w:tcMar>
              <w:top w:w="90" w:type="dxa"/>
              <w:left w:w="100" w:type="dxa"/>
              <w:bottom w:w="90" w:type="dxa"/>
              <w:right w:w="100" w:type="dxa"/>
            </w:tcMar>
            <w:vAlign w:val="center"/>
          </w:tcPr>
          <w:p w14:paraId="25630050" w14:textId="77777777" w:rsidR="002939E8" w:rsidRPr="001065A1" w:rsidRDefault="00CE64DE" w:rsidP="00AB43AF">
            <w:pPr>
              <w:bidi/>
              <w:spacing w:after="0"/>
              <w:rPr>
                <w:rFonts w:asciiTheme="minorBidi" w:hAnsiTheme="minorBidi" w:cstheme="minorBidi"/>
                <w:bCs/>
                <w:szCs w:val="20"/>
                <w:rPrChange w:id="2492"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93" w:author="MOHSEN QURAEN" w:date="2026-09-21T11:09:00Z" w16du:dateUtc="2026-09-21T08:09:00Z">
                  <w:rPr>
                    <w:rFonts w:asciiTheme="minorBidi" w:eastAsia="Arial" w:hAnsiTheme="minorBidi" w:cstheme="minorBidi"/>
                    <w:sz w:val="18"/>
                    <w:szCs w:val="28"/>
                    <w:rtl/>
                  </w:rPr>
                </w:rPrChange>
              </w:rPr>
              <w:t>رسائل التحقق</w:t>
            </w:r>
          </w:p>
        </w:tc>
      </w:tr>
      <w:tr w:rsidR="002939E8" w:rsidRPr="001065A1" w14:paraId="2D6453FD" w14:textId="77777777">
        <w:trPr>
          <w:cantSplit/>
          <w:jc w:val="center"/>
        </w:trPr>
        <w:tc>
          <w:tcPr>
            <w:tcW w:w="5112" w:type="dxa"/>
            <w:tcMar>
              <w:top w:w="90" w:type="dxa"/>
              <w:left w:w="100" w:type="dxa"/>
              <w:bottom w:w="90" w:type="dxa"/>
              <w:right w:w="100" w:type="dxa"/>
            </w:tcMar>
            <w:vAlign w:val="center"/>
          </w:tcPr>
          <w:p w14:paraId="14AE795A" w14:textId="0298F896" w:rsidR="002939E8" w:rsidRPr="001065A1" w:rsidRDefault="00CE64DE" w:rsidP="00AB43AF">
            <w:pPr>
              <w:bidi/>
              <w:spacing w:after="0"/>
              <w:rPr>
                <w:rFonts w:asciiTheme="minorBidi" w:hAnsiTheme="minorBidi" w:cstheme="minorBidi"/>
                <w:bCs/>
                <w:szCs w:val="20"/>
                <w:rPrChange w:id="2494"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95" w:author="MOHSEN QURAEN" w:date="2026-09-21T11:09:00Z" w16du:dateUtc="2026-09-21T08:09:00Z">
                  <w:rPr>
                    <w:rFonts w:asciiTheme="minorBidi" w:eastAsia="Arial" w:hAnsiTheme="minorBidi" w:cstheme="minorBidi"/>
                    <w:sz w:val="18"/>
                    <w:szCs w:val="28"/>
                    <w:rtl/>
                  </w:rPr>
                </w:rPrChange>
              </w:rPr>
              <w:t>يجب حفظ سجل المفوتر وبيانات الملاك والشركاء كعملية مترابطة بحيث لا تضيع البيانات عند فشل الحفظ</w:t>
            </w:r>
            <w:r w:rsidR="00AB43AF" w:rsidRPr="001065A1">
              <w:rPr>
                <w:rFonts w:asciiTheme="minorBidi" w:eastAsia="Arial" w:hAnsiTheme="minorBidi" w:cstheme="minorBidi"/>
                <w:bCs/>
                <w:szCs w:val="20"/>
                <w:rtl/>
                <w:rPrChange w:id="2496" w:author="MOHSEN QURAEN" w:date="2026-09-21T11:09:00Z" w16du:dateUtc="2026-09-21T08:09:00Z">
                  <w:rPr>
                    <w:rFonts w:asciiTheme="minorBidi" w:eastAsia="Arial" w:hAnsiTheme="minorBidi" w:cstheme="minorBidi"/>
                    <w:sz w:val="18"/>
                    <w:szCs w:val="28"/>
                    <w:rtl/>
                  </w:rPr>
                </w:rPrChange>
              </w:rPr>
              <w:t>.</w:t>
            </w:r>
          </w:p>
        </w:tc>
        <w:tc>
          <w:tcPr>
            <w:tcW w:w="5112" w:type="dxa"/>
            <w:tcMar>
              <w:top w:w="90" w:type="dxa"/>
              <w:left w:w="100" w:type="dxa"/>
              <w:bottom w:w="90" w:type="dxa"/>
              <w:right w:w="100" w:type="dxa"/>
            </w:tcMar>
            <w:vAlign w:val="center"/>
          </w:tcPr>
          <w:p w14:paraId="04723B94" w14:textId="77777777" w:rsidR="002939E8" w:rsidRPr="001065A1" w:rsidRDefault="00CE64DE" w:rsidP="00AB43AF">
            <w:pPr>
              <w:bidi/>
              <w:spacing w:after="0"/>
              <w:rPr>
                <w:rFonts w:asciiTheme="minorBidi" w:hAnsiTheme="minorBidi" w:cstheme="minorBidi"/>
                <w:bCs/>
                <w:szCs w:val="20"/>
                <w:rPrChange w:id="2497"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498" w:author="MOHSEN QURAEN" w:date="2026-09-21T11:09:00Z" w16du:dateUtc="2026-09-21T08:09:00Z">
                  <w:rPr>
                    <w:rFonts w:asciiTheme="minorBidi" w:eastAsia="Arial" w:hAnsiTheme="minorBidi" w:cstheme="minorBidi"/>
                    <w:sz w:val="18"/>
                    <w:szCs w:val="28"/>
                    <w:rtl/>
                  </w:rPr>
                </w:rPrChange>
              </w:rPr>
              <w:t>تكامل الحفظ</w:t>
            </w:r>
          </w:p>
        </w:tc>
      </w:tr>
    </w:tbl>
    <w:p w14:paraId="3323B4C4" w14:textId="77777777" w:rsidR="008F38E9" w:rsidRPr="001065A1" w:rsidRDefault="008F38E9" w:rsidP="00AB43AF">
      <w:pPr>
        <w:bidi/>
        <w:rPr>
          <w:ins w:id="2499" w:author="Hamdy Rashed" w:date="2026-08-02T10:41:00Z" w16du:dateUtc="2026-08-02T07:41:00Z"/>
          <w:rFonts w:asciiTheme="minorBidi" w:hAnsiTheme="minorBidi" w:cstheme="minorBidi"/>
          <w:bCs/>
          <w:szCs w:val="20"/>
          <w:rtl/>
          <w:rPrChange w:id="2500" w:author="MOHSEN QURAEN" w:date="2026-09-21T11:09:00Z" w16du:dateUtc="2026-09-21T08:09:00Z">
            <w:rPr>
              <w:ins w:id="2501" w:author="Hamdy Rashed" w:date="2026-08-02T10:41:00Z" w16du:dateUtc="2026-08-02T07:41:00Z"/>
              <w:rFonts w:asciiTheme="minorBidi" w:hAnsiTheme="minorBidi" w:cstheme="minorBidi"/>
              <w:rtl/>
            </w:rPr>
          </w:rPrChange>
        </w:rPr>
      </w:pPr>
    </w:p>
    <w:p w14:paraId="7CF6E5BA" w14:textId="76764AE2" w:rsidR="002939E8" w:rsidRPr="001065A1" w:rsidDel="008F38E9" w:rsidRDefault="00CE64DE" w:rsidP="008F38E9">
      <w:pPr>
        <w:bidi/>
        <w:rPr>
          <w:del w:id="2502" w:author="Hamdy Rashed" w:date="2026-08-02T10:41:00Z" w16du:dateUtc="2026-08-02T07:41:00Z"/>
          <w:rFonts w:asciiTheme="minorBidi" w:hAnsiTheme="minorBidi" w:cstheme="minorBidi"/>
          <w:bCs/>
          <w:szCs w:val="20"/>
          <w:rPrChange w:id="2503" w:author="MOHSEN QURAEN" w:date="2026-09-21T11:09:00Z" w16du:dateUtc="2026-09-21T08:09:00Z">
            <w:rPr>
              <w:del w:id="2504" w:author="Hamdy Rashed" w:date="2026-08-02T10:41:00Z" w16du:dateUtc="2026-08-02T07:41:00Z"/>
              <w:rFonts w:asciiTheme="minorBidi" w:hAnsiTheme="minorBidi" w:cstheme="minorBidi"/>
            </w:rPr>
          </w:rPrChange>
        </w:rPr>
      </w:pPr>
      <w:del w:id="2505" w:author="Hamdy Rashed" w:date="2026-08-02T10:41:00Z" w16du:dateUtc="2026-08-02T07:41:00Z">
        <w:r w:rsidRPr="001065A1" w:rsidDel="008F38E9">
          <w:rPr>
            <w:rFonts w:asciiTheme="minorBidi" w:hAnsiTheme="minorBidi" w:cstheme="minorBidi"/>
            <w:bCs/>
            <w:szCs w:val="20"/>
            <w:rPrChange w:id="2506" w:author="MOHSEN QURAEN" w:date="2026-09-21T11:09:00Z" w16du:dateUtc="2026-09-21T08:09:00Z">
              <w:rPr>
                <w:rFonts w:asciiTheme="minorBidi" w:hAnsiTheme="minorBidi" w:cstheme="minorBidi"/>
              </w:rPr>
            </w:rPrChange>
          </w:rPr>
          <w:br w:type="page"/>
        </w:r>
      </w:del>
    </w:p>
    <w:p w14:paraId="26D80217" w14:textId="046673F3" w:rsidR="002939E8" w:rsidRPr="001065A1" w:rsidRDefault="00AB43AF">
      <w:pPr>
        <w:bidi/>
        <w:rPr>
          <w:rFonts w:asciiTheme="minorBidi" w:hAnsiTheme="minorBidi" w:cstheme="minorBidi"/>
          <w:b/>
          <w:szCs w:val="20"/>
          <w:rPrChange w:id="2507" w:author="MOHSEN QURAEN" w:date="2026-09-21T11:09:00Z" w16du:dateUtc="2026-09-21T08:09:00Z">
            <w:rPr>
              <w:rFonts w:asciiTheme="minorBidi" w:eastAsiaTheme="minorEastAsia" w:hAnsiTheme="minorBidi" w:cstheme="minorBidi"/>
              <w:b w:val="0"/>
              <w:color w:val="auto"/>
              <w:sz w:val="20"/>
              <w:szCs w:val="22"/>
            </w:rPr>
          </w:rPrChange>
        </w:rPr>
        <w:pPrChange w:id="2508" w:author="Hamdy Rashed" w:date="2026-08-02T10:41:00Z" w16du:dateUtc="2026-08-02T07:41:00Z">
          <w:pPr>
            <w:pStyle w:val="Heading1"/>
            <w:bidi/>
            <w:spacing w:before="240" w:after="100"/>
          </w:pPr>
        </w:pPrChange>
      </w:pPr>
      <w:del w:id="2509" w:author="Hamdy Rashed" w:date="2026-08-02T10:36:00Z" w16du:dateUtc="2026-08-02T07:36:00Z">
        <w:r w:rsidRPr="001065A1" w:rsidDel="00A459A1">
          <w:rPr>
            <w:rFonts w:asciiTheme="minorBidi" w:hAnsiTheme="minorBidi" w:cstheme="minorBidi"/>
            <w:bCs/>
            <w:color w:val="007E39"/>
            <w:szCs w:val="20"/>
            <w:rtl/>
            <w:rPrChange w:id="2510" w:author="MOHSEN QURAEN" w:date="2026-09-21T11:09:00Z" w16du:dateUtc="2026-09-21T08:09:00Z">
              <w:rPr>
                <w:rFonts w:asciiTheme="minorBidi" w:hAnsiTheme="minorBidi" w:cstheme="minorBidi"/>
                <w:color w:val="007E39"/>
                <w:sz w:val="30"/>
                <w:rtl/>
              </w:rPr>
            </w:rPrChange>
          </w:rPr>
          <w:delText>7</w:delText>
        </w:r>
      </w:del>
      <w:ins w:id="2511" w:author="Hamdy Rashed" w:date="2026-08-02T10:36:00Z" w16du:dateUtc="2026-08-02T07:36:00Z">
        <w:r w:rsidR="00A459A1" w:rsidRPr="001065A1">
          <w:rPr>
            <w:rFonts w:asciiTheme="minorBidi" w:hAnsiTheme="minorBidi" w:cstheme="minorBidi"/>
            <w:bCs/>
            <w:color w:val="007E39"/>
            <w:szCs w:val="20"/>
            <w:rtl/>
            <w:rPrChange w:id="2512" w:author="MOHSEN QURAEN" w:date="2026-09-21T11:09:00Z" w16du:dateUtc="2026-09-21T08:09:00Z">
              <w:rPr>
                <w:rFonts w:asciiTheme="minorBidi" w:hAnsiTheme="minorBidi" w:cstheme="minorBidi"/>
                <w:color w:val="007E39"/>
                <w:sz w:val="30"/>
                <w:rtl/>
              </w:rPr>
            </w:rPrChange>
          </w:rPr>
          <w:t>8</w:t>
        </w:r>
      </w:ins>
      <w:r w:rsidRPr="001065A1">
        <w:rPr>
          <w:rFonts w:asciiTheme="minorBidi" w:hAnsiTheme="minorBidi" w:cstheme="minorBidi"/>
          <w:bCs/>
          <w:color w:val="007E39"/>
          <w:szCs w:val="20"/>
          <w:rtl/>
          <w:rPrChange w:id="2513" w:author="MOHSEN QURAEN" w:date="2026-09-21T11:09:00Z" w16du:dateUtc="2026-09-21T08:09:00Z">
            <w:rPr>
              <w:rFonts w:asciiTheme="minorBidi" w:hAnsiTheme="minorBidi" w:cstheme="minorBidi"/>
              <w:color w:val="007E39"/>
              <w:sz w:val="30"/>
              <w:rtl/>
            </w:rPr>
          </w:rPrChange>
        </w:rPr>
        <w:t>. رحلة المستخدم المستهدفة</w:t>
      </w:r>
    </w:p>
    <w:p w14:paraId="47D4E706" w14:textId="558866E6" w:rsidR="002939E8" w:rsidRPr="001065A1" w:rsidRDefault="008F38E9" w:rsidP="00AB43AF">
      <w:pPr>
        <w:pStyle w:val="Heading2"/>
        <w:bidi/>
        <w:spacing w:before="160" w:after="100"/>
        <w:rPr>
          <w:rFonts w:asciiTheme="minorBidi" w:hAnsiTheme="minorBidi" w:cstheme="minorBidi"/>
          <w:b w:val="0"/>
          <w:sz w:val="20"/>
          <w:szCs w:val="20"/>
          <w:rPrChange w:id="2514" w:author="MOHSEN QURAEN" w:date="2026-09-21T11:09:00Z" w16du:dateUtc="2026-09-21T08:09:00Z">
            <w:rPr>
              <w:rFonts w:asciiTheme="minorBidi" w:hAnsiTheme="minorBidi" w:cstheme="minorBidi"/>
            </w:rPr>
          </w:rPrChange>
        </w:rPr>
      </w:pPr>
      <w:ins w:id="2515" w:author="Hamdy Rashed" w:date="2026-08-02T10:39:00Z" w16du:dateUtc="2026-08-02T07:39:00Z">
        <w:r w:rsidRPr="001065A1">
          <w:rPr>
            <w:rFonts w:asciiTheme="minorBidi" w:hAnsiTheme="minorBidi" w:cstheme="minorBidi"/>
            <w:b w:val="0"/>
            <w:color w:val="1F4E79"/>
            <w:sz w:val="20"/>
            <w:szCs w:val="20"/>
            <w:rtl/>
            <w:rPrChange w:id="2516" w:author="MOHSEN QURAEN" w:date="2026-09-21T11:09:00Z" w16du:dateUtc="2026-09-21T08:09:00Z">
              <w:rPr>
                <w:rFonts w:asciiTheme="minorBidi" w:hAnsiTheme="minorBidi" w:cstheme="minorBidi"/>
                <w:color w:val="1F4E79"/>
                <w:sz w:val="24"/>
                <w:rtl/>
              </w:rPr>
            </w:rPrChange>
          </w:rPr>
          <w:lastRenderedPageBreak/>
          <w:t xml:space="preserve">7.1 </w:t>
        </w:r>
      </w:ins>
      <w:del w:id="2517" w:author="Hamdy Rashed" w:date="2026-08-02T10:39:00Z" w16du:dateUtc="2026-08-02T07:39:00Z">
        <w:r w:rsidRPr="001065A1" w:rsidDel="008F38E9">
          <w:rPr>
            <w:rFonts w:asciiTheme="minorBidi" w:hAnsiTheme="minorBidi" w:cstheme="minorBidi"/>
            <w:b w:val="0"/>
            <w:color w:val="1F4E79"/>
            <w:sz w:val="20"/>
            <w:szCs w:val="20"/>
            <w:rPrChange w:id="2518" w:author="MOHSEN QURAEN" w:date="2026-09-21T11:09:00Z" w16du:dateUtc="2026-09-21T08:09:00Z">
              <w:rPr>
                <w:rFonts w:asciiTheme="minorBidi" w:hAnsiTheme="minorBidi" w:cstheme="minorBidi"/>
                <w:color w:val="1F4E79"/>
                <w:sz w:val="24"/>
              </w:rPr>
            </w:rPrChange>
          </w:rPr>
          <w:delText xml:space="preserve">7.1 </w:delText>
        </w:r>
      </w:del>
      <w:r w:rsidRPr="001065A1">
        <w:rPr>
          <w:rFonts w:asciiTheme="minorBidi" w:hAnsiTheme="minorBidi" w:cstheme="minorBidi"/>
          <w:b w:val="0"/>
          <w:color w:val="1F4E79"/>
          <w:sz w:val="20"/>
          <w:szCs w:val="20"/>
          <w:rtl/>
          <w:rPrChange w:id="2519" w:author="MOHSEN QURAEN" w:date="2026-09-21T11:09:00Z" w16du:dateUtc="2026-09-21T08:09:00Z">
            <w:rPr>
              <w:rFonts w:asciiTheme="minorBidi" w:hAnsiTheme="minorBidi" w:cstheme="minorBidi"/>
              <w:color w:val="1F4E79"/>
              <w:sz w:val="24"/>
              <w:rtl/>
            </w:rPr>
          </w:rPrChange>
        </w:rPr>
        <w:t>إضافة مفوتر جديد مع بيانات الملاك والشركاء</w:t>
      </w:r>
    </w:p>
    <w:p w14:paraId="4DAFB3A3" w14:textId="1EFD3904" w:rsidR="002939E8" w:rsidRPr="001065A1" w:rsidRDefault="00CE64DE" w:rsidP="00AB43AF">
      <w:pPr>
        <w:pStyle w:val="ListBullet"/>
        <w:bidi/>
        <w:spacing w:after="40"/>
        <w:rPr>
          <w:rFonts w:asciiTheme="minorBidi" w:hAnsiTheme="minorBidi" w:cstheme="minorBidi"/>
          <w:bCs/>
          <w:szCs w:val="20"/>
          <w:rPrChange w:id="2520"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521" w:author="MOHSEN QURAEN" w:date="2026-09-21T11:09:00Z" w16du:dateUtc="2026-09-21T08:09:00Z">
            <w:rPr>
              <w:rFonts w:asciiTheme="minorBidi" w:hAnsiTheme="minorBidi" w:cstheme="minorBidi"/>
              <w:rtl/>
            </w:rPr>
          </w:rPrChange>
        </w:rPr>
        <w:t>يفتح</w:t>
      </w:r>
      <w:r w:rsidRPr="001065A1">
        <w:rPr>
          <w:rFonts w:asciiTheme="minorBidi" w:hAnsiTheme="minorBidi" w:cstheme="minorBidi"/>
          <w:bCs/>
          <w:szCs w:val="20"/>
          <w:rPrChange w:id="252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23"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52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25" w:author="MOHSEN QURAEN" w:date="2026-09-21T11:09:00Z" w16du:dateUtc="2026-09-21T08:09:00Z">
            <w:rPr>
              <w:rFonts w:asciiTheme="minorBidi" w:hAnsiTheme="minorBidi" w:cstheme="minorBidi"/>
              <w:rtl/>
            </w:rPr>
          </w:rPrChange>
        </w:rPr>
        <w:t>المصرح</w:t>
      </w:r>
      <w:r w:rsidRPr="001065A1">
        <w:rPr>
          <w:rFonts w:asciiTheme="minorBidi" w:hAnsiTheme="minorBidi" w:cstheme="minorBidi"/>
          <w:bCs/>
          <w:szCs w:val="20"/>
          <w:rPrChange w:id="252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27" w:author="MOHSEN QURAEN" w:date="2026-09-21T11:09:00Z" w16du:dateUtc="2026-09-21T08:09:00Z">
            <w:rPr>
              <w:rFonts w:asciiTheme="minorBidi" w:hAnsiTheme="minorBidi" w:cstheme="minorBidi"/>
              <w:rtl/>
            </w:rPr>
          </w:rPrChange>
        </w:rPr>
        <w:t>له</w:t>
      </w:r>
      <w:r w:rsidRPr="001065A1">
        <w:rPr>
          <w:rFonts w:asciiTheme="minorBidi" w:hAnsiTheme="minorBidi" w:cstheme="minorBidi"/>
          <w:bCs/>
          <w:szCs w:val="20"/>
          <w:rPrChange w:id="252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29" w:author="MOHSEN QURAEN" w:date="2026-09-21T11:09:00Z" w16du:dateUtc="2026-09-21T08:09:00Z">
            <w:rPr>
              <w:rFonts w:asciiTheme="minorBidi" w:hAnsiTheme="minorBidi" w:cstheme="minorBidi"/>
              <w:rtl/>
            </w:rPr>
          </w:rPrChange>
        </w:rPr>
        <w:t>شاشة</w:t>
      </w:r>
      <w:r w:rsidRPr="001065A1">
        <w:rPr>
          <w:rFonts w:asciiTheme="minorBidi" w:hAnsiTheme="minorBidi" w:cstheme="minorBidi"/>
          <w:bCs/>
          <w:szCs w:val="20"/>
          <w:rPrChange w:id="253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31" w:author="MOHSEN QURAEN" w:date="2026-09-21T11:09:00Z" w16du:dateUtc="2026-09-21T08:09:00Z">
            <w:rPr>
              <w:rFonts w:asciiTheme="minorBidi" w:hAnsiTheme="minorBidi" w:cstheme="minorBidi"/>
              <w:rtl/>
            </w:rPr>
          </w:rPrChange>
        </w:rPr>
        <w:t>إضافة</w:t>
      </w:r>
      <w:r w:rsidRPr="001065A1">
        <w:rPr>
          <w:rFonts w:asciiTheme="minorBidi" w:hAnsiTheme="minorBidi" w:cstheme="minorBidi"/>
          <w:bCs/>
          <w:szCs w:val="20"/>
          <w:rPrChange w:id="253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33" w:author="MOHSEN QURAEN" w:date="2026-09-21T11:09:00Z" w16du:dateUtc="2026-09-21T08:09:00Z">
            <w:rPr>
              <w:rFonts w:asciiTheme="minorBidi" w:hAnsiTheme="minorBidi" w:cstheme="minorBidi"/>
              <w:rtl/>
            </w:rPr>
          </w:rPrChange>
        </w:rPr>
        <w:t>مفوتر</w:t>
      </w:r>
      <w:r w:rsidR="001456F6" w:rsidRPr="001065A1">
        <w:rPr>
          <w:rFonts w:asciiTheme="minorBidi" w:hAnsiTheme="minorBidi" w:cstheme="minorBidi"/>
          <w:bCs/>
          <w:szCs w:val="20"/>
          <w:rtl/>
          <w:rPrChange w:id="2534" w:author="MOHSEN QURAEN" w:date="2026-09-21T11:09:00Z" w16du:dateUtc="2026-09-21T08:09:00Z">
            <w:rPr>
              <w:rFonts w:asciiTheme="minorBidi" w:hAnsiTheme="minorBidi" w:cstheme="minorBidi"/>
              <w:rtl/>
            </w:rPr>
          </w:rPrChange>
        </w:rPr>
        <w:t>.</w:t>
      </w:r>
    </w:p>
    <w:p w14:paraId="688B419D" w14:textId="372E1964" w:rsidR="002939E8" w:rsidRPr="001065A1" w:rsidRDefault="00CE64DE" w:rsidP="00AB43AF">
      <w:pPr>
        <w:pStyle w:val="ListBullet"/>
        <w:bidi/>
        <w:spacing w:after="40"/>
        <w:rPr>
          <w:rFonts w:asciiTheme="minorBidi" w:hAnsiTheme="minorBidi" w:cstheme="minorBidi"/>
          <w:bCs/>
          <w:szCs w:val="20"/>
          <w:rPrChange w:id="2535"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536" w:author="MOHSEN QURAEN" w:date="2026-09-21T11:09:00Z" w16du:dateUtc="2026-09-21T08:09:00Z">
            <w:rPr>
              <w:rFonts w:asciiTheme="minorBidi" w:hAnsiTheme="minorBidi" w:cstheme="minorBidi"/>
              <w:rtl/>
            </w:rPr>
          </w:rPrChange>
        </w:rPr>
        <w:t>يدخل</w:t>
      </w:r>
      <w:r w:rsidRPr="001065A1">
        <w:rPr>
          <w:rFonts w:asciiTheme="minorBidi" w:hAnsiTheme="minorBidi" w:cstheme="minorBidi"/>
          <w:bCs/>
          <w:szCs w:val="20"/>
          <w:rPrChange w:id="253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38"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53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40" w:author="MOHSEN QURAEN" w:date="2026-09-21T11:09:00Z" w16du:dateUtc="2026-09-21T08:09:00Z">
            <w:rPr>
              <w:rFonts w:asciiTheme="minorBidi" w:hAnsiTheme="minorBidi" w:cstheme="minorBidi"/>
              <w:rtl/>
            </w:rPr>
          </w:rPrChange>
        </w:rPr>
        <w:t>بيانات</w:t>
      </w:r>
      <w:r w:rsidRPr="001065A1">
        <w:rPr>
          <w:rFonts w:asciiTheme="minorBidi" w:hAnsiTheme="minorBidi" w:cstheme="minorBidi"/>
          <w:bCs/>
          <w:szCs w:val="20"/>
          <w:rPrChange w:id="254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42" w:author="MOHSEN QURAEN" w:date="2026-09-21T11:09:00Z" w16du:dateUtc="2026-09-21T08:09:00Z">
            <w:rPr>
              <w:rFonts w:asciiTheme="minorBidi" w:hAnsiTheme="minorBidi" w:cstheme="minorBidi"/>
              <w:rtl/>
            </w:rPr>
          </w:rPrChange>
        </w:rPr>
        <w:t>المفوتر</w:t>
      </w:r>
      <w:r w:rsidRPr="001065A1">
        <w:rPr>
          <w:rFonts w:asciiTheme="minorBidi" w:hAnsiTheme="minorBidi" w:cstheme="minorBidi"/>
          <w:bCs/>
          <w:szCs w:val="20"/>
          <w:rPrChange w:id="2543"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44" w:author="MOHSEN QURAEN" w:date="2026-09-21T11:09:00Z" w16du:dateUtc="2026-09-21T08:09:00Z">
            <w:rPr>
              <w:rFonts w:asciiTheme="minorBidi" w:hAnsiTheme="minorBidi" w:cstheme="minorBidi"/>
              <w:rtl/>
            </w:rPr>
          </w:rPrChange>
        </w:rPr>
        <w:t>الأساسية</w:t>
      </w:r>
      <w:r w:rsidR="001456F6" w:rsidRPr="001065A1">
        <w:rPr>
          <w:rFonts w:asciiTheme="minorBidi" w:hAnsiTheme="minorBidi" w:cstheme="minorBidi"/>
          <w:bCs/>
          <w:szCs w:val="20"/>
          <w:rtl/>
          <w:rPrChange w:id="2545" w:author="MOHSEN QURAEN" w:date="2026-09-21T11:09:00Z" w16du:dateUtc="2026-09-21T08:09:00Z">
            <w:rPr>
              <w:rFonts w:asciiTheme="minorBidi" w:hAnsiTheme="minorBidi" w:cstheme="minorBidi"/>
              <w:rtl/>
            </w:rPr>
          </w:rPrChange>
        </w:rPr>
        <w:t>.</w:t>
      </w:r>
    </w:p>
    <w:p w14:paraId="4161163A" w14:textId="19C594D9" w:rsidR="002939E8" w:rsidRPr="001065A1" w:rsidRDefault="00CE64DE" w:rsidP="00AB43AF">
      <w:pPr>
        <w:pStyle w:val="ListBullet"/>
        <w:bidi/>
        <w:spacing w:after="40"/>
        <w:rPr>
          <w:ins w:id="2546" w:author="MAZEN FAYEZ" w:date="2026-08-10T12:12:00Z" w16du:dateUtc="2026-08-10T09:12:00Z"/>
          <w:rFonts w:asciiTheme="minorBidi" w:hAnsiTheme="minorBidi" w:cstheme="minorBidi"/>
          <w:bCs/>
          <w:szCs w:val="20"/>
          <w:rPrChange w:id="2547" w:author="MOHSEN QURAEN" w:date="2026-09-21T11:09:00Z" w16du:dateUtc="2026-09-21T08:09:00Z">
            <w:rPr>
              <w:ins w:id="2548" w:author="MAZEN FAYEZ" w:date="2026-08-10T12:12:00Z" w16du:dateUtc="2026-08-10T09:12:00Z"/>
              <w:rFonts w:asciiTheme="minorBidi" w:hAnsiTheme="minorBidi" w:cstheme="minorBidi"/>
              <w:highlight w:val="yellow"/>
            </w:rPr>
          </w:rPrChange>
        </w:rPr>
      </w:pPr>
      <w:r w:rsidRPr="001065A1">
        <w:rPr>
          <w:rFonts w:asciiTheme="minorBidi" w:hAnsiTheme="minorBidi" w:cstheme="minorBidi"/>
          <w:bCs/>
          <w:szCs w:val="20"/>
          <w:rtl/>
          <w:rPrChange w:id="2549" w:author="MOHSEN QURAEN" w:date="2026-09-21T11:09:00Z" w16du:dateUtc="2026-09-21T08:09:00Z">
            <w:rPr>
              <w:rFonts w:asciiTheme="minorBidi" w:hAnsiTheme="minorBidi" w:cstheme="minorBidi"/>
              <w:rtl/>
            </w:rPr>
          </w:rPrChange>
        </w:rPr>
        <w:t>يعرض</w:t>
      </w:r>
      <w:r w:rsidRPr="001065A1">
        <w:rPr>
          <w:rFonts w:asciiTheme="minorBidi" w:hAnsiTheme="minorBidi" w:cstheme="minorBidi"/>
          <w:bCs/>
          <w:szCs w:val="20"/>
          <w:rPrChange w:id="255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51" w:author="MOHSEN QURAEN" w:date="2026-09-21T11:09:00Z" w16du:dateUtc="2026-09-21T08:09:00Z">
            <w:rPr>
              <w:rFonts w:asciiTheme="minorBidi" w:hAnsiTheme="minorBidi" w:cstheme="minorBidi"/>
              <w:rtl/>
            </w:rPr>
          </w:rPrChange>
        </w:rPr>
        <w:t>النظام</w:t>
      </w:r>
      <w:r w:rsidRPr="001065A1">
        <w:rPr>
          <w:rFonts w:asciiTheme="minorBidi" w:hAnsiTheme="minorBidi" w:cstheme="minorBidi"/>
          <w:bCs/>
          <w:szCs w:val="20"/>
          <w:rPrChange w:id="255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53" w:author="MOHSEN QURAEN" w:date="2026-09-21T11:09:00Z" w16du:dateUtc="2026-09-21T08:09:00Z">
            <w:rPr>
              <w:rFonts w:asciiTheme="minorBidi" w:hAnsiTheme="minorBidi" w:cstheme="minorBidi"/>
              <w:rtl/>
            </w:rPr>
          </w:rPrChange>
        </w:rPr>
        <w:t>قسم</w:t>
      </w:r>
      <w:r w:rsidRPr="001065A1">
        <w:rPr>
          <w:rFonts w:asciiTheme="minorBidi" w:hAnsiTheme="minorBidi" w:cstheme="minorBidi"/>
          <w:bCs/>
          <w:szCs w:val="20"/>
          <w:rPrChange w:id="255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55" w:author="MOHSEN QURAEN" w:date="2026-09-21T11:09:00Z" w16du:dateUtc="2026-09-21T08:09:00Z">
            <w:rPr>
              <w:rFonts w:asciiTheme="minorBidi" w:hAnsiTheme="minorBidi" w:cstheme="minorBidi"/>
              <w:rtl/>
            </w:rPr>
          </w:rPrChange>
        </w:rPr>
        <w:t>بيانات</w:t>
      </w:r>
      <w:r w:rsidRPr="001065A1">
        <w:rPr>
          <w:rFonts w:asciiTheme="minorBidi" w:hAnsiTheme="minorBidi" w:cstheme="minorBidi"/>
          <w:bCs/>
          <w:szCs w:val="20"/>
          <w:rPrChange w:id="255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57" w:author="MOHSEN QURAEN" w:date="2026-09-21T11:09:00Z" w16du:dateUtc="2026-09-21T08:09:00Z">
            <w:rPr>
              <w:rFonts w:asciiTheme="minorBidi" w:hAnsiTheme="minorBidi" w:cstheme="minorBidi"/>
              <w:rtl/>
            </w:rPr>
          </w:rPrChange>
        </w:rPr>
        <w:t>الملاك</w:t>
      </w:r>
      <w:r w:rsidRPr="001065A1">
        <w:rPr>
          <w:rFonts w:asciiTheme="minorBidi" w:hAnsiTheme="minorBidi" w:cstheme="minorBidi"/>
          <w:bCs/>
          <w:szCs w:val="20"/>
          <w:rPrChange w:id="255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59" w:author="MOHSEN QURAEN" w:date="2026-09-21T11:09:00Z" w16du:dateUtc="2026-09-21T08:09:00Z">
            <w:rPr>
              <w:rFonts w:asciiTheme="minorBidi" w:hAnsiTheme="minorBidi" w:cstheme="minorBidi"/>
              <w:rtl/>
            </w:rPr>
          </w:rPrChange>
        </w:rPr>
        <w:t>والشركاء</w:t>
      </w:r>
      <w:r w:rsidRPr="001065A1">
        <w:rPr>
          <w:rFonts w:asciiTheme="minorBidi" w:hAnsiTheme="minorBidi" w:cstheme="minorBidi"/>
          <w:bCs/>
          <w:szCs w:val="20"/>
          <w:rPrChange w:id="256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61" w:author="MOHSEN QURAEN" w:date="2026-09-21T11:09:00Z" w16du:dateUtc="2026-09-21T08:09:00Z">
            <w:rPr>
              <w:rFonts w:asciiTheme="minorBidi" w:hAnsiTheme="minorBidi" w:cstheme="minorBidi"/>
              <w:rtl/>
            </w:rPr>
          </w:rPrChange>
        </w:rPr>
        <w:t>ضمن</w:t>
      </w:r>
      <w:r w:rsidRPr="001065A1">
        <w:rPr>
          <w:rFonts w:asciiTheme="minorBidi" w:hAnsiTheme="minorBidi" w:cstheme="minorBidi"/>
          <w:bCs/>
          <w:szCs w:val="20"/>
          <w:rPrChange w:id="256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63" w:author="MOHSEN QURAEN" w:date="2026-09-21T11:09:00Z" w16du:dateUtc="2026-09-21T08:09:00Z">
            <w:rPr>
              <w:rFonts w:asciiTheme="minorBidi" w:hAnsiTheme="minorBidi" w:cstheme="minorBidi"/>
              <w:rtl/>
            </w:rPr>
          </w:rPrChange>
        </w:rPr>
        <w:t>نفس</w:t>
      </w:r>
      <w:r w:rsidRPr="001065A1">
        <w:rPr>
          <w:rFonts w:asciiTheme="minorBidi" w:hAnsiTheme="minorBidi" w:cstheme="minorBidi"/>
          <w:bCs/>
          <w:szCs w:val="20"/>
          <w:rPrChange w:id="256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65" w:author="MOHSEN QURAEN" w:date="2026-09-21T11:09:00Z" w16du:dateUtc="2026-09-21T08:09:00Z">
            <w:rPr>
              <w:rFonts w:asciiTheme="minorBidi" w:hAnsiTheme="minorBidi" w:cstheme="minorBidi"/>
              <w:rtl/>
            </w:rPr>
          </w:rPrChange>
        </w:rPr>
        <w:t>رحلة</w:t>
      </w:r>
      <w:r w:rsidRPr="001065A1">
        <w:rPr>
          <w:rFonts w:asciiTheme="minorBidi" w:hAnsiTheme="minorBidi" w:cstheme="minorBidi"/>
          <w:bCs/>
          <w:szCs w:val="20"/>
          <w:rPrChange w:id="256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67" w:author="MOHSEN QURAEN" w:date="2026-09-21T11:09:00Z" w16du:dateUtc="2026-09-21T08:09:00Z">
            <w:rPr>
              <w:rFonts w:asciiTheme="minorBidi" w:hAnsiTheme="minorBidi" w:cstheme="minorBidi"/>
              <w:rtl/>
            </w:rPr>
          </w:rPrChange>
        </w:rPr>
        <w:t>إضافة</w:t>
      </w:r>
      <w:r w:rsidRPr="001065A1">
        <w:rPr>
          <w:rFonts w:asciiTheme="minorBidi" w:hAnsiTheme="minorBidi" w:cstheme="minorBidi"/>
          <w:bCs/>
          <w:szCs w:val="20"/>
          <w:rPrChange w:id="256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69" w:author="MOHSEN QURAEN" w:date="2026-09-21T11:09:00Z" w16du:dateUtc="2026-09-21T08:09:00Z">
            <w:rPr>
              <w:rFonts w:asciiTheme="minorBidi" w:hAnsiTheme="minorBidi" w:cstheme="minorBidi"/>
              <w:rtl/>
            </w:rPr>
          </w:rPrChange>
        </w:rPr>
        <w:t>المفوتر</w:t>
      </w:r>
      <w:r w:rsidR="001456F6" w:rsidRPr="001065A1">
        <w:rPr>
          <w:rFonts w:asciiTheme="minorBidi" w:hAnsiTheme="minorBidi" w:cstheme="minorBidi"/>
          <w:bCs/>
          <w:szCs w:val="20"/>
          <w:rtl/>
          <w:rPrChange w:id="2570" w:author="MOHSEN QURAEN" w:date="2026-09-21T11:09:00Z" w16du:dateUtc="2026-09-21T08:09:00Z">
            <w:rPr>
              <w:rFonts w:asciiTheme="minorBidi" w:hAnsiTheme="minorBidi" w:cstheme="minorBidi"/>
              <w:rtl/>
            </w:rPr>
          </w:rPrChange>
        </w:rPr>
        <w:t>.</w:t>
      </w:r>
    </w:p>
    <w:p w14:paraId="670B06DE" w14:textId="728647D8" w:rsidR="005A171F" w:rsidRPr="001065A1" w:rsidRDefault="005A171F" w:rsidP="005A171F">
      <w:pPr>
        <w:pStyle w:val="ListBullet"/>
        <w:bidi/>
        <w:spacing w:after="40"/>
        <w:rPr>
          <w:ins w:id="2571" w:author="MAZEN FAYEZ" w:date="2026-08-10T12:13:00Z" w16du:dateUtc="2026-08-10T09:13:00Z"/>
          <w:rFonts w:asciiTheme="minorBidi" w:hAnsiTheme="minorBidi" w:cstheme="minorBidi"/>
          <w:bCs/>
          <w:szCs w:val="20"/>
          <w:rPrChange w:id="2572" w:author="MOHSEN QURAEN" w:date="2026-09-21T11:09:00Z" w16du:dateUtc="2026-09-21T08:09:00Z">
            <w:rPr>
              <w:ins w:id="2573" w:author="MAZEN FAYEZ" w:date="2026-08-10T12:13:00Z" w16du:dateUtc="2026-08-10T09:13:00Z"/>
              <w:rFonts w:asciiTheme="minorBidi" w:hAnsiTheme="minorBidi" w:cstheme="minorBidi"/>
              <w:highlight w:val="yellow"/>
            </w:rPr>
          </w:rPrChange>
        </w:rPr>
      </w:pPr>
      <w:ins w:id="2574" w:author="MAZEN FAYEZ" w:date="2026-08-10T12:12:00Z" w16du:dateUtc="2026-08-10T09:12:00Z">
        <w:r w:rsidRPr="001065A1">
          <w:rPr>
            <w:rFonts w:asciiTheme="minorBidi" w:hAnsiTheme="minorBidi" w:cstheme="minorBidi"/>
            <w:bCs/>
            <w:szCs w:val="20"/>
            <w:rtl/>
            <w:lang w:bidi="ar-YE"/>
            <w:rPrChange w:id="2575" w:author="MOHSEN QURAEN" w:date="2026-09-21T11:09:00Z" w16du:dateUtc="2026-09-21T08:09:00Z">
              <w:rPr>
                <w:rFonts w:asciiTheme="minorBidi" w:hAnsiTheme="minorBidi" w:cstheme="minorBidi"/>
                <w:highlight w:val="yellow"/>
                <w:rtl/>
                <w:lang w:bidi="ar-YE"/>
              </w:rPr>
            </w:rPrChange>
          </w:rPr>
          <w:t>يتم اختيار نوع المفوتر</w:t>
        </w:r>
        <w:r w:rsidR="001F0129" w:rsidRPr="001065A1">
          <w:rPr>
            <w:rFonts w:asciiTheme="minorBidi" w:hAnsiTheme="minorBidi" w:cstheme="minorBidi"/>
            <w:bCs/>
            <w:szCs w:val="20"/>
            <w:rtl/>
            <w:lang w:bidi="ar-YE"/>
            <w:rPrChange w:id="2576" w:author="MOHSEN QURAEN" w:date="2026-09-21T11:09:00Z" w16du:dateUtc="2026-09-21T08:09:00Z">
              <w:rPr>
                <w:rFonts w:asciiTheme="minorBidi" w:hAnsiTheme="minorBidi" w:cstheme="minorBidi"/>
                <w:highlight w:val="yellow"/>
                <w:rtl/>
                <w:lang w:bidi="ar-YE"/>
              </w:rPr>
            </w:rPrChange>
          </w:rPr>
          <w:t>.</w:t>
        </w:r>
      </w:ins>
    </w:p>
    <w:p w14:paraId="6214F9D2" w14:textId="20BB7161" w:rsidR="001F0129" w:rsidRPr="001065A1" w:rsidRDefault="005924EF" w:rsidP="001F0129">
      <w:pPr>
        <w:pStyle w:val="ListBullet"/>
        <w:bidi/>
        <w:spacing w:after="40"/>
        <w:rPr>
          <w:ins w:id="2577" w:author="MAZEN FAYEZ" w:date="2026-08-10T12:16:00Z" w16du:dateUtc="2026-08-10T09:16:00Z"/>
          <w:rFonts w:asciiTheme="minorBidi" w:hAnsiTheme="minorBidi" w:cstheme="minorBidi"/>
          <w:bCs/>
          <w:szCs w:val="20"/>
          <w:rPrChange w:id="2578" w:author="MOHSEN QURAEN" w:date="2026-09-21T11:09:00Z" w16du:dateUtc="2026-09-21T08:09:00Z">
            <w:rPr>
              <w:ins w:id="2579" w:author="MAZEN FAYEZ" w:date="2026-08-10T12:16:00Z" w16du:dateUtc="2026-08-10T09:16:00Z"/>
              <w:rFonts w:asciiTheme="minorBidi" w:hAnsiTheme="minorBidi" w:cstheme="minorBidi"/>
              <w:highlight w:val="yellow"/>
            </w:rPr>
          </w:rPrChange>
        </w:rPr>
      </w:pPr>
      <w:ins w:id="2580" w:author="MAZEN FAYEZ" w:date="2026-08-10T12:15:00Z" w16du:dateUtc="2026-08-10T09:15:00Z">
        <w:r w:rsidRPr="001065A1">
          <w:rPr>
            <w:rFonts w:asciiTheme="minorBidi" w:hAnsiTheme="minorBidi" w:cstheme="minorBidi"/>
            <w:bCs/>
            <w:szCs w:val="20"/>
            <w:rtl/>
            <w:rPrChange w:id="2581" w:author="MOHSEN QURAEN" w:date="2026-09-21T11:09:00Z" w16du:dateUtc="2026-09-21T08:09:00Z">
              <w:rPr>
                <w:rFonts w:asciiTheme="minorBidi" w:hAnsiTheme="minorBidi" w:cstheme="minorBidi"/>
                <w:highlight w:val="yellow"/>
                <w:rtl/>
              </w:rPr>
            </w:rPrChange>
          </w:rPr>
          <w:t>يتم ادخال بيانات الكيان التجا</w:t>
        </w:r>
      </w:ins>
      <w:ins w:id="2582" w:author="MAZEN FAYEZ" w:date="2026-08-10T12:16:00Z" w16du:dateUtc="2026-08-10T09:16:00Z">
        <w:r w:rsidRPr="001065A1">
          <w:rPr>
            <w:rFonts w:asciiTheme="minorBidi" w:hAnsiTheme="minorBidi" w:cstheme="minorBidi"/>
            <w:bCs/>
            <w:szCs w:val="20"/>
            <w:rtl/>
            <w:rPrChange w:id="2583" w:author="MOHSEN QURAEN" w:date="2026-09-21T11:09:00Z" w16du:dateUtc="2026-09-21T08:09:00Z">
              <w:rPr>
                <w:rFonts w:asciiTheme="minorBidi" w:hAnsiTheme="minorBidi" w:cstheme="minorBidi"/>
                <w:highlight w:val="yellow"/>
                <w:rtl/>
              </w:rPr>
            </w:rPrChange>
          </w:rPr>
          <w:t>ري.</w:t>
        </w:r>
      </w:ins>
    </w:p>
    <w:p w14:paraId="3EBED184" w14:textId="30E1F5E5" w:rsidR="005924EF" w:rsidRPr="001065A1" w:rsidRDefault="00FE2DB6" w:rsidP="005924EF">
      <w:pPr>
        <w:pStyle w:val="ListBullet"/>
        <w:bidi/>
        <w:spacing w:after="40"/>
        <w:rPr>
          <w:rFonts w:asciiTheme="minorBidi" w:hAnsiTheme="minorBidi" w:cstheme="minorBidi"/>
          <w:bCs/>
          <w:szCs w:val="20"/>
          <w:rPrChange w:id="2584" w:author="MOHSEN QURAEN" w:date="2026-09-21T11:09:00Z" w16du:dateUtc="2026-09-21T08:09:00Z">
            <w:rPr>
              <w:rFonts w:asciiTheme="minorBidi" w:hAnsiTheme="minorBidi" w:cstheme="minorBidi"/>
            </w:rPr>
          </w:rPrChange>
        </w:rPr>
      </w:pPr>
      <w:ins w:id="2585" w:author="MAZEN FAYEZ" w:date="2026-08-10T12:16:00Z" w16du:dateUtc="2026-08-10T09:16:00Z">
        <w:r w:rsidRPr="001065A1">
          <w:rPr>
            <w:rFonts w:asciiTheme="minorBidi" w:hAnsiTheme="minorBidi" w:cstheme="minorBidi"/>
            <w:bCs/>
            <w:szCs w:val="20"/>
            <w:rtl/>
            <w:rPrChange w:id="2586" w:author="MOHSEN QURAEN" w:date="2026-09-21T11:09:00Z" w16du:dateUtc="2026-09-21T08:09:00Z">
              <w:rPr>
                <w:rFonts w:asciiTheme="minorBidi" w:hAnsiTheme="minorBidi" w:cstheme="minorBidi"/>
                <w:highlight w:val="yellow"/>
                <w:rtl/>
              </w:rPr>
            </w:rPrChange>
          </w:rPr>
          <w:t xml:space="preserve">يتم اختيار انواع التصاريح المتوفرة وملىء الخانات المنسدلة </w:t>
        </w:r>
        <w:r w:rsidR="00376890" w:rsidRPr="001065A1">
          <w:rPr>
            <w:rFonts w:asciiTheme="minorBidi" w:hAnsiTheme="minorBidi" w:cstheme="minorBidi"/>
            <w:bCs/>
            <w:szCs w:val="20"/>
            <w:rtl/>
            <w:rPrChange w:id="2587" w:author="MOHSEN QURAEN" w:date="2026-09-21T11:09:00Z" w16du:dateUtc="2026-09-21T08:09:00Z">
              <w:rPr>
                <w:rFonts w:asciiTheme="minorBidi" w:hAnsiTheme="minorBidi" w:cstheme="minorBidi"/>
                <w:highlight w:val="yellow"/>
                <w:rtl/>
              </w:rPr>
            </w:rPrChange>
          </w:rPr>
          <w:t>لذلك.</w:t>
        </w:r>
      </w:ins>
    </w:p>
    <w:p w14:paraId="449E8204" w14:textId="661E1418" w:rsidR="002939E8" w:rsidRPr="001065A1" w:rsidRDefault="00CE64DE" w:rsidP="00AB43AF">
      <w:pPr>
        <w:pStyle w:val="ListBullet"/>
        <w:bidi/>
        <w:spacing w:after="40"/>
        <w:rPr>
          <w:rFonts w:asciiTheme="minorBidi" w:hAnsiTheme="minorBidi" w:cstheme="minorBidi"/>
          <w:bCs/>
          <w:szCs w:val="20"/>
          <w:rPrChange w:id="2588"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589" w:author="MOHSEN QURAEN" w:date="2026-09-21T11:09:00Z" w16du:dateUtc="2026-09-21T08:09:00Z">
            <w:rPr>
              <w:rFonts w:asciiTheme="minorBidi" w:hAnsiTheme="minorBidi" w:cstheme="minorBidi"/>
              <w:rtl/>
            </w:rPr>
          </w:rPrChange>
        </w:rPr>
        <w:t>يضغط</w:t>
      </w:r>
      <w:r w:rsidRPr="001065A1">
        <w:rPr>
          <w:rFonts w:asciiTheme="minorBidi" w:hAnsiTheme="minorBidi" w:cstheme="minorBidi"/>
          <w:bCs/>
          <w:szCs w:val="20"/>
          <w:rPrChange w:id="259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91"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59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93" w:author="MOHSEN QURAEN" w:date="2026-09-21T11:09:00Z" w16du:dateUtc="2026-09-21T08:09:00Z">
            <w:rPr>
              <w:rFonts w:asciiTheme="minorBidi" w:hAnsiTheme="minorBidi" w:cstheme="minorBidi"/>
              <w:rtl/>
            </w:rPr>
          </w:rPrChange>
        </w:rPr>
        <w:t>على</w:t>
      </w:r>
      <w:r w:rsidRPr="001065A1">
        <w:rPr>
          <w:rFonts w:asciiTheme="minorBidi" w:hAnsiTheme="minorBidi" w:cstheme="minorBidi"/>
          <w:bCs/>
          <w:szCs w:val="20"/>
          <w:rPrChange w:id="259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95" w:author="MOHSEN QURAEN" w:date="2026-09-21T11:09:00Z" w16du:dateUtc="2026-09-21T08:09:00Z">
            <w:rPr>
              <w:rFonts w:asciiTheme="minorBidi" w:hAnsiTheme="minorBidi" w:cstheme="minorBidi"/>
              <w:rtl/>
            </w:rPr>
          </w:rPrChange>
        </w:rPr>
        <w:t>إضافة</w:t>
      </w:r>
      <w:r w:rsidRPr="001065A1">
        <w:rPr>
          <w:rFonts w:asciiTheme="minorBidi" w:hAnsiTheme="minorBidi" w:cstheme="minorBidi"/>
          <w:bCs/>
          <w:szCs w:val="20"/>
          <w:rPrChange w:id="259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597" w:author="MOHSEN QURAEN" w:date="2026-09-21T11:09:00Z" w16du:dateUtc="2026-09-21T08:09:00Z">
            <w:rPr>
              <w:rFonts w:asciiTheme="minorBidi" w:hAnsiTheme="minorBidi" w:cstheme="minorBidi"/>
              <w:rtl/>
            </w:rPr>
          </w:rPrChange>
        </w:rPr>
        <w:t>مالك</w:t>
      </w:r>
      <w:r w:rsidRPr="001065A1">
        <w:rPr>
          <w:rFonts w:asciiTheme="minorBidi" w:hAnsiTheme="minorBidi" w:cstheme="minorBidi"/>
          <w:bCs/>
          <w:szCs w:val="20"/>
          <w:rPrChange w:id="2598" w:author="MOHSEN QURAEN" w:date="2026-09-21T11:09:00Z" w16du:dateUtc="2026-09-21T08:09:00Z">
            <w:rPr>
              <w:rFonts w:asciiTheme="minorBidi" w:hAnsiTheme="minorBidi" w:cstheme="minorBidi"/>
            </w:rPr>
          </w:rPrChange>
        </w:rPr>
        <w:t>/</w:t>
      </w:r>
      <w:r w:rsidRPr="001065A1">
        <w:rPr>
          <w:rFonts w:asciiTheme="minorBidi" w:hAnsiTheme="minorBidi" w:cstheme="minorBidi"/>
          <w:bCs/>
          <w:szCs w:val="20"/>
          <w:rtl/>
          <w:rPrChange w:id="2599" w:author="MOHSEN QURAEN" w:date="2026-09-21T11:09:00Z" w16du:dateUtc="2026-09-21T08:09:00Z">
            <w:rPr>
              <w:rFonts w:asciiTheme="minorBidi" w:hAnsiTheme="minorBidi" w:cstheme="minorBidi"/>
              <w:rtl/>
            </w:rPr>
          </w:rPrChange>
        </w:rPr>
        <w:t>شريك</w:t>
      </w:r>
      <w:ins w:id="2600" w:author="MAZEN FAYEZ" w:date="2026-08-10T12:18:00Z" w16du:dateUtc="2026-08-10T09:18:00Z">
        <w:r w:rsidR="006E3F9C" w:rsidRPr="001065A1">
          <w:rPr>
            <w:rFonts w:asciiTheme="minorBidi" w:hAnsiTheme="minorBidi" w:cstheme="minorBidi"/>
            <w:bCs/>
            <w:szCs w:val="20"/>
            <w:rtl/>
            <w:rPrChange w:id="2601" w:author="MOHSEN QURAEN" w:date="2026-09-21T11:09:00Z" w16du:dateUtc="2026-09-21T08:09:00Z">
              <w:rPr>
                <w:rFonts w:asciiTheme="minorBidi" w:hAnsiTheme="minorBidi" w:cstheme="minorBidi"/>
                <w:highlight w:val="yellow"/>
                <w:rtl/>
              </w:rPr>
            </w:rPrChange>
          </w:rPr>
          <w:t>/مفو</w:t>
        </w:r>
      </w:ins>
      <w:ins w:id="2602" w:author="MAZEN FAYEZ" w:date="2026-08-10T12:19:00Z" w16du:dateUtc="2026-08-10T09:19:00Z">
        <w:r w:rsidR="006E3F9C" w:rsidRPr="001065A1">
          <w:rPr>
            <w:rFonts w:asciiTheme="minorBidi" w:hAnsiTheme="minorBidi" w:cstheme="minorBidi"/>
            <w:bCs/>
            <w:szCs w:val="20"/>
            <w:rtl/>
            <w:rPrChange w:id="2603" w:author="MOHSEN QURAEN" w:date="2026-09-21T11:09:00Z" w16du:dateUtc="2026-09-21T08:09:00Z">
              <w:rPr>
                <w:rFonts w:asciiTheme="minorBidi" w:hAnsiTheme="minorBidi" w:cstheme="minorBidi"/>
                <w:highlight w:val="yellow"/>
                <w:rtl/>
              </w:rPr>
            </w:rPrChange>
          </w:rPr>
          <w:t>ض</w:t>
        </w:r>
      </w:ins>
      <w:r w:rsidR="001456F6" w:rsidRPr="001065A1">
        <w:rPr>
          <w:rFonts w:asciiTheme="minorBidi" w:hAnsiTheme="minorBidi" w:cstheme="minorBidi"/>
          <w:bCs/>
          <w:szCs w:val="20"/>
          <w:rtl/>
          <w:rPrChange w:id="2604" w:author="MOHSEN QURAEN" w:date="2026-09-21T11:09:00Z" w16du:dateUtc="2026-09-21T08:09:00Z">
            <w:rPr>
              <w:rFonts w:asciiTheme="minorBidi" w:hAnsiTheme="minorBidi" w:cstheme="minorBidi"/>
              <w:rtl/>
            </w:rPr>
          </w:rPrChange>
        </w:rPr>
        <w:t>.</w:t>
      </w:r>
    </w:p>
    <w:p w14:paraId="0FEEB038" w14:textId="28970E7E" w:rsidR="002939E8" w:rsidRPr="001065A1" w:rsidRDefault="00CE64DE" w:rsidP="00AB43AF">
      <w:pPr>
        <w:pStyle w:val="ListBullet"/>
        <w:bidi/>
        <w:spacing w:after="40"/>
        <w:rPr>
          <w:rFonts w:asciiTheme="minorBidi" w:hAnsiTheme="minorBidi" w:cstheme="minorBidi"/>
          <w:bCs/>
          <w:szCs w:val="20"/>
          <w:rPrChange w:id="2605"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606" w:author="MOHSEN QURAEN" w:date="2026-09-21T11:09:00Z" w16du:dateUtc="2026-09-21T08:09:00Z">
            <w:rPr>
              <w:rFonts w:asciiTheme="minorBidi" w:hAnsiTheme="minorBidi" w:cstheme="minorBidi"/>
              <w:rtl/>
            </w:rPr>
          </w:rPrChange>
        </w:rPr>
        <w:t>يدخل</w:t>
      </w:r>
      <w:r w:rsidRPr="001065A1">
        <w:rPr>
          <w:rFonts w:asciiTheme="minorBidi" w:hAnsiTheme="minorBidi" w:cstheme="minorBidi"/>
          <w:bCs/>
          <w:szCs w:val="20"/>
          <w:rPrChange w:id="260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08"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60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10" w:author="MOHSEN QURAEN" w:date="2026-09-21T11:09:00Z" w16du:dateUtc="2026-09-21T08:09:00Z">
            <w:rPr>
              <w:rFonts w:asciiTheme="minorBidi" w:hAnsiTheme="minorBidi" w:cstheme="minorBidi"/>
              <w:rtl/>
            </w:rPr>
          </w:rPrChange>
        </w:rPr>
        <w:t>بيانات</w:t>
      </w:r>
      <w:r w:rsidRPr="001065A1">
        <w:rPr>
          <w:rFonts w:asciiTheme="minorBidi" w:hAnsiTheme="minorBidi" w:cstheme="minorBidi"/>
          <w:bCs/>
          <w:szCs w:val="20"/>
          <w:rPrChange w:id="261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12" w:author="MOHSEN QURAEN" w:date="2026-09-21T11:09:00Z" w16du:dateUtc="2026-09-21T08:09:00Z">
            <w:rPr>
              <w:rFonts w:asciiTheme="minorBidi" w:hAnsiTheme="minorBidi" w:cstheme="minorBidi"/>
              <w:rtl/>
            </w:rPr>
          </w:rPrChange>
        </w:rPr>
        <w:t>الشخص</w:t>
      </w:r>
      <w:r w:rsidRPr="001065A1">
        <w:rPr>
          <w:rFonts w:asciiTheme="minorBidi" w:hAnsiTheme="minorBidi" w:cstheme="minorBidi"/>
          <w:bCs/>
          <w:szCs w:val="20"/>
          <w:rPrChange w:id="2613"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14" w:author="MOHSEN QURAEN" w:date="2026-09-21T11:09:00Z" w16du:dateUtc="2026-09-21T08:09:00Z">
            <w:rPr>
              <w:rFonts w:asciiTheme="minorBidi" w:hAnsiTheme="minorBidi" w:cstheme="minorBidi"/>
              <w:rtl/>
            </w:rPr>
          </w:rPrChange>
        </w:rPr>
        <w:t>مثل</w:t>
      </w:r>
      <w:r w:rsidRPr="001065A1">
        <w:rPr>
          <w:rFonts w:asciiTheme="minorBidi" w:hAnsiTheme="minorBidi" w:cstheme="minorBidi"/>
          <w:bCs/>
          <w:szCs w:val="20"/>
          <w:rPrChange w:id="261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16" w:author="MOHSEN QURAEN" w:date="2026-09-21T11:09:00Z" w16du:dateUtc="2026-09-21T08:09:00Z">
            <w:rPr>
              <w:rFonts w:asciiTheme="minorBidi" w:hAnsiTheme="minorBidi" w:cstheme="minorBidi"/>
              <w:rtl/>
            </w:rPr>
          </w:rPrChange>
        </w:rPr>
        <w:t>الاسم،</w:t>
      </w:r>
      <w:r w:rsidRPr="001065A1">
        <w:rPr>
          <w:rFonts w:asciiTheme="minorBidi" w:hAnsiTheme="minorBidi" w:cstheme="minorBidi"/>
          <w:bCs/>
          <w:szCs w:val="20"/>
          <w:rPrChange w:id="261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18" w:author="MOHSEN QURAEN" w:date="2026-09-21T11:09:00Z" w16du:dateUtc="2026-09-21T08:09:00Z">
            <w:rPr>
              <w:rFonts w:asciiTheme="minorBidi" w:hAnsiTheme="minorBidi" w:cstheme="minorBidi"/>
              <w:rtl/>
            </w:rPr>
          </w:rPrChange>
        </w:rPr>
        <w:t>العنوان،</w:t>
      </w:r>
      <w:r w:rsidRPr="001065A1">
        <w:rPr>
          <w:rFonts w:asciiTheme="minorBidi" w:hAnsiTheme="minorBidi" w:cstheme="minorBidi"/>
          <w:bCs/>
          <w:szCs w:val="20"/>
          <w:rPrChange w:id="261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20" w:author="MOHSEN QURAEN" w:date="2026-09-21T11:09:00Z" w16du:dateUtc="2026-09-21T08:09:00Z">
            <w:rPr>
              <w:rFonts w:asciiTheme="minorBidi" w:hAnsiTheme="minorBidi" w:cstheme="minorBidi"/>
              <w:rtl/>
            </w:rPr>
          </w:rPrChange>
        </w:rPr>
        <w:t>نوع</w:t>
      </w:r>
      <w:r w:rsidRPr="001065A1">
        <w:rPr>
          <w:rFonts w:asciiTheme="minorBidi" w:hAnsiTheme="minorBidi" w:cstheme="minorBidi"/>
          <w:bCs/>
          <w:szCs w:val="20"/>
          <w:rPrChange w:id="262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22" w:author="MOHSEN QURAEN" w:date="2026-09-21T11:09:00Z" w16du:dateUtc="2026-09-21T08:09:00Z">
            <w:rPr>
              <w:rFonts w:asciiTheme="minorBidi" w:hAnsiTheme="minorBidi" w:cstheme="minorBidi"/>
              <w:rtl/>
            </w:rPr>
          </w:rPrChange>
        </w:rPr>
        <w:t>البطاقة،</w:t>
      </w:r>
      <w:r w:rsidRPr="001065A1">
        <w:rPr>
          <w:rFonts w:asciiTheme="minorBidi" w:hAnsiTheme="minorBidi" w:cstheme="minorBidi"/>
          <w:bCs/>
          <w:szCs w:val="20"/>
          <w:rPrChange w:id="2623"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24" w:author="MOHSEN QURAEN" w:date="2026-09-21T11:09:00Z" w16du:dateUtc="2026-09-21T08:09:00Z">
            <w:rPr>
              <w:rFonts w:asciiTheme="minorBidi" w:hAnsiTheme="minorBidi" w:cstheme="minorBidi"/>
              <w:rtl/>
            </w:rPr>
          </w:rPrChange>
        </w:rPr>
        <w:t>رقم</w:t>
      </w:r>
      <w:r w:rsidRPr="001065A1">
        <w:rPr>
          <w:rFonts w:asciiTheme="minorBidi" w:hAnsiTheme="minorBidi" w:cstheme="minorBidi"/>
          <w:bCs/>
          <w:szCs w:val="20"/>
          <w:rPrChange w:id="262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26" w:author="MOHSEN QURAEN" w:date="2026-09-21T11:09:00Z" w16du:dateUtc="2026-09-21T08:09:00Z">
            <w:rPr>
              <w:rFonts w:asciiTheme="minorBidi" w:hAnsiTheme="minorBidi" w:cstheme="minorBidi"/>
              <w:rtl/>
            </w:rPr>
          </w:rPrChange>
        </w:rPr>
        <w:t>البطاقة،</w:t>
      </w:r>
      <w:r w:rsidRPr="001065A1">
        <w:rPr>
          <w:rFonts w:asciiTheme="minorBidi" w:hAnsiTheme="minorBidi" w:cstheme="minorBidi"/>
          <w:bCs/>
          <w:szCs w:val="20"/>
          <w:rPrChange w:id="262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28" w:author="MOHSEN QURAEN" w:date="2026-09-21T11:09:00Z" w16du:dateUtc="2026-09-21T08:09:00Z">
            <w:rPr>
              <w:rFonts w:asciiTheme="minorBidi" w:hAnsiTheme="minorBidi" w:cstheme="minorBidi"/>
              <w:rtl/>
            </w:rPr>
          </w:rPrChange>
        </w:rPr>
        <w:t>تاريخ</w:t>
      </w:r>
      <w:r w:rsidRPr="001065A1">
        <w:rPr>
          <w:rFonts w:asciiTheme="minorBidi" w:hAnsiTheme="minorBidi" w:cstheme="minorBidi"/>
          <w:bCs/>
          <w:szCs w:val="20"/>
          <w:rPrChange w:id="262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30" w:author="MOHSEN QURAEN" w:date="2026-09-21T11:09:00Z" w16du:dateUtc="2026-09-21T08:09:00Z">
            <w:rPr>
              <w:rFonts w:asciiTheme="minorBidi" w:hAnsiTheme="minorBidi" w:cstheme="minorBidi"/>
              <w:rtl/>
            </w:rPr>
          </w:rPrChange>
        </w:rPr>
        <w:t>الميلاد،</w:t>
      </w:r>
      <w:r w:rsidRPr="001065A1">
        <w:rPr>
          <w:rFonts w:asciiTheme="minorBidi" w:hAnsiTheme="minorBidi" w:cstheme="minorBidi"/>
          <w:bCs/>
          <w:szCs w:val="20"/>
          <w:rPrChange w:id="263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32" w:author="MOHSEN QURAEN" w:date="2026-09-21T11:09:00Z" w16du:dateUtc="2026-09-21T08:09:00Z">
            <w:rPr>
              <w:rFonts w:asciiTheme="minorBidi" w:hAnsiTheme="minorBidi" w:cstheme="minorBidi"/>
              <w:rtl/>
            </w:rPr>
          </w:rPrChange>
        </w:rPr>
        <w:t>الدور</w:t>
      </w:r>
      <w:r w:rsidRPr="001065A1">
        <w:rPr>
          <w:rFonts w:asciiTheme="minorBidi" w:hAnsiTheme="minorBidi" w:cstheme="minorBidi"/>
          <w:bCs/>
          <w:szCs w:val="20"/>
          <w:rPrChange w:id="2633" w:author="MOHSEN QURAEN" w:date="2026-09-21T11:09:00Z" w16du:dateUtc="2026-09-21T08:09:00Z">
            <w:rPr>
              <w:rFonts w:asciiTheme="minorBidi" w:hAnsiTheme="minorBidi" w:cstheme="minorBidi"/>
            </w:rPr>
          </w:rPrChange>
        </w:rPr>
        <w:t>/</w:t>
      </w:r>
      <w:r w:rsidRPr="001065A1">
        <w:rPr>
          <w:rFonts w:asciiTheme="minorBidi" w:hAnsiTheme="minorBidi" w:cstheme="minorBidi"/>
          <w:bCs/>
          <w:szCs w:val="20"/>
          <w:rtl/>
          <w:rPrChange w:id="2634" w:author="MOHSEN QURAEN" w:date="2026-09-21T11:09:00Z" w16du:dateUtc="2026-09-21T08:09:00Z">
            <w:rPr>
              <w:rFonts w:asciiTheme="minorBidi" w:hAnsiTheme="minorBidi" w:cstheme="minorBidi"/>
              <w:rtl/>
            </w:rPr>
          </w:rPrChange>
        </w:rPr>
        <w:t>الصفة،</w:t>
      </w:r>
      <w:r w:rsidRPr="001065A1">
        <w:rPr>
          <w:rFonts w:asciiTheme="minorBidi" w:hAnsiTheme="minorBidi" w:cstheme="minorBidi"/>
          <w:bCs/>
          <w:szCs w:val="20"/>
          <w:rPrChange w:id="263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36" w:author="MOHSEN QURAEN" w:date="2026-09-21T11:09:00Z" w16du:dateUtc="2026-09-21T08:09:00Z">
            <w:rPr>
              <w:rFonts w:asciiTheme="minorBidi" w:hAnsiTheme="minorBidi" w:cstheme="minorBidi"/>
              <w:rtl/>
            </w:rPr>
          </w:rPrChange>
        </w:rPr>
        <w:t>ونسبة</w:t>
      </w:r>
      <w:r w:rsidRPr="001065A1">
        <w:rPr>
          <w:rFonts w:asciiTheme="minorBidi" w:hAnsiTheme="minorBidi" w:cstheme="minorBidi"/>
          <w:bCs/>
          <w:szCs w:val="20"/>
          <w:rPrChange w:id="263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38" w:author="MOHSEN QURAEN" w:date="2026-09-21T11:09:00Z" w16du:dateUtc="2026-09-21T08:09:00Z">
            <w:rPr>
              <w:rFonts w:asciiTheme="minorBidi" w:hAnsiTheme="minorBidi" w:cstheme="minorBidi"/>
              <w:rtl/>
            </w:rPr>
          </w:rPrChange>
        </w:rPr>
        <w:t>الملكية</w:t>
      </w:r>
      <w:r w:rsidRPr="001065A1">
        <w:rPr>
          <w:rFonts w:asciiTheme="minorBidi" w:hAnsiTheme="minorBidi" w:cstheme="minorBidi"/>
          <w:bCs/>
          <w:szCs w:val="20"/>
          <w:rPrChange w:id="263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40" w:author="MOHSEN QURAEN" w:date="2026-09-21T11:09:00Z" w16du:dateUtc="2026-09-21T08:09:00Z">
            <w:rPr>
              <w:rFonts w:asciiTheme="minorBidi" w:hAnsiTheme="minorBidi" w:cstheme="minorBidi"/>
              <w:rtl/>
            </w:rPr>
          </w:rPrChange>
        </w:rPr>
        <w:t>عند</w:t>
      </w:r>
      <w:r w:rsidRPr="001065A1">
        <w:rPr>
          <w:rFonts w:asciiTheme="minorBidi" w:hAnsiTheme="minorBidi" w:cstheme="minorBidi"/>
          <w:bCs/>
          <w:szCs w:val="20"/>
          <w:rPrChange w:id="264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42" w:author="MOHSEN QURAEN" w:date="2026-09-21T11:09:00Z" w16du:dateUtc="2026-09-21T08:09:00Z">
            <w:rPr>
              <w:rFonts w:asciiTheme="minorBidi" w:hAnsiTheme="minorBidi" w:cstheme="minorBidi"/>
              <w:rtl/>
            </w:rPr>
          </w:rPrChange>
        </w:rPr>
        <w:t>الحاجة</w:t>
      </w:r>
      <w:r w:rsidR="001456F6" w:rsidRPr="001065A1">
        <w:rPr>
          <w:rFonts w:asciiTheme="minorBidi" w:hAnsiTheme="minorBidi" w:cstheme="minorBidi"/>
          <w:bCs/>
          <w:szCs w:val="20"/>
          <w:rtl/>
          <w:rPrChange w:id="2643" w:author="MOHSEN QURAEN" w:date="2026-09-21T11:09:00Z" w16du:dateUtc="2026-09-21T08:09:00Z">
            <w:rPr>
              <w:rFonts w:asciiTheme="minorBidi" w:hAnsiTheme="minorBidi" w:cstheme="minorBidi"/>
              <w:rtl/>
            </w:rPr>
          </w:rPrChange>
        </w:rPr>
        <w:t>.</w:t>
      </w:r>
    </w:p>
    <w:p w14:paraId="52EB02E0" w14:textId="7C1082BF" w:rsidR="002939E8" w:rsidRPr="001065A1" w:rsidRDefault="00CE64DE" w:rsidP="00AB43AF">
      <w:pPr>
        <w:pStyle w:val="ListBullet"/>
        <w:bidi/>
        <w:spacing w:after="40"/>
        <w:rPr>
          <w:ins w:id="2644" w:author="MAZEN FAYEZ" w:date="2026-08-10T12:17:00Z" w16du:dateUtc="2026-08-10T09:17:00Z"/>
          <w:rFonts w:asciiTheme="minorBidi" w:hAnsiTheme="minorBidi" w:cstheme="minorBidi"/>
          <w:bCs/>
          <w:szCs w:val="20"/>
          <w:rPrChange w:id="2645" w:author="MOHSEN QURAEN" w:date="2026-09-21T11:09:00Z" w16du:dateUtc="2026-09-21T08:09:00Z">
            <w:rPr>
              <w:ins w:id="2646" w:author="MAZEN FAYEZ" w:date="2026-08-10T12:17:00Z" w16du:dateUtc="2026-08-10T09:17:00Z"/>
              <w:rFonts w:asciiTheme="minorBidi" w:hAnsiTheme="minorBidi" w:cstheme="minorBidi"/>
              <w:highlight w:val="yellow"/>
            </w:rPr>
          </w:rPrChange>
        </w:rPr>
      </w:pPr>
      <w:r w:rsidRPr="001065A1">
        <w:rPr>
          <w:rFonts w:asciiTheme="minorBidi" w:hAnsiTheme="minorBidi" w:cstheme="minorBidi"/>
          <w:bCs/>
          <w:szCs w:val="20"/>
          <w:rtl/>
          <w:rPrChange w:id="2647" w:author="MOHSEN QURAEN" w:date="2026-09-21T11:09:00Z" w16du:dateUtc="2026-09-21T08:09:00Z">
            <w:rPr>
              <w:rFonts w:asciiTheme="minorBidi" w:hAnsiTheme="minorBidi" w:cstheme="minorBidi"/>
              <w:rtl/>
            </w:rPr>
          </w:rPrChange>
        </w:rPr>
        <w:t>يتحقق</w:t>
      </w:r>
      <w:r w:rsidRPr="001065A1">
        <w:rPr>
          <w:rFonts w:asciiTheme="minorBidi" w:hAnsiTheme="minorBidi" w:cstheme="minorBidi"/>
          <w:bCs/>
          <w:szCs w:val="20"/>
          <w:rPrChange w:id="264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49" w:author="MOHSEN QURAEN" w:date="2026-09-21T11:09:00Z" w16du:dateUtc="2026-09-21T08:09:00Z">
            <w:rPr>
              <w:rFonts w:asciiTheme="minorBidi" w:hAnsiTheme="minorBidi" w:cstheme="minorBidi"/>
              <w:rtl/>
            </w:rPr>
          </w:rPrChange>
        </w:rPr>
        <w:t>النظام</w:t>
      </w:r>
      <w:r w:rsidRPr="001065A1">
        <w:rPr>
          <w:rFonts w:asciiTheme="minorBidi" w:hAnsiTheme="minorBidi" w:cstheme="minorBidi"/>
          <w:bCs/>
          <w:szCs w:val="20"/>
          <w:rPrChange w:id="265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51" w:author="MOHSEN QURAEN" w:date="2026-09-21T11:09:00Z" w16du:dateUtc="2026-09-21T08:09:00Z">
            <w:rPr>
              <w:rFonts w:asciiTheme="minorBidi" w:hAnsiTheme="minorBidi" w:cstheme="minorBidi"/>
              <w:rtl/>
            </w:rPr>
          </w:rPrChange>
        </w:rPr>
        <w:t>من</w:t>
      </w:r>
      <w:r w:rsidRPr="001065A1">
        <w:rPr>
          <w:rFonts w:asciiTheme="minorBidi" w:hAnsiTheme="minorBidi" w:cstheme="minorBidi"/>
          <w:bCs/>
          <w:szCs w:val="20"/>
          <w:rPrChange w:id="265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53" w:author="MOHSEN QURAEN" w:date="2026-09-21T11:09:00Z" w16du:dateUtc="2026-09-21T08:09:00Z">
            <w:rPr>
              <w:rFonts w:asciiTheme="minorBidi" w:hAnsiTheme="minorBidi" w:cstheme="minorBidi"/>
              <w:rtl/>
            </w:rPr>
          </w:rPrChange>
        </w:rPr>
        <w:t>الحقول</w:t>
      </w:r>
      <w:r w:rsidRPr="001065A1">
        <w:rPr>
          <w:rFonts w:asciiTheme="minorBidi" w:hAnsiTheme="minorBidi" w:cstheme="minorBidi"/>
          <w:bCs/>
          <w:szCs w:val="20"/>
          <w:rPrChange w:id="265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55" w:author="MOHSEN QURAEN" w:date="2026-09-21T11:09:00Z" w16du:dateUtc="2026-09-21T08:09:00Z">
            <w:rPr>
              <w:rFonts w:asciiTheme="minorBidi" w:hAnsiTheme="minorBidi" w:cstheme="minorBidi"/>
              <w:rtl/>
            </w:rPr>
          </w:rPrChange>
        </w:rPr>
        <w:t>الإلزامية</w:t>
      </w:r>
      <w:r w:rsidRPr="001065A1">
        <w:rPr>
          <w:rFonts w:asciiTheme="minorBidi" w:hAnsiTheme="minorBidi" w:cstheme="minorBidi"/>
          <w:bCs/>
          <w:szCs w:val="20"/>
          <w:rPrChange w:id="265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57" w:author="MOHSEN QURAEN" w:date="2026-09-21T11:09:00Z" w16du:dateUtc="2026-09-21T08:09:00Z">
            <w:rPr>
              <w:rFonts w:asciiTheme="minorBidi" w:hAnsiTheme="minorBidi" w:cstheme="minorBidi"/>
              <w:rtl/>
            </w:rPr>
          </w:rPrChange>
        </w:rPr>
        <w:t>وصحة</w:t>
      </w:r>
      <w:r w:rsidRPr="001065A1">
        <w:rPr>
          <w:rFonts w:asciiTheme="minorBidi" w:hAnsiTheme="minorBidi" w:cstheme="minorBidi"/>
          <w:bCs/>
          <w:szCs w:val="20"/>
          <w:rPrChange w:id="265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59" w:author="MOHSEN QURAEN" w:date="2026-09-21T11:09:00Z" w16du:dateUtc="2026-09-21T08:09:00Z">
            <w:rPr>
              <w:rFonts w:asciiTheme="minorBidi" w:hAnsiTheme="minorBidi" w:cstheme="minorBidi"/>
              <w:rtl/>
            </w:rPr>
          </w:rPrChange>
        </w:rPr>
        <w:t>البيانات</w:t>
      </w:r>
      <w:r w:rsidR="001456F6" w:rsidRPr="001065A1">
        <w:rPr>
          <w:rFonts w:asciiTheme="minorBidi" w:hAnsiTheme="minorBidi" w:cstheme="minorBidi"/>
          <w:bCs/>
          <w:szCs w:val="20"/>
          <w:rtl/>
          <w:rPrChange w:id="2660" w:author="MOHSEN QURAEN" w:date="2026-09-21T11:09:00Z" w16du:dateUtc="2026-09-21T08:09:00Z">
            <w:rPr>
              <w:rFonts w:asciiTheme="minorBidi" w:hAnsiTheme="minorBidi" w:cstheme="minorBidi"/>
              <w:rtl/>
            </w:rPr>
          </w:rPrChange>
        </w:rPr>
        <w:t>.</w:t>
      </w:r>
    </w:p>
    <w:p w14:paraId="1A42B93D" w14:textId="4E54006E" w:rsidR="00376890" w:rsidRPr="001065A1" w:rsidRDefault="00376890" w:rsidP="00376890">
      <w:pPr>
        <w:pStyle w:val="ListBullet"/>
        <w:bidi/>
        <w:spacing w:after="40"/>
        <w:rPr>
          <w:rFonts w:asciiTheme="minorBidi" w:hAnsiTheme="minorBidi" w:cstheme="minorBidi"/>
          <w:bCs/>
          <w:szCs w:val="20"/>
          <w:rPrChange w:id="2661" w:author="MOHSEN QURAEN" w:date="2026-09-21T11:09:00Z" w16du:dateUtc="2026-09-21T08:09:00Z">
            <w:rPr>
              <w:rFonts w:asciiTheme="minorBidi" w:hAnsiTheme="minorBidi" w:cstheme="minorBidi"/>
            </w:rPr>
          </w:rPrChange>
        </w:rPr>
      </w:pPr>
      <w:ins w:id="2662" w:author="MAZEN FAYEZ" w:date="2026-08-10T12:17:00Z" w16du:dateUtc="2026-08-10T09:17:00Z">
        <w:r w:rsidRPr="001065A1">
          <w:rPr>
            <w:rFonts w:asciiTheme="minorBidi" w:hAnsiTheme="minorBidi" w:cstheme="minorBidi"/>
            <w:bCs/>
            <w:szCs w:val="20"/>
            <w:rtl/>
            <w:rPrChange w:id="2663" w:author="MOHSEN QURAEN" w:date="2026-09-21T11:09:00Z" w16du:dateUtc="2026-09-21T08:09:00Z">
              <w:rPr>
                <w:rFonts w:asciiTheme="minorBidi" w:hAnsiTheme="minorBidi" w:cstheme="minorBidi"/>
                <w:highlight w:val="yellow"/>
                <w:rtl/>
              </w:rPr>
            </w:rPrChange>
          </w:rPr>
          <w:t xml:space="preserve">اضافة خاصية التنبيه قبل انتهاء التصاريح والسجل التجاري والبطاقة </w:t>
        </w:r>
        <w:r w:rsidR="007C0FE6" w:rsidRPr="001065A1">
          <w:rPr>
            <w:rFonts w:asciiTheme="minorBidi" w:hAnsiTheme="minorBidi" w:cstheme="minorBidi"/>
            <w:bCs/>
            <w:szCs w:val="20"/>
            <w:rtl/>
            <w:rPrChange w:id="2664" w:author="MOHSEN QURAEN" w:date="2026-09-21T11:09:00Z" w16du:dateUtc="2026-09-21T08:09:00Z">
              <w:rPr>
                <w:rFonts w:asciiTheme="minorBidi" w:hAnsiTheme="minorBidi" w:cstheme="minorBidi"/>
                <w:highlight w:val="yellow"/>
                <w:rtl/>
              </w:rPr>
            </w:rPrChange>
          </w:rPr>
          <w:t>الض</w:t>
        </w:r>
      </w:ins>
      <w:ins w:id="2665" w:author="MAZEN FAYEZ" w:date="2026-08-10T12:18:00Z" w16du:dateUtc="2026-08-10T09:18:00Z">
        <w:r w:rsidR="007C0FE6" w:rsidRPr="001065A1">
          <w:rPr>
            <w:rFonts w:asciiTheme="minorBidi" w:hAnsiTheme="minorBidi" w:cstheme="minorBidi"/>
            <w:bCs/>
            <w:szCs w:val="20"/>
            <w:rtl/>
            <w:rPrChange w:id="2666" w:author="MOHSEN QURAEN" w:date="2026-09-21T11:09:00Z" w16du:dateUtc="2026-09-21T08:09:00Z">
              <w:rPr>
                <w:rFonts w:asciiTheme="minorBidi" w:hAnsiTheme="minorBidi" w:cstheme="minorBidi"/>
                <w:highlight w:val="yellow"/>
                <w:rtl/>
              </w:rPr>
            </w:rPrChange>
          </w:rPr>
          <w:t>ريبية</w:t>
        </w:r>
        <w:r w:rsidR="00376B8E" w:rsidRPr="001065A1">
          <w:rPr>
            <w:rFonts w:asciiTheme="minorBidi" w:hAnsiTheme="minorBidi" w:cstheme="minorBidi"/>
            <w:bCs/>
            <w:szCs w:val="20"/>
            <w:rtl/>
            <w:rPrChange w:id="2667" w:author="MOHSEN QURAEN" w:date="2026-09-21T11:09:00Z" w16du:dateUtc="2026-09-21T08:09:00Z">
              <w:rPr>
                <w:rFonts w:asciiTheme="minorBidi" w:hAnsiTheme="minorBidi" w:cstheme="minorBidi"/>
                <w:highlight w:val="yellow"/>
                <w:rtl/>
              </w:rPr>
            </w:rPrChange>
          </w:rPr>
          <w:t xml:space="preserve"> وترخيص مزاولة المهنة</w:t>
        </w:r>
        <w:r w:rsidR="007C0FE6" w:rsidRPr="001065A1">
          <w:rPr>
            <w:rFonts w:asciiTheme="minorBidi" w:hAnsiTheme="minorBidi" w:cstheme="minorBidi"/>
            <w:bCs/>
            <w:szCs w:val="20"/>
            <w:rtl/>
            <w:rPrChange w:id="2668" w:author="MOHSEN QURAEN" w:date="2026-09-21T11:09:00Z" w16du:dateUtc="2026-09-21T08:09:00Z">
              <w:rPr>
                <w:rFonts w:asciiTheme="minorBidi" w:hAnsiTheme="minorBidi" w:cstheme="minorBidi"/>
                <w:highlight w:val="yellow"/>
                <w:rtl/>
              </w:rPr>
            </w:rPrChange>
          </w:rPr>
          <w:t xml:space="preserve"> </w:t>
        </w:r>
        <w:r w:rsidR="00376B8E" w:rsidRPr="001065A1">
          <w:rPr>
            <w:rFonts w:asciiTheme="minorBidi" w:hAnsiTheme="minorBidi" w:cstheme="minorBidi"/>
            <w:bCs/>
            <w:szCs w:val="20"/>
            <w:rtl/>
            <w:rPrChange w:id="2669" w:author="MOHSEN QURAEN" w:date="2026-09-21T11:09:00Z" w16du:dateUtc="2026-09-21T08:09:00Z">
              <w:rPr>
                <w:rFonts w:asciiTheme="minorBidi" w:hAnsiTheme="minorBidi" w:cstheme="minorBidi"/>
                <w:highlight w:val="yellow"/>
                <w:rtl/>
              </w:rPr>
            </w:rPrChange>
          </w:rPr>
          <w:t>بشهرين على الأقل.</w:t>
        </w:r>
      </w:ins>
    </w:p>
    <w:p w14:paraId="1CDA1D80" w14:textId="3C061C09" w:rsidR="002939E8" w:rsidRPr="001065A1" w:rsidRDefault="00CE64DE" w:rsidP="00AB43AF">
      <w:pPr>
        <w:pStyle w:val="ListBullet"/>
        <w:bidi/>
        <w:spacing w:after="40"/>
        <w:rPr>
          <w:rFonts w:asciiTheme="minorBidi" w:hAnsiTheme="minorBidi" w:cstheme="minorBidi"/>
          <w:bCs/>
          <w:szCs w:val="20"/>
          <w:rPrChange w:id="2670"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671" w:author="MOHSEN QURAEN" w:date="2026-09-21T11:09:00Z" w16du:dateUtc="2026-09-21T08:09:00Z">
            <w:rPr>
              <w:rFonts w:asciiTheme="minorBidi" w:hAnsiTheme="minorBidi" w:cstheme="minorBidi"/>
              <w:rtl/>
            </w:rPr>
          </w:rPrChange>
        </w:rPr>
        <w:t>يضيف</w:t>
      </w:r>
      <w:r w:rsidRPr="001065A1">
        <w:rPr>
          <w:rFonts w:asciiTheme="minorBidi" w:hAnsiTheme="minorBidi" w:cstheme="minorBidi"/>
          <w:bCs/>
          <w:szCs w:val="20"/>
          <w:rPrChange w:id="267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73"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67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75" w:author="MOHSEN QURAEN" w:date="2026-09-21T11:09:00Z" w16du:dateUtc="2026-09-21T08:09:00Z">
            <w:rPr>
              <w:rFonts w:asciiTheme="minorBidi" w:hAnsiTheme="minorBidi" w:cstheme="minorBidi"/>
              <w:rtl/>
            </w:rPr>
          </w:rPrChange>
        </w:rPr>
        <w:t>أكثر</w:t>
      </w:r>
      <w:r w:rsidRPr="001065A1">
        <w:rPr>
          <w:rFonts w:asciiTheme="minorBidi" w:hAnsiTheme="minorBidi" w:cstheme="minorBidi"/>
          <w:bCs/>
          <w:szCs w:val="20"/>
          <w:rPrChange w:id="267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77" w:author="MOHSEN QURAEN" w:date="2026-09-21T11:09:00Z" w16du:dateUtc="2026-09-21T08:09:00Z">
            <w:rPr>
              <w:rFonts w:asciiTheme="minorBidi" w:hAnsiTheme="minorBidi" w:cstheme="minorBidi"/>
              <w:rtl/>
            </w:rPr>
          </w:rPrChange>
        </w:rPr>
        <w:t>من</w:t>
      </w:r>
      <w:r w:rsidRPr="001065A1">
        <w:rPr>
          <w:rFonts w:asciiTheme="minorBidi" w:hAnsiTheme="minorBidi" w:cstheme="minorBidi"/>
          <w:bCs/>
          <w:szCs w:val="20"/>
          <w:rPrChange w:id="267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79" w:author="MOHSEN QURAEN" w:date="2026-09-21T11:09:00Z" w16du:dateUtc="2026-09-21T08:09:00Z">
            <w:rPr>
              <w:rFonts w:asciiTheme="minorBidi" w:hAnsiTheme="minorBidi" w:cstheme="minorBidi"/>
              <w:rtl/>
            </w:rPr>
          </w:rPrChange>
        </w:rPr>
        <w:t>مالك</w:t>
      </w:r>
      <w:r w:rsidRPr="001065A1">
        <w:rPr>
          <w:rFonts w:asciiTheme="minorBidi" w:hAnsiTheme="minorBidi" w:cstheme="minorBidi"/>
          <w:bCs/>
          <w:szCs w:val="20"/>
          <w:rPrChange w:id="268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81" w:author="MOHSEN QURAEN" w:date="2026-09-21T11:09:00Z" w16du:dateUtc="2026-09-21T08:09:00Z">
            <w:rPr>
              <w:rFonts w:asciiTheme="minorBidi" w:hAnsiTheme="minorBidi" w:cstheme="minorBidi"/>
              <w:rtl/>
            </w:rPr>
          </w:rPrChange>
        </w:rPr>
        <w:t>أو</w:t>
      </w:r>
      <w:r w:rsidRPr="001065A1">
        <w:rPr>
          <w:rFonts w:asciiTheme="minorBidi" w:hAnsiTheme="minorBidi" w:cstheme="minorBidi"/>
          <w:bCs/>
          <w:szCs w:val="20"/>
          <w:rPrChange w:id="268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83" w:author="MOHSEN QURAEN" w:date="2026-09-21T11:09:00Z" w16du:dateUtc="2026-09-21T08:09:00Z">
            <w:rPr>
              <w:rFonts w:asciiTheme="minorBidi" w:hAnsiTheme="minorBidi" w:cstheme="minorBidi"/>
              <w:rtl/>
            </w:rPr>
          </w:rPrChange>
        </w:rPr>
        <w:t>شريك</w:t>
      </w:r>
      <w:r w:rsidRPr="001065A1">
        <w:rPr>
          <w:rFonts w:asciiTheme="minorBidi" w:hAnsiTheme="minorBidi" w:cstheme="minorBidi"/>
          <w:bCs/>
          <w:szCs w:val="20"/>
          <w:rPrChange w:id="268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85" w:author="MOHSEN QURAEN" w:date="2026-09-21T11:09:00Z" w16du:dateUtc="2026-09-21T08:09:00Z">
            <w:rPr>
              <w:rFonts w:asciiTheme="minorBidi" w:hAnsiTheme="minorBidi" w:cstheme="minorBidi"/>
              <w:rtl/>
            </w:rPr>
          </w:rPrChange>
        </w:rPr>
        <w:t>إذا</w:t>
      </w:r>
      <w:r w:rsidRPr="001065A1">
        <w:rPr>
          <w:rFonts w:asciiTheme="minorBidi" w:hAnsiTheme="minorBidi" w:cstheme="minorBidi"/>
          <w:bCs/>
          <w:szCs w:val="20"/>
          <w:rPrChange w:id="268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87" w:author="MOHSEN QURAEN" w:date="2026-09-21T11:09:00Z" w16du:dateUtc="2026-09-21T08:09:00Z">
            <w:rPr>
              <w:rFonts w:asciiTheme="minorBidi" w:hAnsiTheme="minorBidi" w:cstheme="minorBidi"/>
              <w:rtl/>
            </w:rPr>
          </w:rPrChange>
        </w:rPr>
        <w:t>لزم</w:t>
      </w:r>
      <w:r w:rsidRPr="001065A1">
        <w:rPr>
          <w:rFonts w:asciiTheme="minorBidi" w:hAnsiTheme="minorBidi" w:cstheme="minorBidi"/>
          <w:bCs/>
          <w:szCs w:val="20"/>
          <w:rPrChange w:id="268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89" w:author="MOHSEN QURAEN" w:date="2026-09-21T11:09:00Z" w16du:dateUtc="2026-09-21T08:09:00Z">
            <w:rPr>
              <w:rFonts w:asciiTheme="minorBidi" w:hAnsiTheme="minorBidi" w:cstheme="minorBidi"/>
              <w:rtl/>
            </w:rPr>
          </w:rPrChange>
        </w:rPr>
        <w:t>الأمر</w:t>
      </w:r>
      <w:r w:rsidR="001456F6" w:rsidRPr="001065A1">
        <w:rPr>
          <w:rFonts w:asciiTheme="minorBidi" w:hAnsiTheme="minorBidi" w:cstheme="minorBidi"/>
          <w:bCs/>
          <w:szCs w:val="20"/>
          <w:rtl/>
          <w:rPrChange w:id="2690" w:author="MOHSEN QURAEN" w:date="2026-09-21T11:09:00Z" w16du:dateUtc="2026-09-21T08:09:00Z">
            <w:rPr>
              <w:rFonts w:asciiTheme="minorBidi" w:hAnsiTheme="minorBidi" w:cstheme="minorBidi"/>
              <w:rtl/>
            </w:rPr>
          </w:rPrChange>
        </w:rPr>
        <w:t>.</w:t>
      </w:r>
    </w:p>
    <w:p w14:paraId="76AA6DF8" w14:textId="13155D68" w:rsidR="002939E8" w:rsidRPr="001065A1" w:rsidRDefault="00CE64DE" w:rsidP="00AB43AF">
      <w:pPr>
        <w:pStyle w:val="ListBullet"/>
        <w:bidi/>
        <w:spacing w:after="40"/>
        <w:rPr>
          <w:rFonts w:asciiTheme="minorBidi" w:hAnsiTheme="minorBidi" w:cstheme="minorBidi"/>
          <w:bCs/>
          <w:szCs w:val="20"/>
          <w:rPrChange w:id="2691"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692" w:author="MOHSEN QURAEN" w:date="2026-09-21T11:09:00Z" w16du:dateUtc="2026-09-21T08:09:00Z">
            <w:rPr>
              <w:rFonts w:asciiTheme="minorBidi" w:hAnsiTheme="minorBidi" w:cstheme="minorBidi"/>
              <w:rtl/>
            </w:rPr>
          </w:rPrChange>
        </w:rPr>
        <w:t>يحفظ</w:t>
      </w:r>
      <w:r w:rsidRPr="001065A1">
        <w:rPr>
          <w:rFonts w:asciiTheme="minorBidi" w:hAnsiTheme="minorBidi" w:cstheme="minorBidi"/>
          <w:bCs/>
          <w:szCs w:val="20"/>
          <w:rPrChange w:id="2693"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94"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69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96" w:author="MOHSEN QURAEN" w:date="2026-09-21T11:09:00Z" w16du:dateUtc="2026-09-21T08:09:00Z">
            <w:rPr>
              <w:rFonts w:asciiTheme="minorBidi" w:hAnsiTheme="minorBidi" w:cstheme="minorBidi"/>
              <w:rtl/>
            </w:rPr>
          </w:rPrChange>
        </w:rPr>
        <w:t>سجل</w:t>
      </w:r>
      <w:r w:rsidRPr="001065A1">
        <w:rPr>
          <w:rFonts w:asciiTheme="minorBidi" w:hAnsiTheme="minorBidi" w:cstheme="minorBidi"/>
          <w:bCs/>
          <w:szCs w:val="20"/>
          <w:rPrChange w:id="269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698" w:author="MOHSEN QURAEN" w:date="2026-09-21T11:09:00Z" w16du:dateUtc="2026-09-21T08:09:00Z">
            <w:rPr>
              <w:rFonts w:asciiTheme="minorBidi" w:hAnsiTheme="minorBidi" w:cstheme="minorBidi"/>
              <w:rtl/>
            </w:rPr>
          </w:rPrChange>
        </w:rPr>
        <w:t>المفوتر</w:t>
      </w:r>
      <w:r w:rsidR="001456F6" w:rsidRPr="001065A1">
        <w:rPr>
          <w:rFonts w:asciiTheme="minorBidi" w:hAnsiTheme="minorBidi" w:cstheme="minorBidi"/>
          <w:bCs/>
          <w:szCs w:val="20"/>
          <w:rtl/>
          <w:rPrChange w:id="2699" w:author="MOHSEN QURAEN" w:date="2026-09-21T11:09:00Z" w16du:dateUtc="2026-09-21T08:09:00Z">
            <w:rPr>
              <w:rFonts w:asciiTheme="minorBidi" w:hAnsiTheme="minorBidi" w:cstheme="minorBidi"/>
              <w:rtl/>
            </w:rPr>
          </w:rPrChange>
        </w:rPr>
        <w:t>.</w:t>
      </w:r>
    </w:p>
    <w:p w14:paraId="0349C553" w14:textId="4C79D5F3" w:rsidR="002939E8" w:rsidRPr="001065A1" w:rsidRDefault="00CE64DE" w:rsidP="00AB43AF">
      <w:pPr>
        <w:pStyle w:val="ListBullet"/>
        <w:bidi/>
        <w:spacing w:after="40"/>
        <w:rPr>
          <w:ins w:id="2700" w:author="MAZEN FAYEZ" w:date="2026-08-10T12:20:00Z" w16du:dateUtc="2026-08-10T09:20:00Z"/>
          <w:rFonts w:asciiTheme="minorBidi" w:hAnsiTheme="minorBidi" w:cstheme="minorBidi"/>
          <w:bCs/>
          <w:szCs w:val="20"/>
          <w:rPrChange w:id="2701" w:author="MOHSEN QURAEN" w:date="2026-09-21T11:09:00Z" w16du:dateUtc="2026-09-21T08:09:00Z">
            <w:rPr>
              <w:ins w:id="2702" w:author="MAZEN FAYEZ" w:date="2026-08-10T12:20:00Z" w16du:dateUtc="2026-08-10T09:20:00Z"/>
              <w:rFonts w:asciiTheme="minorBidi" w:hAnsiTheme="minorBidi" w:cstheme="minorBidi"/>
              <w:highlight w:val="yellow"/>
            </w:rPr>
          </w:rPrChange>
        </w:rPr>
      </w:pPr>
      <w:r w:rsidRPr="001065A1">
        <w:rPr>
          <w:rFonts w:asciiTheme="minorBidi" w:hAnsiTheme="minorBidi" w:cstheme="minorBidi"/>
          <w:bCs/>
          <w:szCs w:val="20"/>
          <w:rtl/>
          <w:rPrChange w:id="2703" w:author="MOHSEN QURAEN" w:date="2026-09-21T11:09:00Z" w16du:dateUtc="2026-09-21T08:09:00Z">
            <w:rPr>
              <w:rFonts w:asciiTheme="minorBidi" w:hAnsiTheme="minorBidi" w:cstheme="minorBidi"/>
              <w:rtl/>
            </w:rPr>
          </w:rPrChange>
        </w:rPr>
        <w:t>يقوم</w:t>
      </w:r>
      <w:r w:rsidRPr="001065A1">
        <w:rPr>
          <w:rFonts w:asciiTheme="minorBidi" w:hAnsiTheme="minorBidi" w:cstheme="minorBidi"/>
          <w:bCs/>
          <w:szCs w:val="20"/>
          <w:rPrChange w:id="270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05" w:author="MOHSEN QURAEN" w:date="2026-09-21T11:09:00Z" w16du:dateUtc="2026-09-21T08:09:00Z">
            <w:rPr>
              <w:rFonts w:asciiTheme="minorBidi" w:hAnsiTheme="minorBidi" w:cstheme="minorBidi"/>
              <w:rtl/>
            </w:rPr>
          </w:rPrChange>
        </w:rPr>
        <w:t>النظام</w:t>
      </w:r>
      <w:r w:rsidRPr="001065A1">
        <w:rPr>
          <w:rFonts w:asciiTheme="minorBidi" w:hAnsiTheme="minorBidi" w:cstheme="minorBidi"/>
          <w:bCs/>
          <w:szCs w:val="20"/>
          <w:rPrChange w:id="270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07" w:author="MOHSEN QURAEN" w:date="2026-09-21T11:09:00Z" w16du:dateUtc="2026-09-21T08:09:00Z">
            <w:rPr>
              <w:rFonts w:asciiTheme="minorBidi" w:hAnsiTheme="minorBidi" w:cstheme="minorBidi"/>
              <w:rtl/>
            </w:rPr>
          </w:rPrChange>
        </w:rPr>
        <w:t>بحفظ</w:t>
      </w:r>
      <w:r w:rsidRPr="001065A1">
        <w:rPr>
          <w:rFonts w:asciiTheme="minorBidi" w:hAnsiTheme="minorBidi" w:cstheme="minorBidi"/>
          <w:bCs/>
          <w:szCs w:val="20"/>
          <w:rPrChange w:id="270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09" w:author="MOHSEN QURAEN" w:date="2026-09-21T11:09:00Z" w16du:dateUtc="2026-09-21T08:09:00Z">
            <w:rPr>
              <w:rFonts w:asciiTheme="minorBidi" w:hAnsiTheme="minorBidi" w:cstheme="minorBidi"/>
              <w:rtl/>
            </w:rPr>
          </w:rPrChange>
        </w:rPr>
        <w:t>بيانات</w:t>
      </w:r>
      <w:r w:rsidRPr="001065A1">
        <w:rPr>
          <w:rFonts w:asciiTheme="minorBidi" w:hAnsiTheme="minorBidi" w:cstheme="minorBidi"/>
          <w:bCs/>
          <w:szCs w:val="20"/>
          <w:rPrChange w:id="271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11" w:author="MOHSEN QURAEN" w:date="2026-09-21T11:09:00Z" w16du:dateUtc="2026-09-21T08:09:00Z">
            <w:rPr>
              <w:rFonts w:asciiTheme="minorBidi" w:hAnsiTheme="minorBidi" w:cstheme="minorBidi"/>
              <w:rtl/>
            </w:rPr>
          </w:rPrChange>
        </w:rPr>
        <w:t>المفوتر</w:t>
      </w:r>
      <w:r w:rsidRPr="001065A1">
        <w:rPr>
          <w:rFonts w:asciiTheme="minorBidi" w:hAnsiTheme="minorBidi" w:cstheme="minorBidi"/>
          <w:bCs/>
          <w:szCs w:val="20"/>
          <w:rPrChange w:id="271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13" w:author="MOHSEN QURAEN" w:date="2026-09-21T11:09:00Z" w16du:dateUtc="2026-09-21T08:09:00Z">
            <w:rPr>
              <w:rFonts w:asciiTheme="minorBidi" w:hAnsiTheme="minorBidi" w:cstheme="minorBidi"/>
              <w:rtl/>
            </w:rPr>
          </w:rPrChange>
        </w:rPr>
        <w:t>وبيانات</w:t>
      </w:r>
      <w:r w:rsidRPr="001065A1">
        <w:rPr>
          <w:rFonts w:asciiTheme="minorBidi" w:hAnsiTheme="minorBidi" w:cstheme="minorBidi"/>
          <w:bCs/>
          <w:szCs w:val="20"/>
          <w:rPrChange w:id="271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15" w:author="MOHSEN QURAEN" w:date="2026-09-21T11:09:00Z" w16du:dateUtc="2026-09-21T08:09:00Z">
            <w:rPr>
              <w:rFonts w:asciiTheme="minorBidi" w:hAnsiTheme="minorBidi" w:cstheme="minorBidi"/>
              <w:rtl/>
            </w:rPr>
          </w:rPrChange>
        </w:rPr>
        <w:t>الملاك</w:t>
      </w:r>
      <w:r w:rsidRPr="001065A1">
        <w:rPr>
          <w:rFonts w:asciiTheme="minorBidi" w:hAnsiTheme="minorBidi" w:cstheme="minorBidi"/>
          <w:bCs/>
          <w:szCs w:val="20"/>
          <w:rPrChange w:id="271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17" w:author="MOHSEN QURAEN" w:date="2026-09-21T11:09:00Z" w16du:dateUtc="2026-09-21T08:09:00Z">
            <w:rPr>
              <w:rFonts w:asciiTheme="minorBidi" w:hAnsiTheme="minorBidi" w:cstheme="minorBidi"/>
              <w:rtl/>
            </w:rPr>
          </w:rPrChange>
        </w:rPr>
        <w:t>والشركاء</w:t>
      </w:r>
      <w:r w:rsidRPr="001065A1">
        <w:rPr>
          <w:rFonts w:asciiTheme="minorBidi" w:hAnsiTheme="minorBidi" w:cstheme="minorBidi"/>
          <w:bCs/>
          <w:szCs w:val="20"/>
          <w:rPrChange w:id="271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19" w:author="MOHSEN QURAEN" w:date="2026-09-21T11:09:00Z" w16du:dateUtc="2026-09-21T08:09:00Z">
            <w:rPr>
              <w:rFonts w:asciiTheme="minorBidi" w:hAnsiTheme="minorBidi" w:cstheme="minorBidi"/>
              <w:rtl/>
            </w:rPr>
          </w:rPrChange>
        </w:rPr>
        <w:t>المرتبطة</w:t>
      </w:r>
      <w:r w:rsidRPr="001065A1">
        <w:rPr>
          <w:rFonts w:asciiTheme="minorBidi" w:hAnsiTheme="minorBidi" w:cstheme="minorBidi"/>
          <w:bCs/>
          <w:szCs w:val="20"/>
          <w:rPrChange w:id="272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21" w:author="MOHSEN QURAEN" w:date="2026-09-21T11:09:00Z" w16du:dateUtc="2026-09-21T08:09:00Z">
            <w:rPr>
              <w:rFonts w:asciiTheme="minorBidi" w:hAnsiTheme="minorBidi" w:cstheme="minorBidi"/>
              <w:rtl/>
            </w:rPr>
          </w:rPrChange>
        </w:rPr>
        <w:t>به،</w:t>
      </w:r>
      <w:r w:rsidRPr="001065A1">
        <w:rPr>
          <w:rFonts w:asciiTheme="minorBidi" w:hAnsiTheme="minorBidi" w:cstheme="minorBidi"/>
          <w:bCs/>
          <w:szCs w:val="20"/>
          <w:rPrChange w:id="272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23" w:author="MOHSEN QURAEN" w:date="2026-09-21T11:09:00Z" w16du:dateUtc="2026-09-21T08:09:00Z">
            <w:rPr>
              <w:rFonts w:asciiTheme="minorBidi" w:hAnsiTheme="minorBidi" w:cstheme="minorBidi"/>
              <w:rtl/>
            </w:rPr>
          </w:rPrChange>
        </w:rPr>
        <w:t>وإنشاء</w:t>
      </w:r>
      <w:r w:rsidRPr="001065A1">
        <w:rPr>
          <w:rFonts w:asciiTheme="minorBidi" w:hAnsiTheme="minorBidi" w:cstheme="minorBidi"/>
          <w:bCs/>
          <w:szCs w:val="20"/>
          <w:rPrChange w:id="272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25" w:author="MOHSEN QURAEN" w:date="2026-09-21T11:09:00Z" w16du:dateUtc="2026-09-21T08:09:00Z">
            <w:rPr>
              <w:rFonts w:asciiTheme="minorBidi" w:hAnsiTheme="minorBidi" w:cstheme="minorBidi"/>
              <w:rtl/>
            </w:rPr>
          </w:rPrChange>
        </w:rPr>
        <w:t>سجل</w:t>
      </w:r>
      <w:r w:rsidRPr="001065A1">
        <w:rPr>
          <w:rFonts w:asciiTheme="minorBidi" w:hAnsiTheme="minorBidi" w:cstheme="minorBidi"/>
          <w:bCs/>
          <w:szCs w:val="20"/>
          <w:rPrChange w:id="272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27" w:author="MOHSEN QURAEN" w:date="2026-09-21T11:09:00Z" w16du:dateUtc="2026-09-21T08:09:00Z">
            <w:rPr>
              <w:rFonts w:asciiTheme="minorBidi" w:hAnsiTheme="minorBidi" w:cstheme="minorBidi"/>
              <w:rtl/>
            </w:rPr>
          </w:rPrChange>
        </w:rPr>
        <w:t>تدقيق</w:t>
      </w:r>
      <w:r w:rsidR="001456F6" w:rsidRPr="001065A1">
        <w:rPr>
          <w:rFonts w:asciiTheme="minorBidi" w:hAnsiTheme="minorBidi" w:cstheme="minorBidi"/>
          <w:bCs/>
          <w:szCs w:val="20"/>
          <w:rtl/>
          <w:rPrChange w:id="2728" w:author="MOHSEN QURAEN" w:date="2026-09-21T11:09:00Z" w16du:dateUtc="2026-09-21T08:09:00Z">
            <w:rPr>
              <w:rFonts w:asciiTheme="minorBidi" w:hAnsiTheme="minorBidi" w:cstheme="minorBidi"/>
              <w:rtl/>
            </w:rPr>
          </w:rPrChange>
        </w:rPr>
        <w:t>.</w:t>
      </w:r>
    </w:p>
    <w:p w14:paraId="6278970A" w14:textId="18B5ECBD" w:rsidR="00CA582A" w:rsidRPr="001065A1" w:rsidRDefault="00CA582A" w:rsidP="00CA582A">
      <w:pPr>
        <w:pStyle w:val="ListBullet"/>
        <w:bidi/>
        <w:spacing w:after="40"/>
        <w:rPr>
          <w:rFonts w:asciiTheme="minorBidi" w:hAnsiTheme="minorBidi" w:cstheme="minorBidi"/>
          <w:bCs/>
          <w:szCs w:val="20"/>
          <w:rPrChange w:id="2729" w:author="MOHSEN QURAEN" w:date="2026-09-21T11:09:00Z" w16du:dateUtc="2026-09-21T08:09:00Z">
            <w:rPr>
              <w:rFonts w:asciiTheme="minorBidi" w:hAnsiTheme="minorBidi" w:cstheme="minorBidi"/>
            </w:rPr>
          </w:rPrChange>
        </w:rPr>
      </w:pPr>
      <w:ins w:id="2730" w:author="MAZEN FAYEZ" w:date="2026-08-10T12:20:00Z" w16du:dateUtc="2026-08-10T09:20:00Z">
        <w:r w:rsidRPr="001065A1">
          <w:rPr>
            <w:rFonts w:asciiTheme="minorBidi" w:hAnsiTheme="minorBidi" w:cstheme="minorBidi"/>
            <w:bCs/>
            <w:szCs w:val="20"/>
            <w:rtl/>
            <w:rPrChange w:id="2731" w:author="MOHSEN QURAEN" w:date="2026-09-21T11:09:00Z" w16du:dateUtc="2026-09-21T08:09:00Z">
              <w:rPr>
                <w:rFonts w:asciiTheme="minorBidi" w:hAnsiTheme="minorBidi" w:cstheme="minorBidi"/>
                <w:highlight w:val="yellow"/>
                <w:rtl/>
              </w:rPr>
            </w:rPrChange>
          </w:rPr>
          <w:t>يقوم المستخدم المدخل ب</w:t>
        </w:r>
      </w:ins>
      <w:ins w:id="2732" w:author="MAZEN FAYEZ" w:date="2026-08-10T12:21:00Z" w16du:dateUtc="2026-08-10T09:21:00Z">
        <w:r w:rsidRPr="001065A1">
          <w:rPr>
            <w:rFonts w:asciiTheme="minorBidi" w:hAnsiTheme="minorBidi" w:cstheme="minorBidi"/>
            <w:bCs/>
            <w:szCs w:val="20"/>
            <w:rtl/>
            <w:rPrChange w:id="2733" w:author="MOHSEN QURAEN" w:date="2026-09-21T11:09:00Z" w16du:dateUtc="2026-09-21T08:09:00Z">
              <w:rPr>
                <w:rFonts w:asciiTheme="minorBidi" w:hAnsiTheme="minorBidi" w:cstheme="minorBidi"/>
                <w:highlight w:val="yellow"/>
                <w:rtl/>
              </w:rPr>
            </w:rPrChange>
          </w:rPr>
          <w:t>رفع الملفات والمستندات على شاشة انشاء المفوتر.</w:t>
        </w:r>
      </w:ins>
    </w:p>
    <w:p w14:paraId="3493A619" w14:textId="523D6841" w:rsidR="001456F6" w:rsidRPr="001065A1" w:rsidRDefault="001456F6" w:rsidP="001456F6">
      <w:pPr>
        <w:pStyle w:val="ListBullet"/>
        <w:bidi/>
        <w:spacing w:after="40"/>
        <w:rPr>
          <w:rFonts w:asciiTheme="minorBidi" w:hAnsiTheme="minorBidi" w:cstheme="minorBidi"/>
          <w:bCs/>
          <w:szCs w:val="20"/>
          <w:rPrChange w:id="2734" w:author="MOHSEN QURAEN" w:date="2026-09-21T11:09:00Z" w16du:dateUtc="2026-09-21T08:09:00Z">
            <w:rPr>
              <w:rFonts w:asciiTheme="minorBidi" w:hAnsiTheme="minorBidi" w:cstheme="minorBidi"/>
              <w:szCs w:val="20"/>
            </w:rPr>
          </w:rPrChange>
        </w:rPr>
      </w:pPr>
      <w:r w:rsidRPr="001065A1">
        <w:rPr>
          <w:rFonts w:asciiTheme="minorBidi" w:hAnsiTheme="minorBidi" w:cstheme="minorBidi"/>
          <w:bCs/>
          <w:szCs w:val="20"/>
          <w:rtl/>
          <w:rPrChange w:id="2735" w:author="MOHSEN QURAEN" w:date="2026-09-21T11:09:00Z" w16du:dateUtc="2026-09-21T08:09:00Z">
            <w:rPr>
              <w:rFonts w:asciiTheme="minorBidi" w:hAnsiTheme="minorBidi" w:cstheme="minorBidi"/>
              <w:szCs w:val="20"/>
              <w:rtl/>
            </w:rPr>
          </w:rPrChange>
        </w:rPr>
        <w:t xml:space="preserve">امكانية تصدير البيانات على ملف اكسل – بي دي اف – </w:t>
      </w:r>
      <w:r w:rsidRPr="001065A1">
        <w:rPr>
          <w:rFonts w:asciiTheme="minorBidi" w:hAnsiTheme="minorBidi" w:cstheme="minorBidi"/>
          <w:bCs/>
          <w:szCs w:val="20"/>
          <w:rPrChange w:id="2736" w:author="MOHSEN QURAEN" w:date="2026-09-21T11:09:00Z" w16du:dateUtc="2026-09-21T08:09:00Z">
            <w:rPr>
              <w:rFonts w:asciiTheme="minorBidi" w:hAnsiTheme="minorBidi" w:cstheme="minorBidi"/>
              <w:szCs w:val="20"/>
            </w:rPr>
          </w:rPrChange>
        </w:rPr>
        <w:t>CSV</w:t>
      </w:r>
      <w:r w:rsidRPr="001065A1">
        <w:rPr>
          <w:rFonts w:asciiTheme="minorBidi" w:hAnsiTheme="minorBidi" w:cstheme="minorBidi"/>
          <w:bCs/>
          <w:szCs w:val="20"/>
          <w:rtl/>
          <w:rPrChange w:id="2737" w:author="MOHSEN QURAEN" w:date="2026-09-21T11:09:00Z" w16du:dateUtc="2026-09-21T08:09:00Z">
            <w:rPr>
              <w:rFonts w:asciiTheme="minorBidi" w:hAnsiTheme="minorBidi" w:cstheme="minorBidi"/>
              <w:szCs w:val="20"/>
              <w:rtl/>
            </w:rPr>
          </w:rPrChange>
        </w:rPr>
        <w:t xml:space="preserve"> – نص.</w:t>
      </w:r>
    </w:p>
    <w:p w14:paraId="4023A8F1" w14:textId="2ED08EC2" w:rsidR="002939E8" w:rsidRPr="001065A1" w:rsidRDefault="008F38E9" w:rsidP="00AB43AF">
      <w:pPr>
        <w:pStyle w:val="Heading2"/>
        <w:bidi/>
        <w:spacing w:before="160" w:after="100"/>
        <w:rPr>
          <w:rFonts w:asciiTheme="minorBidi" w:hAnsiTheme="minorBidi" w:cstheme="minorBidi"/>
          <w:b w:val="0"/>
          <w:sz w:val="20"/>
          <w:szCs w:val="20"/>
          <w:rPrChange w:id="2738" w:author="MOHSEN QURAEN" w:date="2026-09-21T11:09:00Z" w16du:dateUtc="2026-09-21T08:09:00Z">
            <w:rPr>
              <w:rFonts w:asciiTheme="minorBidi" w:hAnsiTheme="minorBidi" w:cstheme="minorBidi"/>
            </w:rPr>
          </w:rPrChange>
        </w:rPr>
      </w:pPr>
      <w:ins w:id="2739" w:author="Hamdy Rashed" w:date="2026-08-02T10:40:00Z" w16du:dateUtc="2026-08-02T07:40:00Z">
        <w:r w:rsidRPr="001065A1">
          <w:rPr>
            <w:rFonts w:asciiTheme="minorBidi" w:hAnsiTheme="minorBidi" w:cstheme="minorBidi"/>
            <w:b w:val="0"/>
            <w:color w:val="1F4E79"/>
            <w:sz w:val="20"/>
            <w:szCs w:val="20"/>
            <w:rtl/>
            <w:rPrChange w:id="2740" w:author="MOHSEN QURAEN" w:date="2026-09-21T11:09:00Z" w16du:dateUtc="2026-09-21T08:09:00Z">
              <w:rPr>
                <w:rFonts w:asciiTheme="minorBidi" w:hAnsiTheme="minorBidi" w:cstheme="minorBidi"/>
                <w:color w:val="1F4E79"/>
                <w:sz w:val="24"/>
                <w:rtl/>
              </w:rPr>
            </w:rPrChange>
          </w:rPr>
          <w:t xml:space="preserve">7.2 </w:t>
        </w:r>
      </w:ins>
      <w:del w:id="2741" w:author="Hamdy Rashed" w:date="2026-08-02T10:40:00Z" w16du:dateUtc="2026-08-02T07:40:00Z">
        <w:r w:rsidRPr="001065A1" w:rsidDel="008F38E9">
          <w:rPr>
            <w:rFonts w:asciiTheme="minorBidi" w:hAnsiTheme="minorBidi" w:cstheme="minorBidi"/>
            <w:b w:val="0"/>
            <w:color w:val="1F4E79"/>
            <w:sz w:val="20"/>
            <w:szCs w:val="20"/>
            <w:rPrChange w:id="2742" w:author="MOHSEN QURAEN" w:date="2026-09-21T11:09:00Z" w16du:dateUtc="2026-09-21T08:09:00Z">
              <w:rPr>
                <w:rFonts w:asciiTheme="minorBidi" w:hAnsiTheme="minorBidi" w:cstheme="minorBidi"/>
                <w:color w:val="1F4E79"/>
                <w:sz w:val="24"/>
              </w:rPr>
            </w:rPrChange>
          </w:rPr>
          <w:delText xml:space="preserve">7.2 </w:delText>
        </w:r>
      </w:del>
      <w:r w:rsidRPr="001065A1">
        <w:rPr>
          <w:rFonts w:asciiTheme="minorBidi" w:hAnsiTheme="minorBidi" w:cstheme="minorBidi"/>
          <w:b w:val="0"/>
          <w:color w:val="1F4E79"/>
          <w:sz w:val="20"/>
          <w:szCs w:val="20"/>
          <w:rtl/>
          <w:rPrChange w:id="2743" w:author="MOHSEN QURAEN" w:date="2026-09-21T11:09:00Z" w16du:dateUtc="2026-09-21T08:09:00Z">
            <w:rPr>
              <w:rFonts w:asciiTheme="minorBidi" w:hAnsiTheme="minorBidi" w:cstheme="minorBidi"/>
              <w:color w:val="1F4E79"/>
              <w:sz w:val="24"/>
              <w:rtl/>
            </w:rPr>
          </w:rPrChange>
        </w:rPr>
        <w:t>تعديل بيانات الملاك والشركاء</w:t>
      </w:r>
      <w:ins w:id="2744" w:author="MAZEN FAYEZ" w:date="2026-08-10T12:19:00Z" w16du:dateUtc="2026-08-10T09:19:00Z">
        <w:r w:rsidR="00C008FE" w:rsidRPr="001065A1">
          <w:rPr>
            <w:rFonts w:asciiTheme="minorBidi" w:hAnsiTheme="minorBidi" w:cstheme="minorBidi"/>
            <w:b w:val="0"/>
            <w:color w:val="1F4E79"/>
            <w:sz w:val="20"/>
            <w:szCs w:val="20"/>
            <w:rtl/>
            <w:rPrChange w:id="2745" w:author="MOHSEN QURAEN" w:date="2026-09-21T11:09:00Z" w16du:dateUtc="2026-09-21T08:09:00Z">
              <w:rPr>
                <w:rFonts w:asciiTheme="minorBidi" w:hAnsiTheme="minorBidi" w:cstheme="minorBidi"/>
                <w:color w:val="1F4E79"/>
                <w:sz w:val="24"/>
                <w:rtl/>
              </w:rPr>
            </w:rPrChange>
          </w:rPr>
          <w:t xml:space="preserve"> والمفو</w:t>
        </w:r>
      </w:ins>
      <w:ins w:id="2746" w:author="MAZEN FAYEZ" w:date="2026-08-10T12:20:00Z" w16du:dateUtc="2026-08-10T09:20:00Z">
        <w:r w:rsidR="00C008FE" w:rsidRPr="001065A1">
          <w:rPr>
            <w:rFonts w:asciiTheme="minorBidi" w:hAnsiTheme="minorBidi" w:cstheme="minorBidi"/>
            <w:b w:val="0"/>
            <w:color w:val="1F4E79"/>
            <w:sz w:val="20"/>
            <w:szCs w:val="20"/>
            <w:rtl/>
            <w:rPrChange w:id="2747" w:author="MOHSEN QURAEN" w:date="2026-09-21T11:09:00Z" w16du:dateUtc="2026-09-21T08:09:00Z">
              <w:rPr>
                <w:rFonts w:asciiTheme="minorBidi" w:hAnsiTheme="minorBidi" w:cstheme="minorBidi"/>
                <w:color w:val="1F4E79"/>
                <w:sz w:val="24"/>
                <w:rtl/>
              </w:rPr>
            </w:rPrChange>
          </w:rPr>
          <w:t>ضين</w:t>
        </w:r>
      </w:ins>
    </w:p>
    <w:p w14:paraId="3314EA57" w14:textId="4B010ABA" w:rsidR="002939E8" w:rsidRPr="001065A1" w:rsidRDefault="00CE64DE" w:rsidP="00AB43AF">
      <w:pPr>
        <w:pStyle w:val="ListBullet"/>
        <w:bidi/>
        <w:spacing w:after="40"/>
        <w:rPr>
          <w:rFonts w:asciiTheme="minorBidi" w:hAnsiTheme="minorBidi" w:cstheme="minorBidi"/>
          <w:bCs/>
          <w:szCs w:val="20"/>
          <w:rPrChange w:id="2748"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749" w:author="MOHSEN QURAEN" w:date="2026-09-21T11:09:00Z" w16du:dateUtc="2026-09-21T08:09:00Z">
            <w:rPr>
              <w:rFonts w:asciiTheme="minorBidi" w:hAnsiTheme="minorBidi" w:cstheme="minorBidi"/>
              <w:rtl/>
            </w:rPr>
          </w:rPrChange>
        </w:rPr>
        <w:t>يفتح</w:t>
      </w:r>
      <w:r w:rsidRPr="001065A1">
        <w:rPr>
          <w:rFonts w:asciiTheme="minorBidi" w:hAnsiTheme="minorBidi" w:cstheme="minorBidi"/>
          <w:bCs/>
          <w:szCs w:val="20"/>
          <w:rPrChange w:id="275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51"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75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53" w:author="MOHSEN QURAEN" w:date="2026-09-21T11:09:00Z" w16du:dateUtc="2026-09-21T08:09:00Z">
            <w:rPr>
              <w:rFonts w:asciiTheme="minorBidi" w:hAnsiTheme="minorBidi" w:cstheme="minorBidi"/>
              <w:rtl/>
            </w:rPr>
          </w:rPrChange>
        </w:rPr>
        <w:t>المصرح</w:t>
      </w:r>
      <w:r w:rsidRPr="001065A1">
        <w:rPr>
          <w:rFonts w:asciiTheme="minorBidi" w:hAnsiTheme="minorBidi" w:cstheme="minorBidi"/>
          <w:bCs/>
          <w:szCs w:val="20"/>
          <w:rPrChange w:id="275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55" w:author="MOHSEN QURAEN" w:date="2026-09-21T11:09:00Z" w16du:dateUtc="2026-09-21T08:09:00Z">
            <w:rPr>
              <w:rFonts w:asciiTheme="minorBidi" w:hAnsiTheme="minorBidi" w:cstheme="minorBidi"/>
              <w:rtl/>
            </w:rPr>
          </w:rPrChange>
        </w:rPr>
        <w:t>له</w:t>
      </w:r>
      <w:r w:rsidRPr="001065A1">
        <w:rPr>
          <w:rFonts w:asciiTheme="minorBidi" w:hAnsiTheme="minorBidi" w:cstheme="minorBidi"/>
          <w:bCs/>
          <w:szCs w:val="20"/>
          <w:rPrChange w:id="275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57" w:author="MOHSEN QURAEN" w:date="2026-09-21T11:09:00Z" w16du:dateUtc="2026-09-21T08:09:00Z">
            <w:rPr>
              <w:rFonts w:asciiTheme="minorBidi" w:hAnsiTheme="minorBidi" w:cstheme="minorBidi"/>
              <w:rtl/>
            </w:rPr>
          </w:rPrChange>
        </w:rPr>
        <w:t>صفحة</w:t>
      </w:r>
      <w:r w:rsidRPr="001065A1">
        <w:rPr>
          <w:rFonts w:asciiTheme="minorBidi" w:hAnsiTheme="minorBidi" w:cstheme="minorBidi"/>
          <w:bCs/>
          <w:szCs w:val="20"/>
          <w:rPrChange w:id="275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59" w:author="MOHSEN QURAEN" w:date="2026-09-21T11:09:00Z" w16du:dateUtc="2026-09-21T08:09:00Z">
            <w:rPr>
              <w:rFonts w:asciiTheme="minorBidi" w:hAnsiTheme="minorBidi" w:cstheme="minorBidi"/>
              <w:rtl/>
            </w:rPr>
          </w:rPrChange>
        </w:rPr>
        <w:t>تعديل</w:t>
      </w:r>
      <w:r w:rsidRPr="001065A1">
        <w:rPr>
          <w:rFonts w:asciiTheme="minorBidi" w:hAnsiTheme="minorBidi" w:cstheme="minorBidi"/>
          <w:bCs/>
          <w:szCs w:val="20"/>
          <w:rPrChange w:id="276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61" w:author="MOHSEN QURAEN" w:date="2026-09-21T11:09:00Z" w16du:dateUtc="2026-09-21T08:09:00Z">
            <w:rPr>
              <w:rFonts w:asciiTheme="minorBidi" w:hAnsiTheme="minorBidi" w:cstheme="minorBidi"/>
              <w:rtl/>
            </w:rPr>
          </w:rPrChange>
        </w:rPr>
        <w:t>المفوتر</w:t>
      </w:r>
      <w:r w:rsidR="001456F6" w:rsidRPr="001065A1">
        <w:rPr>
          <w:rFonts w:asciiTheme="minorBidi" w:hAnsiTheme="minorBidi" w:cstheme="minorBidi"/>
          <w:bCs/>
          <w:szCs w:val="20"/>
          <w:rtl/>
          <w:rPrChange w:id="2762" w:author="MOHSEN QURAEN" w:date="2026-09-21T11:09:00Z" w16du:dateUtc="2026-09-21T08:09:00Z">
            <w:rPr>
              <w:rFonts w:asciiTheme="minorBidi" w:hAnsiTheme="minorBidi" w:cstheme="minorBidi"/>
              <w:rtl/>
            </w:rPr>
          </w:rPrChange>
        </w:rPr>
        <w:t>.</w:t>
      </w:r>
    </w:p>
    <w:p w14:paraId="446ECC58" w14:textId="0AD1EAA8" w:rsidR="002939E8" w:rsidRPr="001065A1" w:rsidRDefault="00CE64DE" w:rsidP="00AB43AF">
      <w:pPr>
        <w:pStyle w:val="ListBullet"/>
        <w:bidi/>
        <w:spacing w:after="40"/>
        <w:rPr>
          <w:rFonts w:asciiTheme="minorBidi" w:hAnsiTheme="minorBidi" w:cstheme="minorBidi"/>
          <w:bCs/>
          <w:szCs w:val="20"/>
          <w:rPrChange w:id="2763"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764" w:author="MOHSEN QURAEN" w:date="2026-09-21T11:09:00Z" w16du:dateUtc="2026-09-21T08:09:00Z">
            <w:rPr>
              <w:rFonts w:asciiTheme="minorBidi" w:hAnsiTheme="minorBidi" w:cstheme="minorBidi"/>
              <w:rtl/>
            </w:rPr>
          </w:rPrChange>
        </w:rPr>
        <w:t>يعرض</w:t>
      </w:r>
      <w:r w:rsidRPr="001065A1">
        <w:rPr>
          <w:rFonts w:asciiTheme="minorBidi" w:hAnsiTheme="minorBidi" w:cstheme="minorBidi"/>
          <w:bCs/>
          <w:szCs w:val="20"/>
          <w:rPrChange w:id="276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66" w:author="MOHSEN QURAEN" w:date="2026-09-21T11:09:00Z" w16du:dateUtc="2026-09-21T08:09:00Z">
            <w:rPr>
              <w:rFonts w:asciiTheme="minorBidi" w:hAnsiTheme="minorBidi" w:cstheme="minorBidi"/>
              <w:rtl/>
            </w:rPr>
          </w:rPrChange>
        </w:rPr>
        <w:t>النظام</w:t>
      </w:r>
      <w:r w:rsidRPr="001065A1">
        <w:rPr>
          <w:rFonts w:asciiTheme="minorBidi" w:hAnsiTheme="minorBidi" w:cstheme="minorBidi"/>
          <w:bCs/>
          <w:szCs w:val="20"/>
          <w:rPrChange w:id="276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68" w:author="MOHSEN QURAEN" w:date="2026-09-21T11:09:00Z" w16du:dateUtc="2026-09-21T08:09:00Z">
            <w:rPr>
              <w:rFonts w:asciiTheme="minorBidi" w:hAnsiTheme="minorBidi" w:cstheme="minorBidi"/>
              <w:rtl/>
            </w:rPr>
          </w:rPrChange>
        </w:rPr>
        <w:t>قائمة</w:t>
      </w:r>
      <w:r w:rsidRPr="001065A1">
        <w:rPr>
          <w:rFonts w:asciiTheme="minorBidi" w:hAnsiTheme="minorBidi" w:cstheme="minorBidi"/>
          <w:bCs/>
          <w:szCs w:val="20"/>
          <w:rPrChange w:id="276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70" w:author="MOHSEN QURAEN" w:date="2026-09-21T11:09:00Z" w16du:dateUtc="2026-09-21T08:09:00Z">
            <w:rPr>
              <w:rFonts w:asciiTheme="minorBidi" w:hAnsiTheme="minorBidi" w:cstheme="minorBidi"/>
              <w:rtl/>
            </w:rPr>
          </w:rPrChange>
        </w:rPr>
        <w:t>الملاك</w:t>
      </w:r>
      <w:r w:rsidRPr="001065A1">
        <w:rPr>
          <w:rFonts w:asciiTheme="minorBidi" w:hAnsiTheme="minorBidi" w:cstheme="minorBidi"/>
          <w:bCs/>
          <w:szCs w:val="20"/>
          <w:rPrChange w:id="277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72" w:author="MOHSEN QURAEN" w:date="2026-09-21T11:09:00Z" w16du:dateUtc="2026-09-21T08:09:00Z">
            <w:rPr>
              <w:rFonts w:asciiTheme="minorBidi" w:hAnsiTheme="minorBidi" w:cstheme="minorBidi"/>
              <w:rtl/>
            </w:rPr>
          </w:rPrChange>
        </w:rPr>
        <w:t>والشركاء</w:t>
      </w:r>
      <w:ins w:id="2773" w:author="MAZEN FAYEZ" w:date="2026-08-10T12:20:00Z" w16du:dateUtc="2026-08-10T09:20:00Z">
        <w:r w:rsidR="00E501AD" w:rsidRPr="001065A1">
          <w:rPr>
            <w:rFonts w:asciiTheme="minorBidi" w:hAnsiTheme="minorBidi" w:cstheme="minorBidi"/>
            <w:bCs/>
            <w:szCs w:val="20"/>
            <w:rtl/>
            <w:rPrChange w:id="2774" w:author="MOHSEN QURAEN" w:date="2026-09-21T11:09:00Z" w16du:dateUtc="2026-09-21T08:09:00Z">
              <w:rPr>
                <w:rFonts w:asciiTheme="minorBidi" w:hAnsiTheme="minorBidi" w:cstheme="minorBidi"/>
                <w:highlight w:val="yellow"/>
                <w:rtl/>
              </w:rPr>
            </w:rPrChange>
          </w:rPr>
          <w:t xml:space="preserve"> والمفوضين</w:t>
        </w:r>
      </w:ins>
      <w:r w:rsidRPr="001065A1">
        <w:rPr>
          <w:rFonts w:asciiTheme="minorBidi" w:hAnsiTheme="minorBidi" w:cstheme="minorBidi"/>
          <w:bCs/>
          <w:szCs w:val="20"/>
          <w:rPrChange w:id="277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76" w:author="MOHSEN QURAEN" w:date="2026-09-21T11:09:00Z" w16du:dateUtc="2026-09-21T08:09:00Z">
            <w:rPr>
              <w:rFonts w:asciiTheme="minorBidi" w:hAnsiTheme="minorBidi" w:cstheme="minorBidi"/>
              <w:rtl/>
            </w:rPr>
          </w:rPrChange>
        </w:rPr>
        <w:t>المسجلين</w:t>
      </w:r>
      <w:r w:rsidR="001456F6" w:rsidRPr="001065A1">
        <w:rPr>
          <w:rFonts w:asciiTheme="minorBidi" w:hAnsiTheme="minorBidi" w:cstheme="minorBidi"/>
          <w:bCs/>
          <w:szCs w:val="20"/>
          <w:rtl/>
          <w:rPrChange w:id="2777" w:author="MOHSEN QURAEN" w:date="2026-09-21T11:09:00Z" w16du:dateUtc="2026-09-21T08:09:00Z">
            <w:rPr>
              <w:rFonts w:asciiTheme="minorBidi" w:hAnsiTheme="minorBidi" w:cstheme="minorBidi"/>
              <w:rtl/>
            </w:rPr>
          </w:rPrChange>
        </w:rPr>
        <w:t>.</w:t>
      </w:r>
    </w:p>
    <w:p w14:paraId="69A22368" w14:textId="54525ACE" w:rsidR="002939E8" w:rsidRPr="001065A1" w:rsidRDefault="00CE64DE" w:rsidP="00AB43AF">
      <w:pPr>
        <w:pStyle w:val="ListBullet"/>
        <w:bidi/>
        <w:spacing w:after="40"/>
        <w:rPr>
          <w:rFonts w:asciiTheme="minorBidi" w:hAnsiTheme="minorBidi" w:cstheme="minorBidi"/>
          <w:bCs/>
          <w:szCs w:val="20"/>
          <w:rPrChange w:id="2778"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779" w:author="MOHSEN QURAEN" w:date="2026-09-21T11:09:00Z" w16du:dateUtc="2026-09-21T08:09:00Z">
            <w:rPr>
              <w:rFonts w:asciiTheme="minorBidi" w:hAnsiTheme="minorBidi" w:cstheme="minorBidi"/>
              <w:rtl/>
            </w:rPr>
          </w:rPrChange>
        </w:rPr>
        <w:t>يقوم</w:t>
      </w:r>
      <w:r w:rsidRPr="001065A1">
        <w:rPr>
          <w:rFonts w:asciiTheme="minorBidi" w:hAnsiTheme="minorBidi" w:cstheme="minorBidi"/>
          <w:bCs/>
          <w:szCs w:val="20"/>
          <w:rPrChange w:id="278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81"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78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83" w:author="MOHSEN QURAEN" w:date="2026-09-21T11:09:00Z" w16du:dateUtc="2026-09-21T08:09:00Z">
            <w:rPr>
              <w:rFonts w:asciiTheme="minorBidi" w:hAnsiTheme="minorBidi" w:cstheme="minorBidi"/>
              <w:rtl/>
            </w:rPr>
          </w:rPrChange>
        </w:rPr>
        <w:t>بإضافة</w:t>
      </w:r>
      <w:r w:rsidRPr="001065A1">
        <w:rPr>
          <w:rFonts w:asciiTheme="minorBidi" w:hAnsiTheme="minorBidi" w:cstheme="minorBidi"/>
          <w:bCs/>
          <w:szCs w:val="20"/>
          <w:rPrChange w:id="278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85" w:author="MOHSEN QURAEN" w:date="2026-09-21T11:09:00Z" w16du:dateUtc="2026-09-21T08:09:00Z">
            <w:rPr>
              <w:rFonts w:asciiTheme="minorBidi" w:hAnsiTheme="minorBidi" w:cstheme="minorBidi"/>
              <w:rtl/>
            </w:rPr>
          </w:rPrChange>
        </w:rPr>
        <w:t>أو</w:t>
      </w:r>
      <w:r w:rsidRPr="001065A1">
        <w:rPr>
          <w:rFonts w:asciiTheme="minorBidi" w:hAnsiTheme="minorBidi" w:cstheme="minorBidi"/>
          <w:bCs/>
          <w:szCs w:val="20"/>
          <w:rPrChange w:id="278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87" w:author="MOHSEN QURAEN" w:date="2026-09-21T11:09:00Z" w16du:dateUtc="2026-09-21T08:09:00Z">
            <w:rPr>
              <w:rFonts w:asciiTheme="minorBidi" w:hAnsiTheme="minorBidi" w:cstheme="minorBidi"/>
              <w:rtl/>
            </w:rPr>
          </w:rPrChange>
        </w:rPr>
        <w:t>تعديل</w:t>
      </w:r>
      <w:r w:rsidRPr="001065A1">
        <w:rPr>
          <w:rFonts w:asciiTheme="minorBidi" w:hAnsiTheme="minorBidi" w:cstheme="minorBidi"/>
          <w:bCs/>
          <w:szCs w:val="20"/>
          <w:rPrChange w:id="278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89" w:author="MOHSEN QURAEN" w:date="2026-09-21T11:09:00Z" w16du:dateUtc="2026-09-21T08:09:00Z">
            <w:rPr>
              <w:rFonts w:asciiTheme="minorBidi" w:hAnsiTheme="minorBidi" w:cstheme="minorBidi"/>
              <w:rtl/>
            </w:rPr>
          </w:rPrChange>
        </w:rPr>
        <w:t>أو</w:t>
      </w:r>
      <w:r w:rsidRPr="001065A1">
        <w:rPr>
          <w:rFonts w:asciiTheme="minorBidi" w:hAnsiTheme="minorBidi" w:cstheme="minorBidi"/>
          <w:bCs/>
          <w:szCs w:val="20"/>
          <w:rPrChange w:id="279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91" w:author="MOHSEN QURAEN" w:date="2026-09-21T11:09:00Z" w16du:dateUtc="2026-09-21T08:09:00Z">
            <w:rPr>
              <w:rFonts w:asciiTheme="minorBidi" w:hAnsiTheme="minorBidi" w:cstheme="minorBidi"/>
              <w:rtl/>
            </w:rPr>
          </w:rPrChange>
        </w:rPr>
        <w:t>حذف</w:t>
      </w:r>
      <w:r w:rsidRPr="001065A1">
        <w:rPr>
          <w:rFonts w:asciiTheme="minorBidi" w:hAnsiTheme="minorBidi" w:cstheme="minorBidi"/>
          <w:bCs/>
          <w:szCs w:val="20"/>
          <w:rPrChange w:id="279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93" w:author="MOHSEN QURAEN" w:date="2026-09-21T11:09:00Z" w16du:dateUtc="2026-09-21T08:09:00Z">
            <w:rPr>
              <w:rFonts w:asciiTheme="minorBidi" w:hAnsiTheme="minorBidi" w:cstheme="minorBidi"/>
              <w:rtl/>
            </w:rPr>
          </w:rPrChange>
        </w:rPr>
        <w:t>سجل</w:t>
      </w:r>
      <w:r w:rsidRPr="001065A1">
        <w:rPr>
          <w:rFonts w:asciiTheme="minorBidi" w:hAnsiTheme="minorBidi" w:cstheme="minorBidi"/>
          <w:bCs/>
          <w:szCs w:val="20"/>
          <w:rPrChange w:id="279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95" w:author="MOHSEN QURAEN" w:date="2026-09-21T11:09:00Z" w16du:dateUtc="2026-09-21T08:09:00Z">
            <w:rPr>
              <w:rFonts w:asciiTheme="minorBidi" w:hAnsiTheme="minorBidi" w:cstheme="minorBidi"/>
              <w:rtl/>
            </w:rPr>
          </w:rPrChange>
        </w:rPr>
        <w:t>حسب</w:t>
      </w:r>
      <w:r w:rsidRPr="001065A1">
        <w:rPr>
          <w:rFonts w:asciiTheme="minorBidi" w:hAnsiTheme="minorBidi" w:cstheme="minorBidi"/>
          <w:bCs/>
          <w:szCs w:val="20"/>
          <w:rPrChange w:id="279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797" w:author="MOHSEN QURAEN" w:date="2026-09-21T11:09:00Z" w16du:dateUtc="2026-09-21T08:09:00Z">
            <w:rPr>
              <w:rFonts w:asciiTheme="minorBidi" w:hAnsiTheme="minorBidi" w:cstheme="minorBidi"/>
              <w:rtl/>
            </w:rPr>
          </w:rPrChange>
        </w:rPr>
        <w:t>الصلاحيات</w:t>
      </w:r>
      <w:r w:rsidR="001456F6" w:rsidRPr="001065A1">
        <w:rPr>
          <w:rFonts w:asciiTheme="minorBidi" w:hAnsiTheme="minorBidi" w:cstheme="minorBidi"/>
          <w:bCs/>
          <w:szCs w:val="20"/>
          <w:rtl/>
          <w:rPrChange w:id="2798" w:author="MOHSEN QURAEN" w:date="2026-09-21T11:09:00Z" w16du:dateUtc="2026-09-21T08:09:00Z">
            <w:rPr>
              <w:rFonts w:asciiTheme="minorBidi" w:hAnsiTheme="minorBidi" w:cstheme="minorBidi"/>
              <w:rtl/>
            </w:rPr>
          </w:rPrChange>
        </w:rPr>
        <w:t>.</w:t>
      </w:r>
    </w:p>
    <w:p w14:paraId="0C354C03" w14:textId="20E8C433" w:rsidR="002939E8" w:rsidRPr="001065A1" w:rsidRDefault="00CE64DE" w:rsidP="00AB43AF">
      <w:pPr>
        <w:pStyle w:val="ListBullet"/>
        <w:bidi/>
        <w:spacing w:after="40"/>
        <w:rPr>
          <w:rFonts w:asciiTheme="minorBidi" w:hAnsiTheme="minorBidi" w:cstheme="minorBidi"/>
          <w:bCs/>
          <w:szCs w:val="20"/>
          <w:rPrChange w:id="2799"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00" w:author="MOHSEN QURAEN" w:date="2026-09-21T11:09:00Z" w16du:dateUtc="2026-09-21T08:09:00Z">
            <w:rPr>
              <w:rFonts w:asciiTheme="minorBidi" w:hAnsiTheme="minorBidi" w:cstheme="minorBidi"/>
              <w:rtl/>
            </w:rPr>
          </w:rPrChange>
        </w:rPr>
        <w:t>يتحقق</w:t>
      </w:r>
      <w:r w:rsidRPr="001065A1">
        <w:rPr>
          <w:rFonts w:asciiTheme="minorBidi" w:hAnsiTheme="minorBidi" w:cstheme="minorBidi"/>
          <w:bCs/>
          <w:szCs w:val="20"/>
          <w:rPrChange w:id="2801"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02" w:author="MOHSEN QURAEN" w:date="2026-09-21T11:09:00Z" w16du:dateUtc="2026-09-21T08:09:00Z">
            <w:rPr>
              <w:rFonts w:asciiTheme="minorBidi" w:hAnsiTheme="minorBidi" w:cstheme="minorBidi"/>
              <w:rtl/>
            </w:rPr>
          </w:rPrChange>
        </w:rPr>
        <w:t>النظام</w:t>
      </w:r>
      <w:r w:rsidRPr="001065A1">
        <w:rPr>
          <w:rFonts w:asciiTheme="minorBidi" w:hAnsiTheme="minorBidi" w:cstheme="minorBidi"/>
          <w:bCs/>
          <w:szCs w:val="20"/>
          <w:rPrChange w:id="2803"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04" w:author="MOHSEN QURAEN" w:date="2026-09-21T11:09:00Z" w16du:dateUtc="2026-09-21T08:09:00Z">
            <w:rPr>
              <w:rFonts w:asciiTheme="minorBidi" w:hAnsiTheme="minorBidi" w:cstheme="minorBidi"/>
              <w:rtl/>
            </w:rPr>
          </w:rPrChange>
        </w:rPr>
        <w:t>من</w:t>
      </w:r>
      <w:r w:rsidRPr="001065A1">
        <w:rPr>
          <w:rFonts w:asciiTheme="minorBidi" w:hAnsiTheme="minorBidi" w:cstheme="minorBidi"/>
          <w:bCs/>
          <w:szCs w:val="20"/>
          <w:rPrChange w:id="2805"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06" w:author="MOHSEN QURAEN" w:date="2026-09-21T11:09:00Z" w16du:dateUtc="2026-09-21T08:09:00Z">
            <w:rPr>
              <w:rFonts w:asciiTheme="minorBidi" w:hAnsiTheme="minorBidi" w:cstheme="minorBidi"/>
              <w:rtl/>
            </w:rPr>
          </w:rPrChange>
        </w:rPr>
        <w:t>البيانات</w:t>
      </w:r>
      <w:r w:rsidRPr="001065A1">
        <w:rPr>
          <w:rFonts w:asciiTheme="minorBidi" w:hAnsiTheme="minorBidi" w:cstheme="minorBidi"/>
          <w:bCs/>
          <w:szCs w:val="20"/>
          <w:rPrChange w:id="2807"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08" w:author="MOHSEN QURAEN" w:date="2026-09-21T11:09:00Z" w16du:dateUtc="2026-09-21T08:09:00Z">
            <w:rPr>
              <w:rFonts w:asciiTheme="minorBidi" w:hAnsiTheme="minorBidi" w:cstheme="minorBidi"/>
              <w:rtl/>
            </w:rPr>
          </w:rPrChange>
        </w:rPr>
        <w:t>قبل</w:t>
      </w:r>
      <w:r w:rsidRPr="001065A1">
        <w:rPr>
          <w:rFonts w:asciiTheme="minorBidi" w:hAnsiTheme="minorBidi" w:cstheme="minorBidi"/>
          <w:bCs/>
          <w:szCs w:val="20"/>
          <w:rPrChange w:id="2809"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10" w:author="MOHSEN QURAEN" w:date="2026-09-21T11:09:00Z" w16du:dateUtc="2026-09-21T08:09:00Z">
            <w:rPr>
              <w:rFonts w:asciiTheme="minorBidi" w:hAnsiTheme="minorBidi" w:cstheme="minorBidi"/>
              <w:rtl/>
            </w:rPr>
          </w:rPrChange>
        </w:rPr>
        <w:t>الحفظ</w:t>
      </w:r>
      <w:r w:rsidR="001456F6" w:rsidRPr="001065A1">
        <w:rPr>
          <w:rFonts w:asciiTheme="minorBidi" w:hAnsiTheme="minorBidi" w:cstheme="minorBidi"/>
          <w:bCs/>
          <w:szCs w:val="20"/>
          <w:rtl/>
          <w:rPrChange w:id="2811" w:author="MOHSEN QURAEN" w:date="2026-09-21T11:09:00Z" w16du:dateUtc="2026-09-21T08:09:00Z">
            <w:rPr>
              <w:rFonts w:asciiTheme="minorBidi" w:hAnsiTheme="minorBidi" w:cstheme="minorBidi"/>
              <w:rtl/>
            </w:rPr>
          </w:rPrChange>
        </w:rPr>
        <w:t>.</w:t>
      </w:r>
    </w:p>
    <w:p w14:paraId="73B1D2E6" w14:textId="64A2F541" w:rsidR="002939E8" w:rsidRPr="001065A1" w:rsidRDefault="00CE64DE" w:rsidP="00AB43AF">
      <w:pPr>
        <w:pStyle w:val="ListBullet"/>
        <w:bidi/>
        <w:spacing w:after="40"/>
        <w:rPr>
          <w:rFonts w:asciiTheme="minorBidi" w:hAnsiTheme="minorBidi" w:cstheme="minorBidi"/>
          <w:bCs/>
          <w:szCs w:val="20"/>
          <w:rPrChange w:id="2812"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13" w:author="MOHSEN QURAEN" w:date="2026-09-21T11:09:00Z" w16du:dateUtc="2026-09-21T08:09:00Z">
            <w:rPr>
              <w:rFonts w:asciiTheme="minorBidi" w:hAnsiTheme="minorBidi" w:cstheme="minorBidi"/>
              <w:rtl/>
            </w:rPr>
          </w:rPrChange>
        </w:rPr>
        <w:t>يحفظ</w:t>
      </w:r>
      <w:r w:rsidRPr="001065A1">
        <w:rPr>
          <w:rFonts w:asciiTheme="minorBidi" w:hAnsiTheme="minorBidi" w:cstheme="minorBidi"/>
          <w:bCs/>
          <w:szCs w:val="20"/>
          <w:rPrChange w:id="281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15" w:author="MOHSEN QURAEN" w:date="2026-09-21T11:09:00Z" w16du:dateUtc="2026-09-21T08:09:00Z">
            <w:rPr>
              <w:rFonts w:asciiTheme="minorBidi" w:hAnsiTheme="minorBidi" w:cstheme="minorBidi"/>
              <w:rtl/>
            </w:rPr>
          </w:rPrChange>
        </w:rPr>
        <w:t>النظام</w:t>
      </w:r>
      <w:r w:rsidRPr="001065A1">
        <w:rPr>
          <w:rFonts w:asciiTheme="minorBidi" w:hAnsiTheme="minorBidi" w:cstheme="minorBidi"/>
          <w:bCs/>
          <w:szCs w:val="20"/>
          <w:rPrChange w:id="281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17" w:author="MOHSEN QURAEN" w:date="2026-09-21T11:09:00Z" w16du:dateUtc="2026-09-21T08:09:00Z">
            <w:rPr>
              <w:rFonts w:asciiTheme="minorBidi" w:hAnsiTheme="minorBidi" w:cstheme="minorBidi"/>
              <w:rtl/>
            </w:rPr>
          </w:rPrChange>
        </w:rPr>
        <w:t>التغييرات</w:t>
      </w:r>
      <w:r w:rsidRPr="001065A1">
        <w:rPr>
          <w:rFonts w:asciiTheme="minorBidi" w:hAnsiTheme="minorBidi" w:cstheme="minorBidi"/>
          <w:bCs/>
          <w:szCs w:val="20"/>
          <w:rPrChange w:id="281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19" w:author="MOHSEN QURAEN" w:date="2026-09-21T11:09:00Z" w16du:dateUtc="2026-09-21T08:09:00Z">
            <w:rPr>
              <w:rFonts w:asciiTheme="minorBidi" w:hAnsiTheme="minorBidi" w:cstheme="minorBidi"/>
              <w:rtl/>
            </w:rPr>
          </w:rPrChange>
        </w:rPr>
        <w:t>ويرصدها</w:t>
      </w:r>
      <w:r w:rsidRPr="001065A1">
        <w:rPr>
          <w:rFonts w:asciiTheme="minorBidi" w:hAnsiTheme="minorBidi" w:cstheme="minorBidi"/>
          <w:bCs/>
          <w:szCs w:val="20"/>
          <w:rPrChange w:id="282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21" w:author="MOHSEN QURAEN" w:date="2026-09-21T11:09:00Z" w16du:dateUtc="2026-09-21T08:09:00Z">
            <w:rPr>
              <w:rFonts w:asciiTheme="minorBidi" w:hAnsiTheme="minorBidi" w:cstheme="minorBidi"/>
              <w:rtl/>
            </w:rPr>
          </w:rPrChange>
        </w:rPr>
        <w:t>في</w:t>
      </w:r>
      <w:r w:rsidRPr="001065A1">
        <w:rPr>
          <w:rFonts w:asciiTheme="minorBidi" w:hAnsiTheme="minorBidi" w:cstheme="minorBidi"/>
          <w:bCs/>
          <w:szCs w:val="20"/>
          <w:rPrChange w:id="282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23" w:author="MOHSEN QURAEN" w:date="2026-09-21T11:09:00Z" w16du:dateUtc="2026-09-21T08:09:00Z">
            <w:rPr>
              <w:rFonts w:asciiTheme="minorBidi" w:hAnsiTheme="minorBidi" w:cstheme="minorBidi"/>
              <w:rtl/>
            </w:rPr>
          </w:rPrChange>
        </w:rPr>
        <w:t>سجل</w:t>
      </w:r>
      <w:r w:rsidRPr="001065A1">
        <w:rPr>
          <w:rFonts w:asciiTheme="minorBidi" w:hAnsiTheme="minorBidi" w:cstheme="minorBidi"/>
          <w:bCs/>
          <w:szCs w:val="20"/>
          <w:rPrChange w:id="2824"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25" w:author="MOHSEN QURAEN" w:date="2026-09-21T11:09:00Z" w16du:dateUtc="2026-09-21T08:09:00Z">
            <w:rPr>
              <w:rFonts w:asciiTheme="minorBidi" w:hAnsiTheme="minorBidi" w:cstheme="minorBidi"/>
              <w:rtl/>
            </w:rPr>
          </w:rPrChange>
        </w:rPr>
        <w:t>التدقيق</w:t>
      </w:r>
      <w:r w:rsidRPr="001065A1">
        <w:rPr>
          <w:rFonts w:asciiTheme="minorBidi" w:hAnsiTheme="minorBidi" w:cstheme="minorBidi"/>
          <w:bCs/>
          <w:szCs w:val="20"/>
          <w:rPrChange w:id="2826"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27" w:author="MOHSEN QURAEN" w:date="2026-09-21T11:09:00Z" w16du:dateUtc="2026-09-21T08:09:00Z">
            <w:rPr>
              <w:rFonts w:asciiTheme="minorBidi" w:hAnsiTheme="minorBidi" w:cstheme="minorBidi"/>
              <w:rtl/>
            </w:rPr>
          </w:rPrChange>
        </w:rPr>
        <w:t>مع</w:t>
      </w:r>
      <w:r w:rsidRPr="001065A1">
        <w:rPr>
          <w:rFonts w:asciiTheme="minorBidi" w:hAnsiTheme="minorBidi" w:cstheme="minorBidi"/>
          <w:bCs/>
          <w:szCs w:val="20"/>
          <w:rPrChange w:id="2828"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29" w:author="MOHSEN QURAEN" w:date="2026-09-21T11:09:00Z" w16du:dateUtc="2026-09-21T08:09:00Z">
            <w:rPr>
              <w:rFonts w:asciiTheme="minorBidi" w:hAnsiTheme="minorBidi" w:cstheme="minorBidi"/>
              <w:rtl/>
            </w:rPr>
          </w:rPrChange>
        </w:rPr>
        <w:t>المستخدم</w:t>
      </w:r>
      <w:r w:rsidRPr="001065A1">
        <w:rPr>
          <w:rFonts w:asciiTheme="minorBidi" w:hAnsiTheme="minorBidi" w:cstheme="minorBidi"/>
          <w:bCs/>
          <w:szCs w:val="20"/>
          <w:rPrChange w:id="2830"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31" w:author="MOHSEN QURAEN" w:date="2026-09-21T11:09:00Z" w16du:dateUtc="2026-09-21T08:09:00Z">
            <w:rPr>
              <w:rFonts w:asciiTheme="minorBidi" w:hAnsiTheme="minorBidi" w:cstheme="minorBidi"/>
              <w:rtl/>
            </w:rPr>
          </w:rPrChange>
        </w:rPr>
        <w:t>والتاريخ</w:t>
      </w:r>
      <w:r w:rsidRPr="001065A1">
        <w:rPr>
          <w:rFonts w:asciiTheme="minorBidi" w:hAnsiTheme="minorBidi" w:cstheme="minorBidi"/>
          <w:bCs/>
          <w:szCs w:val="20"/>
          <w:rPrChange w:id="2832" w:author="MOHSEN QURAEN" w:date="2026-09-21T11:09:00Z" w16du:dateUtc="2026-09-21T08:09:00Z">
            <w:rPr>
              <w:rFonts w:asciiTheme="minorBidi" w:hAnsiTheme="minorBidi" w:cstheme="minorBidi"/>
            </w:rPr>
          </w:rPrChange>
        </w:rPr>
        <w:t xml:space="preserve"> </w:t>
      </w:r>
      <w:r w:rsidRPr="001065A1">
        <w:rPr>
          <w:rFonts w:asciiTheme="minorBidi" w:hAnsiTheme="minorBidi" w:cstheme="minorBidi"/>
          <w:bCs/>
          <w:szCs w:val="20"/>
          <w:rtl/>
          <w:rPrChange w:id="2833" w:author="MOHSEN QURAEN" w:date="2026-09-21T11:09:00Z" w16du:dateUtc="2026-09-21T08:09:00Z">
            <w:rPr>
              <w:rFonts w:asciiTheme="minorBidi" w:hAnsiTheme="minorBidi" w:cstheme="minorBidi"/>
              <w:rtl/>
            </w:rPr>
          </w:rPrChange>
        </w:rPr>
        <w:t>والوقت</w:t>
      </w:r>
      <w:r w:rsidR="001456F6" w:rsidRPr="001065A1">
        <w:rPr>
          <w:rFonts w:asciiTheme="minorBidi" w:hAnsiTheme="minorBidi" w:cstheme="minorBidi"/>
          <w:bCs/>
          <w:szCs w:val="20"/>
          <w:rtl/>
          <w:rPrChange w:id="2834" w:author="MOHSEN QURAEN" w:date="2026-09-21T11:09:00Z" w16du:dateUtc="2026-09-21T08:09:00Z">
            <w:rPr>
              <w:rFonts w:asciiTheme="minorBidi" w:hAnsiTheme="minorBidi" w:cstheme="minorBidi"/>
              <w:rtl/>
            </w:rPr>
          </w:rPrChange>
        </w:rPr>
        <w:t>.</w:t>
      </w:r>
    </w:p>
    <w:p w14:paraId="07F4AA29" w14:textId="382AB8E1" w:rsidR="002939E8" w:rsidRPr="001065A1" w:rsidRDefault="001456F6" w:rsidP="00AB43AF">
      <w:pPr>
        <w:pStyle w:val="Heading1"/>
        <w:bidi/>
        <w:spacing w:before="240" w:after="100"/>
        <w:rPr>
          <w:rFonts w:asciiTheme="minorBidi" w:hAnsiTheme="minorBidi" w:cstheme="minorBidi"/>
          <w:b w:val="0"/>
          <w:sz w:val="20"/>
          <w:szCs w:val="20"/>
          <w:rPrChange w:id="2835" w:author="MOHSEN QURAEN" w:date="2026-09-21T11:09:00Z" w16du:dateUtc="2026-09-21T08:09:00Z">
            <w:rPr>
              <w:rFonts w:asciiTheme="minorBidi" w:hAnsiTheme="minorBidi" w:cstheme="minorBidi"/>
            </w:rPr>
          </w:rPrChange>
        </w:rPr>
      </w:pPr>
      <w:del w:id="2836" w:author="Hamdy Rashed" w:date="2026-08-02T10:36:00Z" w16du:dateUtc="2026-08-02T07:36:00Z">
        <w:r w:rsidRPr="001065A1" w:rsidDel="00A459A1">
          <w:rPr>
            <w:rFonts w:asciiTheme="minorBidi" w:hAnsiTheme="minorBidi" w:cstheme="minorBidi"/>
            <w:b w:val="0"/>
            <w:color w:val="007E39"/>
            <w:sz w:val="20"/>
            <w:szCs w:val="20"/>
            <w:rtl/>
            <w:rPrChange w:id="2837" w:author="MOHSEN QURAEN" w:date="2026-09-21T11:09:00Z" w16du:dateUtc="2026-09-21T08:09:00Z">
              <w:rPr>
                <w:rFonts w:asciiTheme="minorBidi" w:hAnsiTheme="minorBidi" w:cstheme="minorBidi"/>
                <w:color w:val="007E39"/>
                <w:sz w:val="30"/>
                <w:rtl/>
              </w:rPr>
            </w:rPrChange>
          </w:rPr>
          <w:delText>8</w:delText>
        </w:r>
      </w:del>
      <w:ins w:id="2838" w:author="Hamdy Rashed" w:date="2026-08-02T10:36:00Z" w16du:dateUtc="2026-08-02T07:36:00Z">
        <w:r w:rsidR="00A459A1" w:rsidRPr="001065A1">
          <w:rPr>
            <w:rFonts w:asciiTheme="minorBidi" w:hAnsiTheme="minorBidi" w:cstheme="minorBidi"/>
            <w:b w:val="0"/>
            <w:color w:val="007E39"/>
            <w:sz w:val="20"/>
            <w:szCs w:val="20"/>
            <w:rtl/>
            <w:rPrChange w:id="2839" w:author="MOHSEN QURAEN" w:date="2026-09-21T11:09:00Z" w16du:dateUtc="2026-09-21T08:09:00Z">
              <w:rPr>
                <w:rFonts w:asciiTheme="minorBidi" w:hAnsiTheme="minorBidi" w:cstheme="minorBidi"/>
                <w:color w:val="007E39"/>
                <w:sz w:val="30"/>
                <w:rtl/>
              </w:rPr>
            </w:rPrChange>
          </w:rPr>
          <w:t>9</w:t>
        </w:r>
      </w:ins>
      <w:r w:rsidRPr="001065A1">
        <w:rPr>
          <w:rFonts w:asciiTheme="minorBidi" w:hAnsiTheme="minorBidi" w:cstheme="minorBidi"/>
          <w:b w:val="0"/>
          <w:color w:val="007E39"/>
          <w:sz w:val="20"/>
          <w:szCs w:val="20"/>
          <w:rtl/>
          <w:rPrChange w:id="2840" w:author="MOHSEN QURAEN" w:date="2026-09-21T11:09:00Z" w16du:dateUtc="2026-09-21T08:09:00Z">
            <w:rPr>
              <w:rFonts w:asciiTheme="minorBidi" w:hAnsiTheme="minorBidi" w:cstheme="minorBidi"/>
              <w:color w:val="007E39"/>
              <w:sz w:val="30"/>
              <w:rtl/>
            </w:rPr>
          </w:rPrChange>
        </w:rPr>
        <w:t>. متطلبات الأمن والصلاحيات</w:t>
      </w:r>
    </w:p>
    <w:p w14:paraId="503089E3" w14:textId="6CFD4FE0" w:rsidR="002939E8" w:rsidRPr="001065A1" w:rsidRDefault="00CE64DE" w:rsidP="00AB43AF">
      <w:pPr>
        <w:pStyle w:val="ListBullet"/>
        <w:bidi/>
        <w:spacing w:after="40"/>
        <w:rPr>
          <w:rFonts w:asciiTheme="minorBidi" w:hAnsiTheme="minorBidi" w:cstheme="minorBidi"/>
          <w:bCs/>
          <w:szCs w:val="20"/>
          <w:rPrChange w:id="2841"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42" w:author="MOHSEN QURAEN" w:date="2026-09-21T11:09:00Z" w16du:dateUtc="2026-09-21T08:09:00Z">
            <w:rPr>
              <w:rFonts w:asciiTheme="minorBidi" w:hAnsiTheme="minorBidi" w:cstheme="minorBidi"/>
              <w:rtl/>
            </w:rPr>
          </w:rPrChange>
        </w:rPr>
        <w:t>يجب السماح فقط للمستخدمين المصرح لهم بعرض أو تعديل بيانات الملاك والشركاء</w:t>
      </w:r>
      <w:r w:rsidR="001456F6" w:rsidRPr="001065A1">
        <w:rPr>
          <w:rFonts w:asciiTheme="minorBidi" w:hAnsiTheme="minorBidi" w:cstheme="minorBidi"/>
          <w:bCs/>
          <w:szCs w:val="20"/>
          <w:rtl/>
          <w:rPrChange w:id="2843" w:author="MOHSEN QURAEN" w:date="2026-09-21T11:09:00Z" w16du:dateUtc="2026-09-21T08:09:00Z">
            <w:rPr>
              <w:rFonts w:asciiTheme="minorBidi" w:hAnsiTheme="minorBidi" w:cstheme="minorBidi"/>
              <w:rtl/>
            </w:rPr>
          </w:rPrChange>
        </w:rPr>
        <w:t>.</w:t>
      </w:r>
    </w:p>
    <w:p w14:paraId="71269CA2" w14:textId="6A8D81BC" w:rsidR="002939E8" w:rsidRPr="001065A1" w:rsidRDefault="00CE64DE" w:rsidP="00AB43AF">
      <w:pPr>
        <w:pStyle w:val="ListBullet"/>
        <w:bidi/>
        <w:spacing w:after="40"/>
        <w:rPr>
          <w:rFonts w:asciiTheme="minorBidi" w:hAnsiTheme="minorBidi" w:cstheme="minorBidi"/>
          <w:bCs/>
          <w:szCs w:val="20"/>
          <w:rPrChange w:id="2844"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45" w:author="MOHSEN QURAEN" w:date="2026-09-21T11:09:00Z" w16du:dateUtc="2026-09-21T08:09:00Z">
            <w:rPr>
              <w:rFonts w:asciiTheme="minorBidi" w:hAnsiTheme="minorBidi" w:cstheme="minorBidi"/>
              <w:rtl/>
            </w:rPr>
          </w:rPrChange>
        </w:rPr>
        <w:t>يجب اعتبار بيانات الهوية وتاريخ الميلاد من البيانات الحساسة التي تتطلب حماية مناسبة</w:t>
      </w:r>
      <w:r w:rsidR="001456F6" w:rsidRPr="001065A1">
        <w:rPr>
          <w:rFonts w:asciiTheme="minorBidi" w:hAnsiTheme="minorBidi" w:cstheme="minorBidi"/>
          <w:bCs/>
          <w:szCs w:val="20"/>
          <w:rtl/>
          <w:rPrChange w:id="2846" w:author="MOHSEN QURAEN" w:date="2026-09-21T11:09:00Z" w16du:dateUtc="2026-09-21T08:09:00Z">
            <w:rPr>
              <w:rFonts w:asciiTheme="minorBidi" w:hAnsiTheme="minorBidi" w:cstheme="minorBidi"/>
              <w:rtl/>
            </w:rPr>
          </w:rPrChange>
        </w:rPr>
        <w:t>.</w:t>
      </w:r>
    </w:p>
    <w:p w14:paraId="7153E484" w14:textId="75E02613" w:rsidR="002939E8" w:rsidRPr="001065A1" w:rsidRDefault="00CE64DE" w:rsidP="00AB43AF">
      <w:pPr>
        <w:pStyle w:val="ListBullet"/>
        <w:bidi/>
        <w:spacing w:after="40"/>
        <w:rPr>
          <w:rFonts w:asciiTheme="minorBidi" w:hAnsiTheme="minorBidi" w:cstheme="minorBidi"/>
          <w:bCs/>
          <w:szCs w:val="20"/>
          <w:rPrChange w:id="2847"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48" w:author="MOHSEN QURAEN" w:date="2026-09-21T11:09:00Z" w16du:dateUtc="2026-09-21T08:09:00Z">
            <w:rPr>
              <w:rFonts w:asciiTheme="minorBidi" w:hAnsiTheme="minorBidi" w:cstheme="minorBidi"/>
              <w:rtl/>
            </w:rPr>
          </w:rPrChange>
        </w:rPr>
        <w:t>يجب ألا تظهر أرقام البطاقات التعريفية في التقارير العامة إلا وفق الصلاحيات المعتمدة</w:t>
      </w:r>
      <w:r w:rsidR="001456F6" w:rsidRPr="001065A1">
        <w:rPr>
          <w:rFonts w:asciiTheme="minorBidi" w:hAnsiTheme="minorBidi" w:cstheme="minorBidi"/>
          <w:bCs/>
          <w:szCs w:val="20"/>
          <w:rtl/>
          <w:rPrChange w:id="2849" w:author="MOHSEN QURAEN" w:date="2026-09-21T11:09:00Z" w16du:dateUtc="2026-09-21T08:09:00Z">
            <w:rPr>
              <w:rFonts w:asciiTheme="minorBidi" w:hAnsiTheme="minorBidi" w:cstheme="minorBidi"/>
              <w:rtl/>
            </w:rPr>
          </w:rPrChange>
        </w:rPr>
        <w:t>.</w:t>
      </w:r>
    </w:p>
    <w:p w14:paraId="3A728AEC" w14:textId="2B9639D5" w:rsidR="002939E8" w:rsidRPr="001065A1" w:rsidRDefault="00CE64DE" w:rsidP="00AB43AF">
      <w:pPr>
        <w:pStyle w:val="ListBullet"/>
        <w:bidi/>
        <w:spacing w:after="40"/>
        <w:rPr>
          <w:rFonts w:asciiTheme="minorBidi" w:hAnsiTheme="minorBidi" w:cstheme="minorBidi"/>
          <w:bCs/>
          <w:szCs w:val="20"/>
          <w:rPrChange w:id="2850"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51" w:author="MOHSEN QURAEN" w:date="2026-09-21T11:09:00Z" w16du:dateUtc="2026-09-21T08:09:00Z">
            <w:rPr>
              <w:rFonts w:asciiTheme="minorBidi" w:hAnsiTheme="minorBidi" w:cstheme="minorBidi"/>
              <w:rtl/>
            </w:rPr>
          </w:rPrChange>
        </w:rPr>
        <w:t>يجب تسجيل جميع عمليات الإضافة والتعديل والحذف في سجل التدقيق</w:t>
      </w:r>
      <w:r w:rsidR="001456F6" w:rsidRPr="001065A1">
        <w:rPr>
          <w:rFonts w:asciiTheme="minorBidi" w:hAnsiTheme="minorBidi" w:cstheme="minorBidi"/>
          <w:bCs/>
          <w:szCs w:val="20"/>
          <w:rtl/>
          <w:rPrChange w:id="2852" w:author="MOHSEN QURAEN" w:date="2026-09-21T11:09:00Z" w16du:dateUtc="2026-09-21T08:09:00Z">
            <w:rPr>
              <w:rFonts w:asciiTheme="minorBidi" w:hAnsiTheme="minorBidi" w:cstheme="minorBidi"/>
              <w:rtl/>
            </w:rPr>
          </w:rPrChange>
        </w:rPr>
        <w:t>.</w:t>
      </w:r>
    </w:p>
    <w:p w14:paraId="57485A06" w14:textId="34B9052E" w:rsidR="002939E8" w:rsidRPr="001065A1" w:rsidRDefault="00CE64DE" w:rsidP="00AB43AF">
      <w:pPr>
        <w:pStyle w:val="ListBullet"/>
        <w:bidi/>
        <w:spacing w:after="40"/>
        <w:rPr>
          <w:rFonts w:asciiTheme="minorBidi" w:hAnsiTheme="minorBidi" w:cstheme="minorBidi"/>
          <w:bCs/>
          <w:szCs w:val="20"/>
          <w:rPrChange w:id="2853"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2854" w:author="MOHSEN QURAEN" w:date="2026-09-21T11:09:00Z" w16du:dateUtc="2026-09-21T08:09:00Z">
            <w:rPr>
              <w:rFonts w:asciiTheme="minorBidi" w:hAnsiTheme="minorBidi" w:cstheme="minorBidi"/>
              <w:rtl/>
            </w:rPr>
          </w:rPrChange>
        </w:rPr>
        <w:t>يجب منع الوصول المباشر غير المصرح به إلى بيانات الملاك والشركاء عبر الروابط أو واجهات</w:t>
      </w:r>
      <w:r w:rsidR="001456F6" w:rsidRPr="001065A1">
        <w:rPr>
          <w:rFonts w:asciiTheme="minorBidi" w:hAnsiTheme="minorBidi" w:cstheme="minorBidi"/>
          <w:bCs/>
          <w:szCs w:val="20"/>
          <w:rtl/>
          <w:rPrChange w:id="2855" w:author="MOHSEN QURAEN" w:date="2026-09-21T11:09:00Z" w16du:dateUtc="2026-09-21T08:09:00Z">
            <w:rPr>
              <w:rFonts w:asciiTheme="minorBidi" w:hAnsiTheme="minorBidi" w:cstheme="minorBidi"/>
              <w:rtl/>
            </w:rPr>
          </w:rPrChange>
        </w:rPr>
        <w:t xml:space="preserve"> </w:t>
      </w:r>
      <w:r w:rsidR="001456F6" w:rsidRPr="001065A1">
        <w:rPr>
          <w:rFonts w:asciiTheme="minorBidi" w:hAnsiTheme="minorBidi" w:cstheme="minorBidi"/>
          <w:bCs/>
          <w:szCs w:val="20"/>
          <w:rPrChange w:id="2856" w:author="MOHSEN QURAEN" w:date="2026-09-21T11:09:00Z" w16du:dateUtc="2026-09-21T08:09:00Z">
            <w:rPr>
              <w:rFonts w:asciiTheme="minorBidi" w:hAnsiTheme="minorBidi" w:cstheme="minorBidi"/>
            </w:rPr>
          </w:rPrChange>
        </w:rPr>
        <w:t>API</w:t>
      </w:r>
      <w:r w:rsidR="001456F6" w:rsidRPr="001065A1">
        <w:rPr>
          <w:rFonts w:asciiTheme="minorBidi" w:hAnsiTheme="minorBidi" w:cstheme="minorBidi"/>
          <w:bCs/>
          <w:szCs w:val="20"/>
          <w:rtl/>
          <w:rPrChange w:id="2857" w:author="MOHSEN QURAEN" w:date="2026-09-21T11:09:00Z" w16du:dateUtc="2026-09-21T08:09:00Z">
            <w:rPr>
              <w:rFonts w:asciiTheme="minorBidi" w:hAnsiTheme="minorBidi" w:cstheme="minorBidi"/>
              <w:rtl/>
            </w:rPr>
          </w:rPrChange>
        </w:rPr>
        <w:t>.</w:t>
      </w:r>
    </w:p>
    <w:p w14:paraId="0DB26D4D" w14:textId="0810B091" w:rsidR="002939E8" w:rsidRPr="001065A1" w:rsidRDefault="00CE64DE" w:rsidP="00AB43AF">
      <w:pPr>
        <w:pStyle w:val="ListBullet"/>
        <w:bidi/>
        <w:spacing w:after="40"/>
        <w:rPr>
          <w:ins w:id="2858" w:author="Hamdy Rashed" w:date="2026-08-02T13:12:00Z" w16du:dateUtc="2026-08-02T10:12:00Z"/>
          <w:rFonts w:asciiTheme="minorBidi" w:hAnsiTheme="minorBidi" w:cstheme="minorBidi"/>
          <w:bCs/>
          <w:szCs w:val="20"/>
          <w:rPrChange w:id="2859" w:author="MOHSEN QURAEN" w:date="2026-09-21T11:09:00Z" w16du:dateUtc="2026-09-21T08:09:00Z">
            <w:rPr>
              <w:ins w:id="2860" w:author="Hamdy Rashed" w:date="2026-08-02T13:12:00Z" w16du:dateUtc="2026-08-02T10:12:00Z"/>
              <w:rFonts w:asciiTheme="minorBidi" w:hAnsiTheme="minorBidi" w:cstheme="minorBidi"/>
            </w:rPr>
          </w:rPrChange>
        </w:rPr>
      </w:pPr>
      <w:r w:rsidRPr="001065A1">
        <w:rPr>
          <w:rFonts w:asciiTheme="minorBidi" w:hAnsiTheme="minorBidi" w:cstheme="minorBidi"/>
          <w:bCs/>
          <w:szCs w:val="20"/>
          <w:rtl/>
          <w:rPrChange w:id="2861" w:author="MOHSEN QURAEN" w:date="2026-09-21T11:09:00Z" w16du:dateUtc="2026-09-21T08:09:00Z">
            <w:rPr>
              <w:rFonts w:asciiTheme="minorBidi" w:hAnsiTheme="minorBidi" w:cstheme="minorBidi"/>
              <w:rtl/>
            </w:rPr>
          </w:rPrChange>
        </w:rPr>
        <w:t>يجب الالتزام بسياسة الاحتفاظ بالبيانات المعتمدة لدى الأعمال</w:t>
      </w:r>
      <w:r w:rsidR="001456F6" w:rsidRPr="001065A1">
        <w:rPr>
          <w:rFonts w:asciiTheme="minorBidi" w:hAnsiTheme="minorBidi" w:cstheme="minorBidi"/>
          <w:bCs/>
          <w:szCs w:val="20"/>
          <w:rtl/>
          <w:lang w:bidi="ar-YE"/>
          <w:rPrChange w:id="2862" w:author="MOHSEN QURAEN" w:date="2026-09-21T11:09:00Z" w16du:dateUtc="2026-09-21T08:09:00Z">
            <w:rPr>
              <w:rFonts w:asciiTheme="minorBidi" w:hAnsiTheme="minorBidi" w:cstheme="minorBidi"/>
              <w:rtl/>
              <w:lang w:bidi="ar-YE"/>
            </w:rPr>
          </w:rPrChange>
        </w:rPr>
        <w:t>.</w:t>
      </w:r>
    </w:p>
    <w:p w14:paraId="3118603E" w14:textId="7DE615FC" w:rsidR="00D44414" w:rsidRPr="001065A1" w:rsidRDefault="00D44414" w:rsidP="00D44414">
      <w:pPr>
        <w:pStyle w:val="ListBullet"/>
        <w:bidi/>
        <w:spacing w:after="40"/>
        <w:rPr>
          <w:ins w:id="2863" w:author="Hamdy Rashed" w:date="2026-08-02T13:12:00Z" w16du:dateUtc="2026-08-02T10:12:00Z"/>
          <w:rFonts w:asciiTheme="minorBidi" w:hAnsiTheme="minorBidi" w:cstheme="minorBidi"/>
          <w:bCs/>
          <w:szCs w:val="20"/>
          <w:rPrChange w:id="2864" w:author="MOHSEN QURAEN" w:date="2026-09-21T11:09:00Z" w16du:dateUtc="2026-09-21T08:09:00Z">
            <w:rPr>
              <w:ins w:id="2865" w:author="Hamdy Rashed" w:date="2026-08-02T13:12:00Z" w16du:dateUtc="2026-08-02T10:12:00Z"/>
              <w:rFonts w:asciiTheme="minorBidi" w:hAnsiTheme="minorBidi" w:cstheme="minorBidi"/>
            </w:rPr>
          </w:rPrChange>
        </w:rPr>
      </w:pPr>
      <w:ins w:id="2866" w:author="Hamdy Rashed" w:date="2026-08-02T13:12:00Z" w16du:dateUtc="2026-08-02T10:12:00Z">
        <w:r w:rsidRPr="001065A1">
          <w:rPr>
            <w:rFonts w:asciiTheme="minorBidi" w:hAnsiTheme="minorBidi"/>
            <w:bCs/>
            <w:szCs w:val="20"/>
            <w:rtl/>
            <w:rPrChange w:id="2867" w:author="MOHSEN QURAEN" w:date="2026-09-21T11:09:00Z" w16du:dateUtc="2026-09-21T08:09:00Z">
              <w:rPr>
                <w:rFonts w:asciiTheme="minorBidi" w:hAnsiTheme="minorBidi"/>
                <w:rtl/>
              </w:rPr>
            </w:rPrChange>
          </w:rPr>
          <w:t xml:space="preserve">منع تعديل نتائج </w:t>
        </w:r>
        <w:r w:rsidRPr="001065A1">
          <w:rPr>
            <w:rFonts w:asciiTheme="minorBidi" w:hAnsiTheme="minorBidi" w:cstheme="minorBidi"/>
            <w:bCs/>
            <w:szCs w:val="20"/>
            <w:rPrChange w:id="2868" w:author="MOHSEN QURAEN" w:date="2026-09-21T11:09:00Z" w16du:dateUtc="2026-09-21T08:09:00Z">
              <w:rPr>
                <w:rFonts w:asciiTheme="minorBidi" w:hAnsiTheme="minorBidi" w:cstheme="minorBidi"/>
              </w:rPr>
            </w:rPrChange>
          </w:rPr>
          <w:t>Screening</w:t>
        </w:r>
      </w:ins>
    </w:p>
    <w:p w14:paraId="588440EC" w14:textId="2E08D995" w:rsidR="00D44414" w:rsidRPr="001065A1" w:rsidRDefault="00D44414" w:rsidP="00D44414">
      <w:pPr>
        <w:pStyle w:val="ListBullet"/>
        <w:bidi/>
        <w:spacing w:after="40"/>
        <w:rPr>
          <w:ins w:id="2869" w:author="Hamdy Rashed" w:date="2026-08-02T13:12:00Z" w16du:dateUtc="2026-08-02T10:12:00Z"/>
          <w:rFonts w:asciiTheme="minorBidi" w:hAnsiTheme="minorBidi" w:cstheme="minorBidi"/>
          <w:bCs/>
          <w:szCs w:val="20"/>
          <w:rtl/>
          <w:rPrChange w:id="2870" w:author="MOHSEN QURAEN" w:date="2026-09-21T11:09:00Z" w16du:dateUtc="2026-09-21T08:09:00Z">
            <w:rPr>
              <w:ins w:id="2871" w:author="Hamdy Rashed" w:date="2026-08-02T13:12:00Z" w16du:dateUtc="2026-08-02T10:12:00Z"/>
              <w:rFonts w:asciiTheme="minorBidi" w:hAnsiTheme="minorBidi"/>
              <w:rtl/>
            </w:rPr>
          </w:rPrChange>
        </w:rPr>
      </w:pPr>
      <w:ins w:id="2872" w:author="Hamdy Rashed" w:date="2026-08-02T13:12:00Z" w16du:dateUtc="2026-08-02T10:12:00Z">
        <w:r w:rsidRPr="001065A1">
          <w:rPr>
            <w:rFonts w:asciiTheme="minorBidi" w:hAnsiTheme="minorBidi"/>
            <w:bCs/>
            <w:szCs w:val="20"/>
            <w:rtl/>
            <w:rPrChange w:id="2873" w:author="MOHSEN QURAEN" w:date="2026-09-21T11:09:00Z" w16du:dateUtc="2026-09-21T08:09:00Z">
              <w:rPr>
                <w:rFonts w:asciiTheme="minorBidi" w:hAnsiTheme="minorBidi"/>
                <w:rtl/>
              </w:rPr>
            </w:rPrChange>
          </w:rPr>
          <w:t>الاحتفاظ بسجل جميع نسخ بيانات العميل</w:t>
        </w:r>
      </w:ins>
    </w:p>
    <w:p w14:paraId="5E660F6B" w14:textId="3EF4D7FD" w:rsidR="00D44414" w:rsidRPr="001065A1" w:rsidRDefault="00D44414" w:rsidP="00D44414">
      <w:pPr>
        <w:pStyle w:val="ListBullet"/>
        <w:bidi/>
        <w:spacing w:after="40"/>
        <w:rPr>
          <w:rFonts w:asciiTheme="minorBidi" w:hAnsiTheme="minorBidi" w:cstheme="minorBidi"/>
          <w:bCs/>
          <w:szCs w:val="20"/>
          <w:rPrChange w:id="2874" w:author="MOHSEN QURAEN" w:date="2026-09-21T11:09:00Z" w16du:dateUtc="2026-09-21T08:09:00Z">
            <w:rPr>
              <w:rFonts w:asciiTheme="minorBidi" w:hAnsiTheme="minorBidi" w:cstheme="minorBidi"/>
            </w:rPr>
          </w:rPrChange>
        </w:rPr>
      </w:pPr>
      <w:ins w:id="2875" w:author="Hamdy Rashed" w:date="2026-08-02T13:12:00Z" w16du:dateUtc="2026-08-02T10:12:00Z">
        <w:r w:rsidRPr="001065A1">
          <w:rPr>
            <w:rFonts w:asciiTheme="minorBidi" w:hAnsiTheme="minorBidi"/>
            <w:bCs/>
            <w:szCs w:val="20"/>
            <w:rtl/>
            <w:rPrChange w:id="2876" w:author="MOHSEN QURAEN" w:date="2026-09-21T11:09:00Z" w16du:dateUtc="2026-09-21T08:09:00Z">
              <w:rPr>
                <w:rFonts w:asciiTheme="minorBidi" w:hAnsiTheme="minorBidi"/>
                <w:rtl/>
              </w:rPr>
            </w:rPrChange>
          </w:rPr>
          <w:t>الاحتفاظ بالبيانات لمدة لا تقل عن عشر سنوات لمزودي خدمات الدفع</w:t>
        </w:r>
      </w:ins>
    </w:p>
    <w:p w14:paraId="1117E3A4" w14:textId="6CD181E8" w:rsidR="002939E8" w:rsidRPr="001065A1" w:rsidRDefault="001456F6" w:rsidP="00AB43AF">
      <w:pPr>
        <w:pStyle w:val="Heading1"/>
        <w:bidi/>
        <w:spacing w:before="240" w:after="100"/>
        <w:rPr>
          <w:rFonts w:asciiTheme="minorBidi" w:hAnsiTheme="minorBidi" w:cstheme="minorBidi"/>
          <w:b w:val="0"/>
          <w:sz w:val="20"/>
          <w:szCs w:val="20"/>
          <w:rPrChange w:id="2877" w:author="MOHSEN QURAEN" w:date="2026-09-21T11:09:00Z" w16du:dateUtc="2026-09-21T08:09:00Z">
            <w:rPr>
              <w:rFonts w:asciiTheme="minorBidi" w:hAnsiTheme="minorBidi" w:cstheme="minorBidi"/>
            </w:rPr>
          </w:rPrChange>
        </w:rPr>
      </w:pPr>
      <w:r w:rsidRPr="001065A1">
        <w:rPr>
          <w:rFonts w:asciiTheme="minorBidi" w:hAnsiTheme="minorBidi" w:cstheme="minorBidi"/>
          <w:b w:val="0"/>
          <w:color w:val="007E39"/>
          <w:sz w:val="20"/>
          <w:szCs w:val="20"/>
          <w:rtl/>
          <w:rPrChange w:id="2878" w:author="MOHSEN QURAEN" w:date="2026-09-21T11:09:00Z" w16du:dateUtc="2026-09-21T08:09:00Z">
            <w:rPr>
              <w:rFonts w:asciiTheme="minorBidi" w:hAnsiTheme="minorBidi" w:cstheme="minorBidi"/>
              <w:color w:val="007E39"/>
              <w:sz w:val="30"/>
              <w:rtl/>
            </w:rPr>
          </w:rPrChange>
        </w:rPr>
        <w:t>9. متطلبات التدقيق والتقارير</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408"/>
        <w:gridCol w:w="3408"/>
        <w:gridCol w:w="3408"/>
      </w:tblGrid>
      <w:tr w:rsidR="002939E8" w:rsidRPr="001065A1" w14:paraId="0A86B888" w14:textId="77777777">
        <w:trPr>
          <w:cantSplit/>
          <w:tblHeader/>
          <w:jc w:val="center"/>
        </w:trPr>
        <w:tc>
          <w:tcPr>
            <w:tcW w:w="3408" w:type="dxa"/>
            <w:shd w:val="clear" w:color="auto" w:fill="1F4E79"/>
            <w:tcMar>
              <w:top w:w="90" w:type="dxa"/>
              <w:left w:w="100" w:type="dxa"/>
              <w:bottom w:w="90" w:type="dxa"/>
              <w:right w:w="100" w:type="dxa"/>
            </w:tcMar>
            <w:vAlign w:val="center"/>
          </w:tcPr>
          <w:p w14:paraId="5C84B4B0" w14:textId="77777777" w:rsidR="002939E8" w:rsidRPr="001065A1" w:rsidRDefault="00CE64DE" w:rsidP="00AB43AF">
            <w:pPr>
              <w:bidi/>
              <w:spacing w:after="0"/>
              <w:rPr>
                <w:rFonts w:asciiTheme="minorBidi" w:hAnsiTheme="minorBidi" w:cstheme="minorBidi"/>
                <w:bCs/>
                <w:szCs w:val="20"/>
                <w:rPrChange w:id="2879" w:author="MOHSEN QURAEN" w:date="2026-09-21T11:09:00Z" w16du:dateUtc="2026-09-21T08:09:00Z">
                  <w:rPr>
                    <w:rFonts w:asciiTheme="minorBidi" w:hAnsiTheme="minorBidi" w:cstheme="minorBidi"/>
                    <w:szCs w:val="28"/>
                  </w:rPr>
                </w:rPrChange>
              </w:rPr>
            </w:pPr>
            <w:r w:rsidRPr="001065A1">
              <w:rPr>
                <w:rFonts w:asciiTheme="minorBidi" w:eastAsia="Arial" w:hAnsiTheme="minorBidi" w:cstheme="minorBidi"/>
                <w:bCs/>
                <w:color w:val="FFFFFF"/>
                <w:szCs w:val="20"/>
                <w:rtl/>
                <w:rPrChange w:id="2880" w:author="MOHSEN QURAEN" w:date="2026-09-21T11:09:00Z" w16du:dateUtc="2026-09-21T08:09:00Z">
                  <w:rPr>
                    <w:rFonts w:asciiTheme="minorBidi" w:eastAsia="Arial" w:hAnsiTheme="minorBidi" w:cstheme="minorBidi"/>
                    <w:b/>
                    <w:color w:val="FFFFFF"/>
                    <w:szCs w:val="28"/>
                    <w:rtl/>
                  </w:rPr>
                </w:rPrChange>
              </w:rPr>
              <w:t>الغرض</w:t>
            </w:r>
          </w:p>
        </w:tc>
        <w:tc>
          <w:tcPr>
            <w:tcW w:w="3408" w:type="dxa"/>
            <w:shd w:val="clear" w:color="auto" w:fill="1F4E79"/>
            <w:tcMar>
              <w:top w:w="90" w:type="dxa"/>
              <w:left w:w="100" w:type="dxa"/>
              <w:bottom w:w="90" w:type="dxa"/>
              <w:right w:w="100" w:type="dxa"/>
            </w:tcMar>
            <w:vAlign w:val="center"/>
          </w:tcPr>
          <w:p w14:paraId="6A14A0EC" w14:textId="77777777" w:rsidR="002939E8" w:rsidRPr="001065A1" w:rsidRDefault="00CE64DE" w:rsidP="00AB43AF">
            <w:pPr>
              <w:bidi/>
              <w:spacing w:after="0"/>
              <w:rPr>
                <w:rFonts w:asciiTheme="minorBidi" w:hAnsiTheme="minorBidi" w:cstheme="minorBidi"/>
                <w:bCs/>
                <w:szCs w:val="20"/>
                <w:rPrChange w:id="2881" w:author="MOHSEN QURAEN" w:date="2026-09-21T11:09:00Z" w16du:dateUtc="2026-09-21T08:09:00Z">
                  <w:rPr>
                    <w:rFonts w:asciiTheme="minorBidi" w:hAnsiTheme="minorBidi" w:cstheme="minorBidi"/>
                    <w:szCs w:val="28"/>
                  </w:rPr>
                </w:rPrChange>
              </w:rPr>
            </w:pPr>
            <w:r w:rsidRPr="001065A1">
              <w:rPr>
                <w:rFonts w:asciiTheme="minorBidi" w:eastAsia="Arial" w:hAnsiTheme="minorBidi" w:cstheme="minorBidi"/>
                <w:bCs/>
                <w:color w:val="FFFFFF"/>
                <w:szCs w:val="20"/>
                <w:rtl/>
                <w:rPrChange w:id="2882" w:author="MOHSEN QURAEN" w:date="2026-09-21T11:09:00Z" w16du:dateUtc="2026-09-21T08:09:00Z">
                  <w:rPr>
                    <w:rFonts w:asciiTheme="minorBidi" w:eastAsia="Arial" w:hAnsiTheme="minorBidi" w:cstheme="minorBidi"/>
                    <w:b/>
                    <w:color w:val="FFFFFF"/>
                    <w:szCs w:val="28"/>
                    <w:rtl/>
                  </w:rPr>
                </w:rPrChange>
              </w:rPr>
              <w:t>البيانات المطلوبة</w:t>
            </w:r>
          </w:p>
        </w:tc>
        <w:tc>
          <w:tcPr>
            <w:tcW w:w="3408" w:type="dxa"/>
            <w:shd w:val="clear" w:color="auto" w:fill="1F4E79"/>
            <w:tcMar>
              <w:top w:w="90" w:type="dxa"/>
              <w:left w:w="100" w:type="dxa"/>
              <w:bottom w:w="90" w:type="dxa"/>
              <w:right w:w="100" w:type="dxa"/>
            </w:tcMar>
            <w:vAlign w:val="center"/>
          </w:tcPr>
          <w:p w14:paraId="346E6789" w14:textId="77777777" w:rsidR="002939E8" w:rsidRPr="001065A1" w:rsidRDefault="00CE64DE" w:rsidP="00AB43AF">
            <w:pPr>
              <w:bidi/>
              <w:spacing w:after="0"/>
              <w:rPr>
                <w:rFonts w:asciiTheme="minorBidi" w:hAnsiTheme="minorBidi" w:cstheme="minorBidi"/>
                <w:bCs/>
                <w:szCs w:val="20"/>
                <w:rPrChange w:id="2883" w:author="MOHSEN QURAEN" w:date="2026-09-21T11:09:00Z" w16du:dateUtc="2026-09-21T08:09:00Z">
                  <w:rPr>
                    <w:rFonts w:asciiTheme="minorBidi" w:hAnsiTheme="minorBidi" w:cstheme="minorBidi"/>
                    <w:szCs w:val="28"/>
                  </w:rPr>
                </w:rPrChange>
              </w:rPr>
            </w:pPr>
            <w:r w:rsidRPr="001065A1">
              <w:rPr>
                <w:rFonts w:asciiTheme="minorBidi" w:eastAsia="Arial" w:hAnsiTheme="minorBidi" w:cstheme="minorBidi"/>
                <w:bCs/>
                <w:color w:val="FFFFFF"/>
                <w:szCs w:val="20"/>
                <w:rtl/>
                <w:rPrChange w:id="2884" w:author="MOHSEN QURAEN" w:date="2026-09-21T11:09:00Z" w16du:dateUtc="2026-09-21T08:09:00Z">
                  <w:rPr>
                    <w:rFonts w:asciiTheme="minorBidi" w:eastAsia="Arial" w:hAnsiTheme="minorBidi" w:cstheme="minorBidi"/>
                    <w:b/>
                    <w:color w:val="FFFFFF"/>
                    <w:szCs w:val="28"/>
                    <w:rtl/>
                  </w:rPr>
                </w:rPrChange>
              </w:rPr>
              <w:t>حدث التدقيق</w:t>
            </w:r>
          </w:p>
        </w:tc>
      </w:tr>
      <w:tr w:rsidR="002939E8" w:rsidRPr="001065A1" w14:paraId="05D5870A" w14:textId="77777777">
        <w:trPr>
          <w:cantSplit/>
          <w:jc w:val="center"/>
        </w:trPr>
        <w:tc>
          <w:tcPr>
            <w:tcW w:w="3408" w:type="dxa"/>
            <w:tcMar>
              <w:top w:w="90" w:type="dxa"/>
              <w:left w:w="100" w:type="dxa"/>
              <w:bottom w:w="90" w:type="dxa"/>
              <w:right w:w="100" w:type="dxa"/>
            </w:tcMar>
            <w:vAlign w:val="center"/>
          </w:tcPr>
          <w:p w14:paraId="6D61F100" w14:textId="3C71A5DE" w:rsidR="002939E8" w:rsidRPr="001065A1" w:rsidRDefault="00CE64DE" w:rsidP="00AB43AF">
            <w:pPr>
              <w:bidi/>
              <w:spacing w:after="0"/>
              <w:rPr>
                <w:rFonts w:asciiTheme="minorBidi" w:hAnsiTheme="minorBidi" w:cstheme="minorBidi"/>
                <w:bCs/>
                <w:szCs w:val="20"/>
                <w:rPrChange w:id="2885"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886" w:author="MOHSEN QURAEN" w:date="2026-09-21T11:09:00Z" w16du:dateUtc="2026-09-21T08:09:00Z">
                  <w:rPr>
                    <w:rFonts w:asciiTheme="minorBidi" w:eastAsia="Arial" w:hAnsiTheme="minorBidi" w:cstheme="minorBidi"/>
                    <w:sz w:val="18"/>
                    <w:szCs w:val="28"/>
                    <w:rtl/>
                  </w:rPr>
                </w:rPrChange>
              </w:rPr>
              <w:t>إثبات إضافة المالك أو الشريك وربطه بالمفوتر الصحيح</w:t>
            </w:r>
          </w:p>
        </w:tc>
        <w:tc>
          <w:tcPr>
            <w:tcW w:w="3408" w:type="dxa"/>
            <w:tcMar>
              <w:top w:w="90" w:type="dxa"/>
              <w:left w:w="100" w:type="dxa"/>
              <w:bottom w:w="90" w:type="dxa"/>
              <w:right w:w="100" w:type="dxa"/>
            </w:tcMar>
            <w:vAlign w:val="center"/>
          </w:tcPr>
          <w:p w14:paraId="616784A9" w14:textId="77777777" w:rsidR="002939E8" w:rsidRPr="001065A1" w:rsidRDefault="00CE64DE" w:rsidP="00AB43AF">
            <w:pPr>
              <w:bidi/>
              <w:spacing w:after="0"/>
              <w:rPr>
                <w:rFonts w:asciiTheme="minorBidi" w:hAnsiTheme="minorBidi" w:cstheme="minorBidi"/>
                <w:bCs/>
                <w:szCs w:val="20"/>
                <w:rPrChange w:id="2887"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888" w:author="MOHSEN QURAEN" w:date="2026-09-21T11:09:00Z" w16du:dateUtc="2026-09-21T08:09:00Z">
                  <w:rPr>
                    <w:rFonts w:asciiTheme="minorBidi" w:eastAsia="Arial" w:hAnsiTheme="minorBidi" w:cstheme="minorBidi"/>
                    <w:sz w:val="18"/>
                    <w:szCs w:val="28"/>
                    <w:rtl/>
                  </w:rPr>
                </w:rPrChange>
              </w:rPr>
              <w:t>رقم المفوتر، اسم المالك/الشريك، رقم السجل، المستخدم، التاريخ والوقت</w:t>
            </w:r>
          </w:p>
        </w:tc>
        <w:tc>
          <w:tcPr>
            <w:tcW w:w="3408" w:type="dxa"/>
            <w:tcMar>
              <w:top w:w="90" w:type="dxa"/>
              <w:left w:w="100" w:type="dxa"/>
              <w:bottom w:w="90" w:type="dxa"/>
              <w:right w:w="100" w:type="dxa"/>
            </w:tcMar>
            <w:vAlign w:val="center"/>
          </w:tcPr>
          <w:p w14:paraId="5B592461" w14:textId="77777777" w:rsidR="002939E8" w:rsidRPr="001065A1" w:rsidRDefault="00CE64DE" w:rsidP="00AB43AF">
            <w:pPr>
              <w:bidi/>
              <w:spacing w:after="0"/>
              <w:rPr>
                <w:rFonts w:asciiTheme="minorBidi" w:hAnsiTheme="minorBidi" w:cstheme="minorBidi"/>
                <w:bCs/>
                <w:szCs w:val="20"/>
                <w:rPrChange w:id="2889"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890" w:author="MOHSEN QURAEN" w:date="2026-09-21T11:09:00Z" w16du:dateUtc="2026-09-21T08:09:00Z">
                  <w:rPr>
                    <w:rFonts w:asciiTheme="minorBidi" w:eastAsia="Arial" w:hAnsiTheme="minorBidi" w:cstheme="minorBidi"/>
                    <w:sz w:val="18"/>
                    <w:szCs w:val="28"/>
                    <w:rtl/>
                  </w:rPr>
                </w:rPrChange>
              </w:rPr>
              <w:t>إضافة سجل</w:t>
            </w:r>
          </w:p>
        </w:tc>
      </w:tr>
      <w:tr w:rsidR="002939E8" w:rsidRPr="001065A1" w14:paraId="16DC8371" w14:textId="77777777">
        <w:trPr>
          <w:cantSplit/>
          <w:jc w:val="center"/>
        </w:trPr>
        <w:tc>
          <w:tcPr>
            <w:tcW w:w="3408" w:type="dxa"/>
            <w:tcMar>
              <w:top w:w="90" w:type="dxa"/>
              <w:left w:w="100" w:type="dxa"/>
              <w:bottom w:w="90" w:type="dxa"/>
              <w:right w:w="100" w:type="dxa"/>
            </w:tcMar>
            <w:vAlign w:val="center"/>
          </w:tcPr>
          <w:p w14:paraId="6BAA5064" w14:textId="6EF50C30" w:rsidR="002939E8" w:rsidRPr="001065A1" w:rsidRDefault="00CE64DE" w:rsidP="00AB43AF">
            <w:pPr>
              <w:bidi/>
              <w:spacing w:after="0"/>
              <w:rPr>
                <w:rFonts w:asciiTheme="minorBidi" w:hAnsiTheme="minorBidi" w:cstheme="minorBidi"/>
                <w:bCs/>
                <w:szCs w:val="20"/>
                <w:rPrChange w:id="2891"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892" w:author="MOHSEN QURAEN" w:date="2026-09-21T11:09:00Z" w16du:dateUtc="2026-09-21T08:09:00Z">
                  <w:rPr>
                    <w:rFonts w:asciiTheme="minorBidi" w:eastAsia="Arial" w:hAnsiTheme="minorBidi" w:cstheme="minorBidi"/>
                    <w:sz w:val="18"/>
                    <w:szCs w:val="28"/>
                    <w:rtl/>
                  </w:rPr>
                </w:rPrChange>
              </w:rPr>
              <w:t>تتبع التغييرات على البيانات الحساسة والبيانات القديمة والجديدة</w:t>
            </w:r>
          </w:p>
        </w:tc>
        <w:tc>
          <w:tcPr>
            <w:tcW w:w="3408" w:type="dxa"/>
            <w:tcMar>
              <w:top w:w="90" w:type="dxa"/>
              <w:left w:w="100" w:type="dxa"/>
              <w:bottom w:w="90" w:type="dxa"/>
              <w:right w:w="100" w:type="dxa"/>
            </w:tcMar>
            <w:vAlign w:val="center"/>
          </w:tcPr>
          <w:p w14:paraId="7FDAEA49" w14:textId="77777777" w:rsidR="002939E8" w:rsidRPr="001065A1" w:rsidRDefault="00CE64DE" w:rsidP="00AB43AF">
            <w:pPr>
              <w:bidi/>
              <w:spacing w:after="0"/>
              <w:rPr>
                <w:rFonts w:asciiTheme="minorBidi" w:hAnsiTheme="minorBidi" w:cstheme="minorBidi"/>
                <w:bCs/>
                <w:szCs w:val="20"/>
                <w:rPrChange w:id="2893"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894" w:author="MOHSEN QURAEN" w:date="2026-09-21T11:09:00Z" w16du:dateUtc="2026-09-21T08:09:00Z">
                  <w:rPr>
                    <w:rFonts w:asciiTheme="minorBidi" w:eastAsia="Arial" w:hAnsiTheme="minorBidi" w:cstheme="minorBidi"/>
                    <w:sz w:val="18"/>
                    <w:szCs w:val="28"/>
                    <w:rtl/>
                  </w:rPr>
                </w:rPrChange>
              </w:rPr>
              <w:t>الحقل المعدل، القيمة السابقة، القيمة الجديدة، المستخدم، التاريخ والوقت</w:t>
            </w:r>
          </w:p>
        </w:tc>
        <w:tc>
          <w:tcPr>
            <w:tcW w:w="3408" w:type="dxa"/>
            <w:tcMar>
              <w:top w:w="90" w:type="dxa"/>
              <w:left w:w="100" w:type="dxa"/>
              <w:bottom w:w="90" w:type="dxa"/>
              <w:right w:w="100" w:type="dxa"/>
            </w:tcMar>
            <w:vAlign w:val="center"/>
          </w:tcPr>
          <w:p w14:paraId="0C5AEA55" w14:textId="77777777" w:rsidR="002939E8" w:rsidRPr="001065A1" w:rsidRDefault="00CE64DE" w:rsidP="00AB43AF">
            <w:pPr>
              <w:bidi/>
              <w:spacing w:after="0"/>
              <w:rPr>
                <w:rFonts w:asciiTheme="minorBidi" w:hAnsiTheme="minorBidi" w:cstheme="minorBidi"/>
                <w:bCs/>
                <w:szCs w:val="20"/>
                <w:rPrChange w:id="2895"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896" w:author="MOHSEN QURAEN" w:date="2026-09-21T11:09:00Z" w16du:dateUtc="2026-09-21T08:09:00Z">
                  <w:rPr>
                    <w:rFonts w:asciiTheme="minorBidi" w:eastAsia="Arial" w:hAnsiTheme="minorBidi" w:cstheme="minorBidi"/>
                    <w:sz w:val="18"/>
                    <w:szCs w:val="28"/>
                    <w:rtl/>
                  </w:rPr>
                </w:rPrChange>
              </w:rPr>
              <w:t>تعديل سجل</w:t>
            </w:r>
          </w:p>
        </w:tc>
      </w:tr>
      <w:tr w:rsidR="002939E8" w:rsidRPr="001065A1" w14:paraId="6470181F" w14:textId="77777777">
        <w:trPr>
          <w:cantSplit/>
          <w:jc w:val="center"/>
        </w:trPr>
        <w:tc>
          <w:tcPr>
            <w:tcW w:w="3408" w:type="dxa"/>
            <w:tcMar>
              <w:top w:w="90" w:type="dxa"/>
              <w:left w:w="100" w:type="dxa"/>
              <w:bottom w:w="90" w:type="dxa"/>
              <w:right w:w="100" w:type="dxa"/>
            </w:tcMar>
            <w:vAlign w:val="center"/>
          </w:tcPr>
          <w:p w14:paraId="24AB413F" w14:textId="34F150A5" w:rsidR="002939E8" w:rsidRPr="001A1112" w:rsidRDefault="004D0E28" w:rsidP="004D0E28">
            <w:pPr>
              <w:bidi/>
              <w:spacing w:after="0"/>
              <w:rPr>
                <w:rFonts w:asciiTheme="minorBidi" w:hAnsiTheme="minorBidi" w:cstheme="minorBidi"/>
                <w:bCs/>
                <w:color w:val="0D0D0D" w:themeColor="text1" w:themeTint="F2"/>
                <w:szCs w:val="20"/>
                <w:rPrChange w:id="2897" w:author="MOHSEN QURAEN" w:date="2026-09-21T11:44:00Z" w16du:dateUtc="2026-09-21T08:44:00Z">
                  <w:rPr>
                    <w:rFonts w:asciiTheme="minorBidi" w:hAnsiTheme="minorBidi" w:cstheme="minorBidi"/>
                    <w:sz w:val="18"/>
                    <w:szCs w:val="28"/>
                  </w:rPr>
                </w:rPrChange>
              </w:rPr>
            </w:pPr>
            <w:ins w:id="2898" w:author="MOHSEN QURAEN" w:date="2026-09-21T11:43:00Z">
              <w:r w:rsidRPr="001A1112">
                <w:rPr>
                  <w:rFonts w:asciiTheme="minorBidi" w:eastAsia="Arial" w:hAnsiTheme="minorBidi" w:cstheme="minorBidi"/>
                  <w:bCs/>
                  <w:color w:val="0D0D0D" w:themeColor="text1" w:themeTint="F2"/>
                  <w:szCs w:val="20"/>
                  <w:rtl/>
                  <w:rPrChange w:id="2899" w:author="MOHSEN QURAEN" w:date="2026-09-21T11:44:00Z" w16du:dateUtc="2026-09-21T08:44:00Z">
                    <w:rPr>
                      <w:rFonts w:asciiTheme="minorBidi" w:eastAsia="Arial" w:hAnsiTheme="minorBidi" w:cstheme="minorBidi"/>
                      <w:bCs/>
                      <w:color w:val="00B050"/>
                      <w:szCs w:val="20"/>
                      <w:rtl/>
                    </w:rPr>
                  </w:rPrChange>
                </w:rPr>
                <w:t>تسجيل عملية تجميد السجل مع بيانات المستخدم والتاريخ والوقت وسبب التجميد لدعم الامتثال والتحقيق</w:t>
              </w:r>
            </w:ins>
            <w:del w:id="2900" w:author="MOHSEN QURAEN" w:date="2026-09-21T11:43:00Z" w16du:dateUtc="2026-09-21T08:43:00Z">
              <w:r w:rsidR="00CE64DE" w:rsidRPr="001A1112" w:rsidDel="004D0E28">
                <w:rPr>
                  <w:rFonts w:asciiTheme="minorBidi" w:eastAsia="Arial" w:hAnsiTheme="minorBidi" w:cstheme="minorBidi"/>
                  <w:bCs/>
                  <w:color w:val="0D0D0D" w:themeColor="text1" w:themeTint="F2"/>
                  <w:szCs w:val="20"/>
                  <w:rtl/>
                  <w:rPrChange w:id="2901" w:author="MOHSEN QURAEN" w:date="2026-09-21T11:44:00Z" w16du:dateUtc="2026-09-21T08:44:00Z">
                    <w:rPr>
                      <w:rFonts w:asciiTheme="minorBidi" w:eastAsia="Arial" w:hAnsiTheme="minorBidi" w:cstheme="minorBidi"/>
                      <w:sz w:val="18"/>
                      <w:szCs w:val="28"/>
                      <w:rtl/>
                    </w:rPr>
                  </w:rPrChange>
                </w:rPr>
                <w:delText>دعم الامتثال والتحقيق في حال حذف بيانات مرتبطة بالمفوتر</w:delText>
              </w:r>
            </w:del>
          </w:p>
        </w:tc>
        <w:tc>
          <w:tcPr>
            <w:tcW w:w="3408" w:type="dxa"/>
            <w:tcMar>
              <w:top w:w="90" w:type="dxa"/>
              <w:left w:w="100" w:type="dxa"/>
              <w:bottom w:w="90" w:type="dxa"/>
              <w:right w:w="100" w:type="dxa"/>
            </w:tcMar>
            <w:vAlign w:val="center"/>
          </w:tcPr>
          <w:p w14:paraId="58F2D465" w14:textId="0EB90E74" w:rsidR="002939E8" w:rsidRPr="001A1112" w:rsidRDefault="002A0AA1" w:rsidP="002A0AA1">
            <w:pPr>
              <w:bidi/>
              <w:spacing w:after="0"/>
              <w:rPr>
                <w:rFonts w:asciiTheme="minorBidi" w:hAnsiTheme="minorBidi" w:cstheme="minorBidi"/>
                <w:bCs/>
                <w:color w:val="0D0D0D" w:themeColor="text1" w:themeTint="F2"/>
                <w:szCs w:val="20"/>
                <w:rPrChange w:id="2902" w:author="MOHSEN QURAEN" w:date="2026-09-21T11:44:00Z" w16du:dateUtc="2026-09-21T08:44:00Z">
                  <w:rPr>
                    <w:rFonts w:asciiTheme="minorBidi" w:hAnsiTheme="minorBidi" w:cstheme="minorBidi"/>
                    <w:sz w:val="18"/>
                    <w:szCs w:val="28"/>
                  </w:rPr>
                </w:rPrChange>
              </w:rPr>
            </w:pPr>
            <w:ins w:id="2903" w:author="MOHSEN QURAEN" w:date="2026-09-21T11:42:00Z">
              <w:r w:rsidRPr="001A1112">
                <w:rPr>
                  <w:rFonts w:asciiTheme="minorBidi" w:eastAsia="Arial" w:hAnsiTheme="minorBidi" w:cstheme="minorBidi"/>
                  <w:bCs/>
                  <w:color w:val="0D0D0D" w:themeColor="text1" w:themeTint="F2"/>
                  <w:szCs w:val="20"/>
                  <w:rtl/>
                  <w:rPrChange w:id="2904" w:author="MOHSEN QURAEN" w:date="2026-09-21T11:44:00Z" w16du:dateUtc="2026-09-21T08:44:00Z">
                    <w:rPr>
                      <w:rFonts w:asciiTheme="minorBidi" w:eastAsia="Arial" w:hAnsiTheme="minorBidi" w:cstheme="minorBidi"/>
                      <w:bCs/>
                      <w:color w:val="00B050"/>
                      <w:szCs w:val="20"/>
                      <w:rtl/>
                    </w:rPr>
                  </w:rPrChange>
                </w:rPr>
                <w:t>رقم السجل، التاريخ والوقت، وسبب التجميد إذا كان مطلوبًا</w:t>
              </w:r>
            </w:ins>
            <w:del w:id="2905" w:author="MOHSEN QURAEN" w:date="2026-09-21T11:42:00Z" w16du:dateUtc="2026-09-21T08:42:00Z">
              <w:r w:rsidR="00CE64DE" w:rsidRPr="001A1112" w:rsidDel="002A0AA1">
                <w:rPr>
                  <w:rFonts w:asciiTheme="minorBidi" w:eastAsia="Arial" w:hAnsiTheme="minorBidi" w:cstheme="minorBidi"/>
                  <w:bCs/>
                  <w:color w:val="0D0D0D" w:themeColor="text1" w:themeTint="F2"/>
                  <w:szCs w:val="20"/>
                  <w:rtl/>
                  <w:rPrChange w:id="2906" w:author="MOHSEN QURAEN" w:date="2026-09-21T11:44:00Z" w16du:dateUtc="2026-09-21T08:44:00Z">
                    <w:rPr>
                      <w:rFonts w:asciiTheme="minorBidi" w:eastAsia="Arial" w:hAnsiTheme="minorBidi" w:cstheme="minorBidi"/>
                      <w:sz w:val="18"/>
                      <w:szCs w:val="28"/>
                      <w:rtl/>
                    </w:rPr>
                  </w:rPrChange>
                </w:rPr>
                <w:delText>رقم السجل المحذوف، المستخدم، التاريخ والوقت، سبب الحذف إذا كان مطلوباً</w:delText>
              </w:r>
            </w:del>
          </w:p>
        </w:tc>
        <w:tc>
          <w:tcPr>
            <w:tcW w:w="3408" w:type="dxa"/>
            <w:tcMar>
              <w:top w:w="90" w:type="dxa"/>
              <w:left w:w="100" w:type="dxa"/>
              <w:bottom w:w="90" w:type="dxa"/>
              <w:right w:w="100" w:type="dxa"/>
            </w:tcMar>
            <w:vAlign w:val="center"/>
          </w:tcPr>
          <w:p w14:paraId="76CAFD9B" w14:textId="3378D169" w:rsidR="002939E8" w:rsidRPr="001A1112" w:rsidRDefault="00112D19" w:rsidP="00AB43AF">
            <w:pPr>
              <w:bidi/>
              <w:spacing w:after="0"/>
              <w:rPr>
                <w:rFonts w:asciiTheme="minorBidi" w:hAnsiTheme="minorBidi" w:cstheme="minorBidi"/>
                <w:bCs/>
                <w:color w:val="0D0D0D" w:themeColor="text1" w:themeTint="F2"/>
                <w:szCs w:val="20"/>
                <w:rPrChange w:id="2907" w:author="MOHSEN QURAEN" w:date="2026-09-21T11:44:00Z" w16du:dateUtc="2026-09-21T08:44:00Z">
                  <w:rPr>
                    <w:rFonts w:asciiTheme="minorBidi" w:hAnsiTheme="minorBidi" w:cstheme="minorBidi"/>
                    <w:sz w:val="18"/>
                    <w:szCs w:val="28"/>
                  </w:rPr>
                </w:rPrChange>
              </w:rPr>
            </w:pPr>
            <w:ins w:id="2908" w:author="MOHSEN QURAEN" w:date="2026-09-21T11:41:00Z" w16du:dateUtc="2026-09-21T08:41:00Z">
              <w:r w:rsidRPr="001A1112">
                <w:rPr>
                  <w:rFonts w:asciiTheme="minorBidi" w:eastAsia="Arial" w:hAnsiTheme="minorBidi" w:cstheme="minorBidi" w:hint="cs"/>
                  <w:bCs/>
                  <w:color w:val="0D0D0D" w:themeColor="text1" w:themeTint="F2"/>
                  <w:szCs w:val="20"/>
                  <w:rtl/>
                  <w:rPrChange w:id="2909" w:author="MOHSEN QURAEN" w:date="2026-09-21T11:44:00Z" w16du:dateUtc="2026-09-21T08:44:00Z">
                    <w:rPr>
                      <w:rFonts w:asciiTheme="minorBidi" w:eastAsia="Arial" w:hAnsiTheme="minorBidi" w:cstheme="minorBidi" w:hint="cs"/>
                      <w:bCs/>
                      <w:color w:val="002060"/>
                      <w:szCs w:val="20"/>
                      <w:rtl/>
                    </w:rPr>
                  </w:rPrChange>
                </w:rPr>
                <w:t>تجميد سجل</w:t>
              </w:r>
            </w:ins>
            <w:del w:id="2910" w:author="MOHSEN QURAEN" w:date="2026-09-21T11:41:00Z" w16du:dateUtc="2026-09-21T08:41:00Z">
              <w:r w:rsidR="00CE64DE" w:rsidRPr="001A1112" w:rsidDel="00112D19">
                <w:rPr>
                  <w:rFonts w:asciiTheme="minorBidi" w:eastAsia="Arial" w:hAnsiTheme="minorBidi" w:cstheme="minorBidi"/>
                  <w:bCs/>
                  <w:color w:val="0D0D0D" w:themeColor="text1" w:themeTint="F2"/>
                  <w:szCs w:val="20"/>
                  <w:rtl/>
                  <w:rPrChange w:id="2911" w:author="MOHSEN QURAEN" w:date="2026-09-21T11:44:00Z" w16du:dateUtc="2026-09-21T08:44:00Z">
                    <w:rPr>
                      <w:rFonts w:asciiTheme="minorBidi" w:eastAsia="Arial" w:hAnsiTheme="minorBidi" w:cstheme="minorBidi"/>
                      <w:sz w:val="18"/>
                      <w:szCs w:val="28"/>
                      <w:rtl/>
                    </w:rPr>
                  </w:rPrChange>
                </w:rPr>
                <w:delText>حذف سجل</w:delText>
              </w:r>
            </w:del>
          </w:p>
        </w:tc>
      </w:tr>
      <w:tr w:rsidR="002939E8" w:rsidRPr="001065A1" w14:paraId="4BD771C3" w14:textId="77777777">
        <w:trPr>
          <w:cantSplit/>
          <w:jc w:val="center"/>
        </w:trPr>
        <w:tc>
          <w:tcPr>
            <w:tcW w:w="3408" w:type="dxa"/>
            <w:tcMar>
              <w:top w:w="90" w:type="dxa"/>
              <w:left w:w="100" w:type="dxa"/>
              <w:bottom w:w="90" w:type="dxa"/>
              <w:right w:w="100" w:type="dxa"/>
            </w:tcMar>
            <w:vAlign w:val="center"/>
          </w:tcPr>
          <w:p w14:paraId="3B5A3DFF" w14:textId="6BD5CBFA" w:rsidR="002939E8" w:rsidRPr="001065A1" w:rsidRDefault="00CE64DE" w:rsidP="00AB43AF">
            <w:pPr>
              <w:bidi/>
              <w:spacing w:after="0"/>
              <w:rPr>
                <w:rFonts w:asciiTheme="minorBidi" w:hAnsiTheme="minorBidi" w:cstheme="minorBidi"/>
                <w:bCs/>
                <w:szCs w:val="20"/>
                <w:rPrChange w:id="2912"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913" w:author="MOHSEN QURAEN" w:date="2026-09-21T11:09:00Z" w16du:dateUtc="2026-09-21T08:09:00Z">
                  <w:rPr>
                    <w:rFonts w:asciiTheme="minorBidi" w:eastAsia="Arial" w:hAnsiTheme="minorBidi" w:cstheme="minorBidi"/>
                    <w:sz w:val="18"/>
                    <w:szCs w:val="28"/>
                    <w:rtl/>
                  </w:rPr>
                </w:rPrChange>
              </w:rPr>
              <w:t>تمكين فرق العمليات والامتثال من مراجعة اكتمال بيانات المفوتر</w:t>
            </w:r>
          </w:p>
        </w:tc>
        <w:tc>
          <w:tcPr>
            <w:tcW w:w="3408" w:type="dxa"/>
            <w:tcMar>
              <w:top w:w="90" w:type="dxa"/>
              <w:left w:w="100" w:type="dxa"/>
              <w:bottom w:w="90" w:type="dxa"/>
              <w:right w:w="100" w:type="dxa"/>
            </w:tcMar>
            <w:vAlign w:val="center"/>
          </w:tcPr>
          <w:p w14:paraId="10092639" w14:textId="77777777" w:rsidR="002939E8" w:rsidRPr="001065A1" w:rsidRDefault="00CE64DE" w:rsidP="00AB43AF">
            <w:pPr>
              <w:bidi/>
              <w:spacing w:after="0"/>
              <w:rPr>
                <w:rFonts w:asciiTheme="minorBidi" w:hAnsiTheme="minorBidi" w:cstheme="minorBidi"/>
                <w:bCs/>
                <w:szCs w:val="20"/>
                <w:rPrChange w:id="2914"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915" w:author="MOHSEN QURAEN" w:date="2026-09-21T11:09:00Z" w16du:dateUtc="2026-09-21T08:09:00Z">
                  <w:rPr>
                    <w:rFonts w:asciiTheme="minorBidi" w:eastAsia="Arial" w:hAnsiTheme="minorBidi" w:cstheme="minorBidi"/>
                    <w:sz w:val="18"/>
                    <w:szCs w:val="28"/>
                    <w:rtl/>
                  </w:rPr>
                </w:rPrChange>
              </w:rPr>
              <w:t>قائمة الملاك والشركاء، الحقول الناقصة، حالة الاكتمال</w:t>
            </w:r>
          </w:p>
        </w:tc>
        <w:tc>
          <w:tcPr>
            <w:tcW w:w="3408" w:type="dxa"/>
            <w:tcMar>
              <w:top w:w="90" w:type="dxa"/>
              <w:left w:w="100" w:type="dxa"/>
              <w:bottom w:w="90" w:type="dxa"/>
              <w:right w:w="100" w:type="dxa"/>
            </w:tcMar>
            <w:vAlign w:val="center"/>
          </w:tcPr>
          <w:p w14:paraId="4A0C103B" w14:textId="77777777" w:rsidR="002939E8" w:rsidRPr="001065A1" w:rsidRDefault="00CE64DE" w:rsidP="00AB43AF">
            <w:pPr>
              <w:bidi/>
              <w:spacing w:after="0"/>
              <w:rPr>
                <w:rFonts w:asciiTheme="minorBidi" w:hAnsiTheme="minorBidi" w:cstheme="minorBidi"/>
                <w:bCs/>
                <w:szCs w:val="20"/>
                <w:rPrChange w:id="2916" w:author="MOHSEN QURAEN" w:date="2026-09-21T11:09:00Z" w16du:dateUtc="2026-09-21T08:09:00Z">
                  <w:rPr>
                    <w:rFonts w:asciiTheme="minorBidi" w:hAnsiTheme="minorBidi" w:cstheme="minorBidi"/>
                    <w:sz w:val="18"/>
                    <w:szCs w:val="28"/>
                  </w:rPr>
                </w:rPrChange>
              </w:rPr>
            </w:pPr>
            <w:r w:rsidRPr="001065A1">
              <w:rPr>
                <w:rFonts w:asciiTheme="minorBidi" w:eastAsia="Arial" w:hAnsiTheme="minorBidi" w:cstheme="minorBidi"/>
                <w:bCs/>
                <w:szCs w:val="20"/>
                <w:rtl/>
                <w:rPrChange w:id="2917" w:author="MOHSEN QURAEN" w:date="2026-09-21T11:09:00Z" w16du:dateUtc="2026-09-21T08:09:00Z">
                  <w:rPr>
                    <w:rFonts w:asciiTheme="minorBidi" w:eastAsia="Arial" w:hAnsiTheme="minorBidi" w:cstheme="minorBidi"/>
                    <w:sz w:val="18"/>
                    <w:szCs w:val="28"/>
                    <w:rtl/>
                  </w:rPr>
                </w:rPrChange>
              </w:rPr>
              <w:t>تقرير اكتمال البيانات</w:t>
            </w:r>
          </w:p>
        </w:tc>
      </w:tr>
      <w:tr w:rsidR="00785F97" w:rsidRPr="001065A1" w14:paraId="650AC06C" w14:textId="77777777" w:rsidTr="00785F97">
        <w:trPr>
          <w:cantSplit/>
          <w:jc w:val="center"/>
          <w:ins w:id="2918" w:author="Hamdy Rashed" w:date="2026-08-02T13:12:00Z"/>
        </w:trPr>
        <w:tc>
          <w:tcPr>
            <w:tcW w:w="3408" w:type="dxa"/>
            <w:tcMar>
              <w:top w:w="90" w:type="dxa"/>
              <w:left w:w="100" w:type="dxa"/>
              <w:bottom w:w="90" w:type="dxa"/>
              <w:right w:w="100" w:type="dxa"/>
            </w:tcMar>
          </w:tcPr>
          <w:p w14:paraId="3C6B7693" w14:textId="53010B5B" w:rsidR="00785F97" w:rsidRPr="001065A1" w:rsidRDefault="00785F97" w:rsidP="00785F97">
            <w:pPr>
              <w:bidi/>
              <w:spacing w:after="0"/>
              <w:rPr>
                <w:ins w:id="2919" w:author="Hamdy Rashed" w:date="2026-08-02T13:12:00Z" w16du:dateUtc="2026-08-02T10:12:00Z"/>
                <w:rFonts w:asciiTheme="minorBidi" w:eastAsia="Arial" w:hAnsiTheme="minorBidi" w:cstheme="minorBidi"/>
                <w:bCs/>
                <w:szCs w:val="20"/>
                <w:rPrChange w:id="2920" w:author="MOHSEN QURAEN" w:date="2026-09-21T11:09:00Z" w16du:dateUtc="2026-09-21T08:09:00Z">
                  <w:rPr>
                    <w:ins w:id="2921" w:author="Hamdy Rashed" w:date="2026-08-02T13:12:00Z" w16du:dateUtc="2026-08-02T10:12:00Z"/>
                    <w:rFonts w:asciiTheme="minorBidi" w:eastAsia="Arial" w:hAnsiTheme="minorBidi" w:cstheme="minorBidi"/>
                    <w:sz w:val="18"/>
                    <w:szCs w:val="18"/>
                  </w:rPr>
                </w:rPrChange>
              </w:rPr>
            </w:pPr>
            <w:ins w:id="2922" w:author="Hamdy Rashed" w:date="2026-08-02T13:26:00Z" w16du:dateUtc="2026-08-02T10:26:00Z">
              <w:r w:rsidRPr="001065A1">
                <w:rPr>
                  <w:rFonts w:asciiTheme="minorBidi" w:eastAsia="Arial" w:hAnsiTheme="minorBidi" w:cstheme="minorBidi"/>
                  <w:bCs/>
                  <w:szCs w:val="20"/>
                  <w:rtl/>
                  <w:rPrChange w:id="2923" w:author="MOHSEN QURAEN" w:date="2026-09-21T11:09:00Z" w16du:dateUtc="2026-09-21T08:09:00Z">
                    <w:rPr>
                      <w:rFonts w:asciiTheme="minorBidi" w:eastAsia="Arial" w:hAnsiTheme="minorBidi" w:cstheme="minorBidi"/>
                      <w:sz w:val="18"/>
                      <w:szCs w:val="18"/>
                      <w:rtl/>
                    </w:rPr>
                  </w:rPrChange>
                </w:rPr>
                <w:lastRenderedPageBreak/>
                <w:t>تقرير العملاء</w:t>
              </w:r>
              <w:r w:rsidRPr="001065A1">
                <w:rPr>
                  <w:rFonts w:asciiTheme="minorBidi" w:eastAsia="Arial" w:hAnsiTheme="minorBidi" w:cstheme="minorBidi"/>
                  <w:bCs/>
                  <w:szCs w:val="20"/>
                  <w:rPrChange w:id="2924" w:author="MOHSEN QURAEN" w:date="2026-09-21T11:09:00Z" w16du:dateUtc="2026-09-21T08:09:00Z">
                    <w:rPr>
                      <w:rFonts w:asciiTheme="minorBidi" w:eastAsia="Arial" w:hAnsiTheme="minorBidi" w:cstheme="minorBidi"/>
                      <w:sz w:val="18"/>
                      <w:szCs w:val="18"/>
                    </w:rPr>
                  </w:rPrChange>
                </w:rPr>
                <w:t xml:space="preserve"> PEP: </w:t>
              </w:r>
              <w:r w:rsidRPr="001065A1">
                <w:rPr>
                  <w:rFonts w:asciiTheme="minorBidi" w:eastAsia="Arial" w:hAnsiTheme="minorBidi" w:cstheme="minorBidi"/>
                  <w:bCs/>
                  <w:szCs w:val="20"/>
                  <w:rtl/>
                  <w:rPrChange w:id="2925" w:author="MOHSEN QURAEN" w:date="2026-09-21T11:09:00Z" w16du:dateUtc="2026-09-21T08:09:00Z">
                    <w:rPr>
                      <w:rFonts w:asciiTheme="minorBidi" w:eastAsia="Arial" w:hAnsiTheme="minorBidi" w:cstheme="minorBidi"/>
                      <w:sz w:val="18"/>
                      <w:szCs w:val="18"/>
                      <w:rtl/>
                    </w:rPr>
                  </w:rPrChange>
                </w:rPr>
                <w:t>متابعة جميع العملاء أو الأشخاص المرتبطين بهم والمصنفين كأشخاص معرضين سياسياً</w:t>
              </w:r>
              <w:r w:rsidRPr="001065A1">
                <w:rPr>
                  <w:rFonts w:asciiTheme="minorBidi" w:eastAsia="Arial" w:hAnsiTheme="minorBidi" w:cstheme="minorBidi"/>
                  <w:bCs/>
                  <w:szCs w:val="20"/>
                  <w:rPrChange w:id="2926" w:author="MOHSEN QURAEN" w:date="2026-09-21T11:09:00Z" w16du:dateUtc="2026-09-21T08:09:00Z">
                    <w:rPr>
                      <w:rFonts w:asciiTheme="minorBidi" w:eastAsia="Arial" w:hAnsiTheme="minorBidi" w:cstheme="minorBidi"/>
                      <w:sz w:val="18"/>
                      <w:szCs w:val="18"/>
                    </w:rPr>
                  </w:rPrChange>
                </w:rPr>
                <w:t xml:space="preserve"> (PEP)</w:t>
              </w:r>
              <w:r w:rsidRPr="001065A1">
                <w:rPr>
                  <w:rFonts w:asciiTheme="minorBidi" w:eastAsia="Arial" w:hAnsiTheme="minorBidi" w:cstheme="minorBidi"/>
                  <w:bCs/>
                  <w:szCs w:val="20"/>
                  <w:rtl/>
                  <w:rPrChange w:id="2927" w:author="MOHSEN QURAEN" w:date="2026-09-21T11:09:00Z" w16du:dateUtc="2026-09-21T08:09:00Z">
                    <w:rPr>
                      <w:rFonts w:asciiTheme="minorBidi" w:eastAsia="Arial" w:hAnsiTheme="minorBidi" w:cstheme="minorBidi"/>
                      <w:sz w:val="18"/>
                      <w:szCs w:val="18"/>
                      <w:rtl/>
                    </w:rPr>
                  </w:rPrChange>
                </w:rPr>
                <w:t>، والتحقق من تطبيق متطلبات العناية الواجبة المعززة.</w:t>
              </w:r>
            </w:ins>
          </w:p>
        </w:tc>
        <w:tc>
          <w:tcPr>
            <w:tcW w:w="3408" w:type="dxa"/>
            <w:tcMar>
              <w:top w:w="90" w:type="dxa"/>
              <w:left w:w="100" w:type="dxa"/>
              <w:bottom w:w="90" w:type="dxa"/>
              <w:right w:w="100" w:type="dxa"/>
            </w:tcMar>
          </w:tcPr>
          <w:p w14:paraId="01B0B043" w14:textId="6A1D8B2E" w:rsidR="00785F97" w:rsidRPr="001065A1" w:rsidRDefault="00785F97" w:rsidP="00785F97">
            <w:pPr>
              <w:bidi/>
              <w:spacing w:after="0"/>
              <w:rPr>
                <w:ins w:id="2928" w:author="Hamdy Rashed" w:date="2026-08-02T13:12:00Z" w16du:dateUtc="2026-08-02T10:12:00Z"/>
                <w:rFonts w:asciiTheme="minorBidi" w:eastAsia="Arial" w:hAnsiTheme="minorBidi" w:cstheme="minorBidi"/>
                <w:bCs/>
                <w:szCs w:val="20"/>
                <w:rPrChange w:id="2929" w:author="MOHSEN QURAEN" w:date="2026-09-21T11:09:00Z" w16du:dateUtc="2026-09-21T08:09:00Z">
                  <w:rPr>
                    <w:ins w:id="2930" w:author="Hamdy Rashed" w:date="2026-08-02T13:12:00Z" w16du:dateUtc="2026-08-02T10:12:00Z"/>
                    <w:rFonts w:asciiTheme="minorBidi" w:eastAsia="Arial" w:hAnsiTheme="minorBidi" w:cstheme="minorBidi"/>
                    <w:sz w:val="18"/>
                    <w:szCs w:val="18"/>
                  </w:rPr>
                </w:rPrChange>
              </w:rPr>
            </w:pPr>
            <w:ins w:id="2931" w:author="Hamdy Rashed" w:date="2026-08-02T13:26:00Z" w16du:dateUtc="2026-08-02T10:26:00Z">
              <w:r w:rsidRPr="001065A1">
                <w:rPr>
                  <w:rFonts w:asciiTheme="minorBidi" w:eastAsia="Arial" w:hAnsiTheme="minorBidi" w:cstheme="minorBidi"/>
                  <w:bCs/>
                  <w:szCs w:val="20"/>
                  <w:rtl/>
                  <w:rPrChange w:id="2932" w:author="MOHSEN QURAEN" w:date="2026-09-21T11:09:00Z" w16du:dateUtc="2026-09-21T08:09:00Z">
                    <w:rPr>
                      <w:rFonts w:asciiTheme="minorBidi" w:eastAsia="Arial" w:hAnsiTheme="minorBidi" w:cstheme="minorBidi"/>
                      <w:sz w:val="18"/>
                      <w:szCs w:val="18"/>
                      <w:rtl/>
                    </w:rPr>
                  </w:rPrChange>
                </w:rPr>
                <w:t>رقم العميل، اسم المفوتر، اسم الشخص، نوع العلاقة</w:t>
              </w:r>
              <w:r w:rsidRPr="001065A1">
                <w:rPr>
                  <w:rFonts w:asciiTheme="minorBidi" w:eastAsia="Arial" w:hAnsiTheme="minorBidi" w:cstheme="minorBidi"/>
                  <w:bCs/>
                  <w:szCs w:val="20"/>
                  <w:rPrChange w:id="2933" w:author="MOHSEN QURAEN" w:date="2026-09-21T11:09:00Z" w16du:dateUtc="2026-09-21T08:09:00Z">
                    <w:rPr>
                      <w:rFonts w:asciiTheme="minorBidi" w:eastAsia="Arial" w:hAnsiTheme="minorBidi" w:cstheme="minorBidi"/>
                      <w:sz w:val="18"/>
                      <w:szCs w:val="18"/>
                    </w:rPr>
                  </w:rPrChange>
                </w:rPr>
                <w:t xml:space="preserve"> (</w:t>
              </w:r>
              <w:r w:rsidRPr="001065A1">
                <w:rPr>
                  <w:rFonts w:asciiTheme="minorBidi" w:eastAsia="Arial" w:hAnsiTheme="minorBidi" w:cstheme="minorBidi"/>
                  <w:bCs/>
                  <w:szCs w:val="20"/>
                  <w:rtl/>
                  <w:rPrChange w:id="2934" w:author="MOHSEN QURAEN" w:date="2026-09-21T11:09:00Z" w16du:dateUtc="2026-09-21T08:09:00Z">
                    <w:rPr>
                      <w:rFonts w:asciiTheme="minorBidi" w:eastAsia="Arial" w:hAnsiTheme="minorBidi" w:cstheme="minorBidi"/>
                      <w:sz w:val="18"/>
                      <w:szCs w:val="18"/>
                      <w:rtl/>
                    </w:rPr>
                  </w:rPrChange>
                </w:rPr>
                <w:t>العميل/مالك/شريك/مفوض</w:t>
              </w:r>
              <w:r w:rsidRPr="001065A1">
                <w:rPr>
                  <w:rFonts w:asciiTheme="minorBidi" w:eastAsia="Arial" w:hAnsiTheme="minorBidi" w:cstheme="minorBidi"/>
                  <w:bCs/>
                  <w:szCs w:val="20"/>
                  <w:rPrChange w:id="2935" w:author="MOHSEN QURAEN" w:date="2026-09-21T11:09:00Z" w16du:dateUtc="2026-09-21T08:09:00Z">
                    <w:rPr>
                      <w:rFonts w:asciiTheme="minorBidi" w:eastAsia="Arial" w:hAnsiTheme="minorBidi" w:cstheme="minorBidi"/>
                      <w:sz w:val="18"/>
                      <w:szCs w:val="18"/>
                    </w:rPr>
                  </w:rPrChange>
                </w:rPr>
                <w:t>/UBO)</w:t>
              </w:r>
              <w:r w:rsidRPr="001065A1">
                <w:rPr>
                  <w:rFonts w:asciiTheme="minorBidi" w:eastAsia="Arial" w:hAnsiTheme="minorBidi" w:cstheme="minorBidi"/>
                  <w:bCs/>
                  <w:szCs w:val="20"/>
                  <w:rtl/>
                  <w:rPrChange w:id="2936" w:author="MOHSEN QURAEN" w:date="2026-09-21T11:09:00Z" w16du:dateUtc="2026-09-21T08:09:00Z">
                    <w:rPr>
                      <w:rFonts w:asciiTheme="minorBidi" w:eastAsia="Arial" w:hAnsiTheme="minorBidi" w:cstheme="minorBidi"/>
                      <w:sz w:val="18"/>
                      <w:szCs w:val="18"/>
                      <w:rtl/>
                    </w:rPr>
                  </w:rPrChange>
                </w:rPr>
                <w:t>، حالة</w:t>
              </w:r>
              <w:r w:rsidRPr="001065A1">
                <w:rPr>
                  <w:rFonts w:asciiTheme="minorBidi" w:eastAsia="Arial" w:hAnsiTheme="minorBidi" w:cstheme="minorBidi"/>
                  <w:bCs/>
                  <w:szCs w:val="20"/>
                  <w:rPrChange w:id="2937" w:author="MOHSEN QURAEN" w:date="2026-09-21T11:09:00Z" w16du:dateUtc="2026-09-21T08:09:00Z">
                    <w:rPr>
                      <w:rFonts w:asciiTheme="minorBidi" w:eastAsia="Arial" w:hAnsiTheme="minorBidi" w:cstheme="minorBidi"/>
                      <w:sz w:val="18"/>
                      <w:szCs w:val="18"/>
                    </w:rPr>
                  </w:rPrChange>
                </w:rPr>
                <w:t xml:space="preserve"> PEP</w:t>
              </w:r>
              <w:r w:rsidRPr="001065A1">
                <w:rPr>
                  <w:rFonts w:asciiTheme="minorBidi" w:eastAsia="Arial" w:hAnsiTheme="minorBidi" w:cstheme="minorBidi"/>
                  <w:bCs/>
                  <w:szCs w:val="20"/>
                  <w:rtl/>
                  <w:rPrChange w:id="2938" w:author="MOHSEN QURAEN" w:date="2026-09-21T11:09:00Z" w16du:dateUtc="2026-09-21T08:09:00Z">
                    <w:rPr>
                      <w:rFonts w:asciiTheme="minorBidi" w:eastAsia="Arial" w:hAnsiTheme="minorBidi" w:cstheme="minorBidi"/>
                      <w:sz w:val="18"/>
                      <w:szCs w:val="18"/>
                      <w:rtl/>
                    </w:rPr>
                  </w:rPrChange>
                </w:rPr>
                <w:t>، تاريخ آخر فحص، نتيجة الفحص</w:t>
              </w:r>
            </w:ins>
          </w:p>
        </w:tc>
        <w:tc>
          <w:tcPr>
            <w:tcW w:w="3408" w:type="dxa"/>
            <w:tcMar>
              <w:top w:w="90" w:type="dxa"/>
              <w:left w:w="100" w:type="dxa"/>
              <w:bottom w:w="90" w:type="dxa"/>
              <w:right w:w="100" w:type="dxa"/>
            </w:tcMar>
          </w:tcPr>
          <w:p w14:paraId="7266990F" w14:textId="6B5D5599" w:rsidR="00785F97" w:rsidRPr="001065A1" w:rsidRDefault="00785F97" w:rsidP="00785F97">
            <w:pPr>
              <w:bidi/>
              <w:spacing w:after="0"/>
              <w:rPr>
                <w:ins w:id="2939" w:author="Hamdy Rashed" w:date="2026-08-02T13:12:00Z" w16du:dateUtc="2026-08-02T10:12:00Z"/>
                <w:rFonts w:asciiTheme="minorBidi" w:eastAsia="Arial" w:hAnsiTheme="minorBidi" w:cstheme="minorBidi"/>
                <w:bCs/>
                <w:szCs w:val="20"/>
                <w:rPrChange w:id="2940" w:author="MOHSEN QURAEN" w:date="2026-09-21T11:09:00Z" w16du:dateUtc="2026-09-21T08:09:00Z">
                  <w:rPr>
                    <w:ins w:id="2941" w:author="Hamdy Rashed" w:date="2026-08-02T13:12:00Z" w16du:dateUtc="2026-08-02T10:12:00Z"/>
                    <w:rFonts w:asciiTheme="minorBidi" w:eastAsia="Arial" w:hAnsiTheme="minorBidi" w:cstheme="minorBidi"/>
                    <w:sz w:val="18"/>
                    <w:szCs w:val="18"/>
                  </w:rPr>
                </w:rPrChange>
              </w:rPr>
            </w:pPr>
            <w:ins w:id="2942" w:author="Hamdy Rashed" w:date="2026-08-02T13:26:00Z" w16du:dateUtc="2026-08-02T10:26:00Z">
              <w:r w:rsidRPr="001065A1">
                <w:rPr>
                  <w:rFonts w:asciiTheme="minorBidi" w:eastAsia="Arial" w:hAnsiTheme="minorBidi" w:cstheme="minorBidi"/>
                  <w:bCs/>
                  <w:szCs w:val="20"/>
                  <w:rtl/>
                  <w:rPrChange w:id="2943" w:author="MOHSEN QURAEN" w:date="2026-09-21T11:09:00Z" w16du:dateUtc="2026-09-21T08:09:00Z">
                    <w:rPr>
                      <w:rFonts w:asciiTheme="minorBidi" w:eastAsia="Arial" w:hAnsiTheme="minorBidi" w:cstheme="minorBidi"/>
                      <w:sz w:val="18"/>
                      <w:szCs w:val="18"/>
                      <w:rtl/>
                    </w:rPr>
                  </w:rPrChange>
                </w:rPr>
                <w:t>عند طلب المستخدم أو بعد تحديث حالة</w:t>
              </w:r>
              <w:r w:rsidRPr="001065A1">
                <w:rPr>
                  <w:rFonts w:asciiTheme="minorBidi" w:eastAsia="Arial" w:hAnsiTheme="minorBidi" w:cstheme="minorBidi"/>
                  <w:bCs/>
                  <w:szCs w:val="20"/>
                  <w:rPrChange w:id="2944" w:author="MOHSEN QURAEN" w:date="2026-09-21T11:09:00Z" w16du:dateUtc="2026-09-21T08:09:00Z">
                    <w:rPr>
                      <w:rFonts w:asciiTheme="minorBidi" w:eastAsia="Arial" w:hAnsiTheme="minorBidi" w:cstheme="minorBidi"/>
                      <w:sz w:val="18"/>
                      <w:szCs w:val="18"/>
                    </w:rPr>
                  </w:rPrChange>
                </w:rPr>
                <w:t xml:space="preserve"> PEP</w:t>
              </w:r>
            </w:ins>
            <w:ins w:id="2945" w:author="MAZEN FAYEZ" w:date="2026-08-10T12:22:00Z" w16du:dateUtc="2026-08-10T09:22:00Z">
              <w:r w:rsidR="00F86472" w:rsidRPr="001065A1">
                <w:rPr>
                  <w:rFonts w:asciiTheme="minorBidi" w:eastAsia="Arial" w:hAnsiTheme="minorBidi" w:cstheme="minorBidi"/>
                  <w:bCs/>
                  <w:szCs w:val="20"/>
                  <w:rPrChange w:id="2946" w:author="MOHSEN QURAEN" w:date="2026-09-21T11:09:00Z" w16du:dateUtc="2026-09-21T08:09:00Z">
                    <w:rPr>
                      <w:rFonts w:asciiTheme="minorBidi" w:eastAsia="Arial" w:hAnsiTheme="minorBidi" w:cstheme="minorBidi"/>
                      <w:sz w:val="18"/>
                      <w:szCs w:val="18"/>
                    </w:rPr>
                  </w:rPrChange>
                </w:rPr>
                <w:t xml:space="preserve"> </w:t>
              </w:r>
            </w:ins>
          </w:p>
        </w:tc>
      </w:tr>
      <w:tr w:rsidR="00D44414" w:rsidRPr="001065A1" w14:paraId="79408D03" w14:textId="77777777">
        <w:trPr>
          <w:cantSplit/>
          <w:jc w:val="center"/>
          <w:ins w:id="2947" w:author="Hamdy Rashed" w:date="2026-08-02T13:12:00Z"/>
        </w:trPr>
        <w:tc>
          <w:tcPr>
            <w:tcW w:w="3408" w:type="dxa"/>
            <w:tcMar>
              <w:top w:w="90" w:type="dxa"/>
              <w:left w:w="100" w:type="dxa"/>
              <w:bottom w:w="90" w:type="dxa"/>
              <w:right w:w="100" w:type="dxa"/>
            </w:tcMar>
            <w:vAlign w:val="center"/>
          </w:tcPr>
          <w:p w14:paraId="3C91B3C4" w14:textId="24EDCB8C" w:rsidR="00D44414" w:rsidRPr="001065A1" w:rsidRDefault="00785F97" w:rsidP="00AB43AF">
            <w:pPr>
              <w:bidi/>
              <w:spacing w:after="0"/>
              <w:rPr>
                <w:ins w:id="2948" w:author="Hamdy Rashed" w:date="2026-08-02T13:12:00Z" w16du:dateUtc="2026-08-02T10:12:00Z"/>
                <w:rFonts w:asciiTheme="minorBidi" w:eastAsia="Arial" w:hAnsiTheme="minorBidi" w:cstheme="minorBidi"/>
                <w:bCs/>
                <w:szCs w:val="20"/>
                <w:rPrChange w:id="2949" w:author="MOHSEN QURAEN" w:date="2026-09-21T11:09:00Z" w16du:dateUtc="2026-09-21T08:09:00Z">
                  <w:rPr>
                    <w:ins w:id="2950" w:author="Hamdy Rashed" w:date="2026-08-02T13:12:00Z" w16du:dateUtc="2026-08-02T10:12:00Z"/>
                    <w:rFonts w:asciiTheme="minorBidi" w:eastAsia="Arial" w:hAnsiTheme="minorBidi" w:cstheme="minorBidi"/>
                    <w:sz w:val="18"/>
                    <w:szCs w:val="18"/>
                  </w:rPr>
                </w:rPrChange>
              </w:rPr>
            </w:pPr>
            <w:ins w:id="2951" w:author="Hamdy Rashed" w:date="2026-08-02T13:28:00Z" w16du:dateUtc="2026-08-02T10:28:00Z">
              <w:r w:rsidRPr="001065A1">
                <w:rPr>
                  <w:rFonts w:asciiTheme="minorBidi" w:eastAsia="Arial" w:hAnsiTheme="minorBidi"/>
                  <w:bCs/>
                  <w:szCs w:val="20"/>
                  <w:rtl/>
                  <w:rPrChange w:id="2952" w:author="MOHSEN QURAEN" w:date="2026-09-21T11:09:00Z" w16du:dateUtc="2026-09-21T08:09:00Z">
                    <w:rPr>
                      <w:rFonts w:asciiTheme="minorBidi" w:eastAsia="Arial" w:hAnsiTheme="minorBidi"/>
                      <w:sz w:val="18"/>
                      <w:szCs w:val="18"/>
                      <w:rtl/>
                    </w:rPr>
                  </w:rPrChange>
                </w:rPr>
                <w:t>تقرير العملاء المطابقين للعقوبات: عرض جميع حالات التطابق المؤكد أو المحتمل مع قوائم العقوبات لدعم اتخاذ الإجراءات النظامية والتصعيد عند الحاجة.</w:t>
              </w:r>
            </w:ins>
          </w:p>
        </w:tc>
        <w:tc>
          <w:tcPr>
            <w:tcW w:w="3408" w:type="dxa"/>
            <w:tcMar>
              <w:top w:w="90" w:type="dxa"/>
              <w:left w:w="100" w:type="dxa"/>
              <w:bottom w:w="90" w:type="dxa"/>
              <w:right w:w="100" w:type="dxa"/>
            </w:tcMar>
            <w:vAlign w:val="center"/>
          </w:tcPr>
          <w:p w14:paraId="3CAA2B23" w14:textId="32AC61E0" w:rsidR="00D44414" w:rsidRPr="001065A1" w:rsidRDefault="00785F97" w:rsidP="00AB43AF">
            <w:pPr>
              <w:bidi/>
              <w:spacing w:after="0"/>
              <w:rPr>
                <w:ins w:id="2953" w:author="Hamdy Rashed" w:date="2026-08-02T13:12:00Z" w16du:dateUtc="2026-08-02T10:12:00Z"/>
                <w:rFonts w:asciiTheme="minorBidi" w:eastAsia="Arial" w:hAnsiTheme="minorBidi" w:cstheme="minorBidi"/>
                <w:bCs/>
                <w:szCs w:val="20"/>
                <w:rPrChange w:id="2954" w:author="MOHSEN QURAEN" w:date="2026-09-21T11:09:00Z" w16du:dateUtc="2026-09-21T08:09:00Z">
                  <w:rPr>
                    <w:ins w:id="2955" w:author="Hamdy Rashed" w:date="2026-08-02T13:12:00Z" w16du:dateUtc="2026-08-02T10:12:00Z"/>
                    <w:rFonts w:asciiTheme="minorBidi" w:eastAsia="Arial" w:hAnsiTheme="minorBidi" w:cstheme="minorBidi"/>
                    <w:sz w:val="18"/>
                    <w:szCs w:val="18"/>
                  </w:rPr>
                </w:rPrChange>
              </w:rPr>
            </w:pPr>
            <w:ins w:id="2956" w:author="Hamdy Rashed" w:date="2026-08-02T13:28:00Z" w16du:dateUtc="2026-08-02T10:28:00Z">
              <w:r w:rsidRPr="001065A1">
                <w:rPr>
                  <w:rFonts w:asciiTheme="minorBidi" w:eastAsia="Arial" w:hAnsiTheme="minorBidi"/>
                  <w:bCs/>
                  <w:szCs w:val="20"/>
                  <w:rtl/>
                  <w:rPrChange w:id="2957" w:author="MOHSEN QURAEN" w:date="2026-09-21T11:09:00Z" w16du:dateUtc="2026-09-21T08:09:00Z">
                    <w:rPr>
                      <w:rFonts w:asciiTheme="minorBidi" w:eastAsia="Arial" w:hAnsiTheme="minorBidi"/>
                      <w:sz w:val="18"/>
                      <w:szCs w:val="18"/>
                      <w:rtl/>
                    </w:rPr>
                  </w:rPrChange>
                </w:rPr>
                <w:t>رقم العميل، اسم المفوتر، اسم الشخص المطابق، نوع العلاقة، قائمة العقوبات، نسبة التطابق، نتيجة الفحص، القرار النهائي، تاريخ الفحص</w:t>
              </w:r>
            </w:ins>
          </w:p>
        </w:tc>
        <w:tc>
          <w:tcPr>
            <w:tcW w:w="3408" w:type="dxa"/>
            <w:tcMar>
              <w:top w:w="90" w:type="dxa"/>
              <w:left w:w="100" w:type="dxa"/>
              <w:bottom w:w="90" w:type="dxa"/>
              <w:right w:w="100" w:type="dxa"/>
            </w:tcMar>
            <w:vAlign w:val="center"/>
          </w:tcPr>
          <w:p w14:paraId="6745BBBF" w14:textId="21F5FABA" w:rsidR="00D44414" w:rsidRPr="001065A1" w:rsidRDefault="00785F97" w:rsidP="00AB43AF">
            <w:pPr>
              <w:bidi/>
              <w:spacing w:after="0"/>
              <w:rPr>
                <w:ins w:id="2958" w:author="Hamdy Rashed" w:date="2026-08-02T13:12:00Z" w16du:dateUtc="2026-08-02T10:12:00Z"/>
                <w:rFonts w:asciiTheme="minorBidi" w:eastAsia="Arial" w:hAnsiTheme="minorBidi" w:cstheme="minorBidi"/>
                <w:bCs/>
                <w:szCs w:val="20"/>
                <w:rPrChange w:id="2959" w:author="MOHSEN QURAEN" w:date="2026-09-21T11:09:00Z" w16du:dateUtc="2026-09-21T08:09:00Z">
                  <w:rPr>
                    <w:ins w:id="2960" w:author="Hamdy Rashed" w:date="2026-08-02T13:12:00Z" w16du:dateUtc="2026-08-02T10:12:00Z"/>
                    <w:rFonts w:asciiTheme="minorBidi" w:eastAsia="Arial" w:hAnsiTheme="minorBidi" w:cstheme="minorBidi"/>
                    <w:sz w:val="18"/>
                    <w:szCs w:val="18"/>
                  </w:rPr>
                </w:rPrChange>
              </w:rPr>
            </w:pPr>
            <w:ins w:id="2961" w:author="Hamdy Rashed" w:date="2026-08-02T13:28:00Z" w16du:dateUtc="2026-08-02T10:28:00Z">
              <w:r w:rsidRPr="001065A1">
                <w:rPr>
                  <w:rFonts w:asciiTheme="minorBidi" w:eastAsia="Arial" w:hAnsiTheme="minorBidi"/>
                  <w:bCs/>
                  <w:szCs w:val="20"/>
                  <w:rtl/>
                  <w:rPrChange w:id="2962" w:author="MOHSEN QURAEN" w:date="2026-09-21T11:09:00Z" w16du:dateUtc="2026-09-21T08:09:00Z">
                    <w:rPr>
                      <w:rFonts w:asciiTheme="minorBidi" w:eastAsia="Arial" w:hAnsiTheme="minorBidi"/>
                      <w:sz w:val="18"/>
                      <w:szCs w:val="18"/>
                      <w:rtl/>
                    </w:rPr>
                  </w:rPrChange>
                </w:rPr>
                <w:t xml:space="preserve">بعد كل عملية </w:t>
              </w:r>
              <w:r w:rsidRPr="001065A1">
                <w:rPr>
                  <w:rFonts w:asciiTheme="minorBidi" w:eastAsia="Arial" w:hAnsiTheme="minorBidi" w:cstheme="minorBidi"/>
                  <w:bCs/>
                  <w:szCs w:val="20"/>
                  <w:rPrChange w:id="2963" w:author="MOHSEN QURAEN" w:date="2026-09-21T11:09:00Z" w16du:dateUtc="2026-09-21T08:09:00Z">
                    <w:rPr>
                      <w:rFonts w:asciiTheme="minorBidi" w:eastAsia="Arial" w:hAnsiTheme="minorBidi" w:cstheme="minorBidi"/>
                      <w:sz w:val="18"/>
                      <w:szCs w:val="18"/>
                    </w:rPr>
                  </w:rPrChange>
                </w:rPr>
                <w:t>Screening</w:t>
              </w:r>
              <w:r w:rsidRPr="001065A1">
                <w:rPr>
                  <w:rFonts w:asciiTheme="minorBidi" w:eastAsia="Arial" w:hAnsiTheme="minorBidi"/>
                  <w:bCs/>
                  <w:szCs w:val="20"/>
                  <w:rtl/>
                  <w:rPrChange w:id="2964" w:author="MOHSEN QURAEN" w:date="2026-09-21T11:09:00Z" w16du:dateUtc="2026-09-21T08:09:00Z">
                    <w:rPr>
                      <w:rFonts w:asciiTheme="minorBidi" w:eastAsia="Arial" w:hAnsiTheme="minorBidi"/>
                      <w:sz w:val="18"/>
                      <w:szCs w:val="18"/>
                      <w:rtl/>
                    </w:rPr>
                  </w:rPrChange>
                </w:rPr>
                <w:t xml:space="preserve"> أو عند طلب المستخدم</w:t>
              </w:r>
            </w:ins>
          </w:p>
        </w:tc>
      </w:tr>
      <w:tr w:rsidR="00785F97" w:rsidRPr="001065A1" w14:paraId="0AE2EAAD" w14:textId="77777777">
        <w:trPr>
          <w:cantSplit/>
          <w:jc w:val="center"/>
          <w:ins w:id="2965" w:author="Hamdy Rashed" w:date="2026-08-02T13:28:00Z"/>
        </w:trPr>
        <w:tc>
          <w:tcPr>
            <w:tcW w:w="3408" w:type="dxa"/>
            <w:tcMar>
              <w:top w:w="90" w:type="dxa"/>
              <w:left w:w="100" w:type="dxa"/>
              <w:bottom w:w="90" w:type="dxa"/>
              <w:right w:w="100" w:type="dxa"/>
            </w:tcMar>
            <w:vAlign w:val="center"/>
          </w:tcPr>
          <w:p w14:paraId="365CECEA" w14:textId="77173621" w:rsidR="00785F97" w:rsidRPr="001065A1" w:rsidRDefault="00785F97" w:rsidP="00AB43AF">
            <w:pPr>
              <w:bidi/>
              <w:spacing w:after="0"/>
              <w:rPr>
                <w:ins w:id="2966" w:author="Hamdy Rashed" w:date="2026-08-02T13:28:00Z" w16du:dateUtc="2026-08-02T10:28:00Z"/>
                <w:rFonts w:asciiTheme="minorBidi" w:eastAsia="Arial" w:hAnsiTheme="minorBidi"/>
                <w:bCs/>
                <w:szCs w:val="20"/>
                <w:rtl/>
                <w:rPrChange w:id="2967" w:author="MOHSEN QURAEN" w:date="2026-09-21T11:09:00Z" w16du:dateUtc="2026-09-21T08:09:00Z">
                  <w:rPr>
                    <w:ins w:id="2968" w:author="Hamdy Rashed" w:date="2026-08-02T13:28:00Z" w16du:dateUtc="2026-08-02T10:28:00Z"/>
                    <w:rFonts w:asciiTheme="minorBidi" w:eastAsia="Arial" w:hAnsiTheme="minorBidi"/>
                    <w:sz w:val="18"/>
                    <w:szCs w:val="18"/>
                    <w:rtl/>
                  </w:rPr>
                </w:rPrChange>
              </w:rPr>
            </w:pPr>
            <w:ins w:id="2969" w:author="Hamdy Rashed" w:date="2026-08-02T13:29:00Z" w16du:dateUtc="2026-08-02T10:29:00Z">
              <w:r w:rsidRPr="001065A1">
                <w:rPr>
                  <w:rFonts w:asciiTheme="minorBidi" w:eastAsia="Arial" w:hAnsiTheme="minorBidi"/>
                  <w:bCs/>
                  <w:szCs w:val="20"/>
                  <w:rtl/>
                  <w:rPrChange w:id="2970" w:author="MOHSEN QURAEN" w:date="2026-09-21T11:09:00Z" w16du:dateUtc="2026-09-21T08:09:00Z">
                    <w:rPr>
                      <w:rFonts w:asciiTheme="minorBidi" w:eastAsia="Arial" w:hAnsiTheme="minorBidi"/>
                      <w:sz w:val="18"/>
                      <w:szCs w:val="18"/>
                      <w:rtl/>
                    </w:rPr>
                  </w:rPrChange>
                </w:rPr>
                <w:t xml:space="preserve">تقرير العملاء الذين لم يكتمل </w:t>
              </w:r>
              <w:r w:rsidRPr="001065A1">
                <w:rPr>
                  <w:rFonts w:asciiTheme="minorBidi" w:eastAsia="Arial" w:hAnsiTheme="minorBidi"/>
                  <w:bCs/>
                  <w:szCs w:val="20"/>
                  <w:rPrChange w:id="2971" w:author="MOHSEN QURAEN" w:date="2026-09-21T11:09:00Z" w16du:dateUtc="2026-09-21T08:09:00Z">
                    <w:rPr>
                      <w:rFonts w:asciiTheme="minorBidi" w:eastAsia="Arial" w:hAnsiTheme="minorBidi"/>
                      <w:sz w:val="18"/>
                      <w:szCs w:val="18"/>
                    </w:rPr>
                  </w:rPrChange>
                </w:rPr>
                <w:t>CDD</w:t>
              </w:r>
              <w:r w:rsidRPr="001065A1">
                <w:rPr>
                  <w:rFonts w:asciiTheme="minorBidi" w:eastAsia="Arial" w:hAnsiTheme="minorBidi"/>
                  <w:bCs/>
                  <w:szCs w:val="20"/>
                  <w:rtl/>
                  <w:rPrChange w:id="2972" w:author="MOHSEN QURAEN" w:date="2026-09-21T11:09:00Z" w16du:dateUtc="2026-09-21T08:09:00Z">
                    <w:rPr>
                      <w:rFonts w:asciiTheme="minorBidi" w:eastAsia="Arial" w:hAnsiTheme="minorBidi"/>
                      <w:sz w:val="18"/>
                      <w:szCs w:val="18"/>
                      <w:rtl/>
                    </w:rPr>
                  </w:rPrChange>
                </w:rPr>
                <w:t>: متابعة العملاء الذين لم تستكمل بيانات العناية الواجبة (</w:t>
              </w:r>
              <w:r w:rsidRPr="001065A1">
                <w:rPr>
                  <w:rFonts w:asciiTheme="minorBidi" w:eastAsia="Arial" w:hAnsiTheme="minorBidi"/>
                  <w:bCs/>
                  <w:szCs w:val="20"/>
                  <w:rPrChange w:id="2973" w:author="MOHSEN QURAEN" w:date="2026-09-21T11:09:00Z" w16du:dateUtc="2026-09-21T08:09:00Z">
                    <w:rPr>
                      <w:rFonts w:asciiTheme="minorBidi" w:eastAsia="Arial" w:hAnsiTheme="minorBidi"/>
                      <w:sz w:val="18"/>
                      <w:szCs w:val="18"/>
                    </w:rPr>
                  </w:rPrChange>
                </w:rPr>
                <w:t>CDD</w:t>
              </w:r>
              <w:r w:rsidRPr="001065A1">
                <w:rPr>
                  <w:rFonts w:asciiTheme="minorBidi" w:eastAsia="Arial" w:hAnsiTheme="minorBidi"/>
                  <w:bCs/>
                  <w:szCs w:val="20"/>
                  <w:rtl/>
                  <w:rPrChange w:id="2974" w:author="MOHSEN QURAEN" w:date="2026-09-21T11:09:00Z" w16du:dateUtc="2026-09-21T08:09:00Z">
                    <w:rPr>
                      <w:rFonts w:asciiTheme="minorBidi" w:eastAsia="Arial" w:hAnsiTheme="minorBidi"/>
                      <w:sz w:val="18"/>
                      <w:szCs w:val="18"/>
                      <w:rtl/>
                    </w:rPr>
                  </w:rPrChange>
                </w:rPr>
                <w:t>) لضمان عدم تفعيلهم أو استمرار العلاقة التجارية قبل استيفاء المتطلبات النظامية.</w:t>
              </w:r>
            </w:ins>
          </w:p>
        </w:tc>
        <w:tc>
          <w:tcPr>
            <w:tcW w:w="3408" w:type="dxa"/>
            <w:tcMar>
              <w:top w:w="90" w:type="dxa"/>
              <w:left w:w="100" w:type="dxa"/>
              <w:bottom w:w="90" w:type="dxa"/>
              <w:right w:w="100" w:type="dxa"/>
            </w:tcMar>
            <w:vAlign w:val="center"/>
          </w:tcPr>
          <w:p w14:paraId="25F99820" w14:textId="3AA3FF4B" w:rsidR="00785F97" w:rsidRPr="001065A1" w:rsidRDefault="00785F97" w:rsidP="00AB43AF">
            <w:pPr>
              <w:bidi/>
              <w:spacing w:after="0"/>
              <w:rPr>
                <w:ins w:id="2975" w:author="Hamdy Rashed" w:date="2026-08-02T13:28:00Z" w16du:dateUtc="2026-08-02T10:28:00Z"/>
                <w:rFonts w:asciiTheme="minorBidi" w:eastAsia="Arial" w:hAnsiTheme="minorBidi"/>
                <w:bCs/>
                <w:szCs w:val="20"/>
                <w:rtl/>
                <w:rPrChange w:id="2976" w:author="MOHSEN QURAEN" w:date="2026-09-21T11:09:00Z" w16du:dateUtc="2026-09-21T08:09:00Z">
                  <w:rPr>
                    <w:ins w:id="2977" w:author="Hamdy Rashed" w:date="2026-08-02T13:28:00Z" w16du:dateUtc="2026-08-02T10:28:00Z"/>
                    <w:rFonts w:asciiTheme="minorBidi" w:eastAsia="Arial" w:hAnsiTheme="minorBidi"/>
                    <w:sz w:val="18"/>
                    <w:szCs w:val="18"/>
                    <w:rtl/>
                  </w:rPr>
                </w:rPrChange>
              </w:rPr>
            </w:pPr>
            <w:ins w:id="2978" w:author="Hamdy Rashed" w:date="2026-08-02T13:29:00Z" w16du:dateUtc="2026-08-02T10:29:00Z">
              <w:r w:rsidRPr="001065A1">
                <w:rPr>
                  <w:rFonts w:asciiTheme="minorBidi" w:eastAsia="Arial" w:hAnsiTheme="minorBidi"/>
                  <w:bCs/>
                  <w:szCs w:val="20"/>
                  <w:rtl/>
                  <w:rPrChange w:id="2979" w:author="MOHSEN QURAEN" w:date="2026-09-21T11:09:00Z" w16du:dateUtc="2026-09-21T08:09:00Z">
                    <w:rPr>
                      <w:rFonts w:asciiTheme="minorBidi" w:eastAsia="Arial" w:hAnsiTheme="minorBidi"/>
                      <w:sz w:val="18"/>
                      <w:szCs w:val="18"/>
                      <w:rtl/>
                    </w:rPr>
                  </w:rPrChange>
                </w:rPr>
                <w:t xml:space="preserve">رقم العميل، اسم المفوتر، عناصر </w:t>
              </w:r>
              <w:r w:rsidRPr="001065A1">
                <w:rPr>
                  <w:rFonts w:asciiTheme="minorBidi" w:eastAsia="Arial" w:hAnsiTheme="minorBidi"/>
                  <w:bCs/>
                  <w:szCs w:val="20"/>
                  <w:rPrChange w:id="2980" w:author="MOHSEN QURAEN" w:date="2026-09-21T11:09:00Z" w16du:dateUtc="2026-09-21T08:09:00Z">
                    <w:rPr>
                      <w:rFonts w:asciiTheme="minorBidi" w:eastAsia="Arial" w:hAnsiTheme="minorBidi"/>
                      <w:sz w:val="18"/>
                      <w:szCs w:val="18"/>
                    </w:rPr>
                  </w:rPrChange>
                </w:rPr>
                <w:t>CDD</w:t>
              </w:r>
              <w:r w:rsidRPr="001065A1">
                <w:rPr>
                  <w:rFonts w:asciiTheme="minorBidi" w:eastAsia="Arial" w:hAnsiTheme="minorBidi"/>
                  <w:bCs/>
                  <w:szCs w:val="20"/>
                  <w:rtl/>
                  <w:rPrChange w:id="2981" w:author="MOHSEN QURAEN" w:date="2026-09-21T11:09:00Z" w16du:dateUtc="2026-09-21T08:09:00Z">
                    <w:rPr>
                      <w:rFonts w:asciiTheme="minorBidi" w:eastAsia="Arial" w:hAnsiTheme="minorBidi"/>
                      <w:sz w:val="18"/>
                      <w:szCs w:val="18"/>
                      <w:rtl/>
                    </w:rPr>
                  </w:rPrChange>
                </w:rPr>
                <w:t xml:space="preserve"> غير المكتملة، الوثائق أو البيانات الناقصة، تاريخ إنشاء العميل، المستخدم المسؤول، حالة الطلب</w:t>
              </w:r>
            </w:ins>
          </w:p>
        </w:tc>
        <w:tc>
          <w:tcPr>
            <w:tcW w:w="3408" w:type="dxa"/>
            <w:tcMar>
              <w:top w:w="90" w:type="dxa"/>
              <w:left w:w="100" w:type="dxa"/>
              <w:bottom w:w="90" w:type="dxa"/>
              <w:right w:w="100" w:type="dxa"/>
            </w:tcMar>
            <w:vAlign w:val="center"/>
          </w:tcPr>
          <w:p w14:paraId="734DCDF3" w14:textId="22B1A8B4" w:rsidR="00785F97" w:rsidRPr="001065A1" w:rsidRDefault="00785F97" w:rsidP="00AB43AF">
            <w:pPr>
              <w:bidi/>
              <w:spacing w:after="0"/>
              <w:rPr>
                <w:ins w:id="2982" w:author="Hamdy Rashed" w:date="2026-08-02T13:28:00Z" w16du:dateUtc="2026-08-02T10:28:00Z"/>
                <w:rFonts w:asciiTheme="minorBidi" w:eastAsia="Arial" w:hAnsiTheme="minorBidi"/>
                <w:bCs/>
                <w:szCs w:val="20"/>
                <w:rtl/>
                <w:rPrChange w:id="2983" w:author="MOHSEN QURAEN" w:date="2026-09-21T11:09:00Z" w16du:dateUtc="2026-09-21T08:09:00Z">
                  <w:rPr>
                    <w:ins w:id="2984" w:author="Hamdy Rashed" w:date="2026-08-02T13:28:00Z" w16du:dateUtc="2026-08-02T10:28:00Z"/>
                    <w:rFonts w:asciiTheme="minorBidi" w:eastAsia="Arial" w:hAnsiTheme="minorBidi"/>
                    <w:sz w:val="18"/>
                    <w:szCs w:val="18"/>
                    <w:rtl/>
                  </w:rPr>
                </w:rPrChange>
              </w:rPr>
            </w:pPr>
            <w:ins w:id="2985" w:author="Hamdy Rashed" w:date="2026-08-02T13:29:00Z" w16du:dateUtc="2026-08-02T10:29:00Z">
              <w:r w:rsidRPr="001065A1">
                <w:rPr>
                  <w:rFonts w:asciiTheme="minorBidi" w:eastAsia="Arial" w:hAnsiTheme="minorBidi"/>
                  <w:bCs/>
                  <w:szCs w:val="20"/>
                  <w:rtl/>
                  <w:rPrChange w:id="2986" w:author="MOHSEN QURAEN" w:date="2026-09-21T11:09:00Z" w16du:dateUtc="2026-09-21T08:09:00Z">
                    <w:rPr>
                      <w:rFonts w:asciiTheme="minorBidi" w:eastAsia="Arial" w:hAnsiTheme="minorBidi"/>
                      <w:sz w:val="18"/>
                      <w:szCs w:val="18"/>
                      <w:rtl/>
                    </w:rPr>
                  </w:rPrChange>
                </w:rPr>
                <w:t>عند طلب المستخدم أو بشكل دوري</w:t>
              </w:r>
            </w:ins>
          </w:p>
        </w:tc>
      </w:tr>
      <w:tr w:rsidR="00785F97" w:rsidRPr="001065A1" w14:paraId="5828A5EC" w14:textId="77777777">
        <w:trPr>
          <w:cantSplit/>
          <w:jc w:val="center"/>
          <w:ins w:id="2987" w:author="Hamdy Rashed" w:date="2026-08-02T13:28:00Z"/>
        </w:trPr>
        <w:tc>
          <w:tcPr>
            <w:tcW w:w="3408" w:type="dxa"/>
            <w:tcMar>
              <w:top w:w="90" w:type="dxa"/>
              <w:left w:w="100" w:type="dxa"/>
              <w:bottom w:w="90" w:type="dxa"/>
              <w:right w:w="100" w:type="dxa"/>
            </w:tcMar>
            <w:vAlign w:val="center"/>
          </w:tcPr>
          <w:p w14:paraId="3F271819" w14:textId="5FEBB9C4" w:rsidR="00785F97" w:rsidRPr="001065A1" w:rsidRDefault="00785F97" w:rsidP="00AB43AF">
            <w:pPr>
              <w:bidi/>
              <w:spacing w:after="0"/>
              <w:rPr>
                <w:ins w:id="2988" w:author="Hamdy Rashed" w:date="2026-08-02T13:28:00Z" w16du:dateUtc="2026-08-02T10:28:00Z"/>
                <w:rFonts w:asciiTheme="minorBidi" w:eastAsia="Arial" w:hAnsiTheme="minorBidi"/>
                <w:bCs/>
                <w:szCs w:val="20"/>
                <w:rtl/>
                <w:rPrChange w:id="2989" w:author="MOHSEN QURAEN" w:date="2026-09-21T11:09:00Z" w16du:dateUtc="2026-09-21T08:09:00Z">
                  <w:rPr>
                    <w:ins w:id="2990" w:author="Hamdy Rashed" w:date="2026-08-02T13:28:00Z" w16du:dateUtc="2026-08-02T10:28:00Z"/>
                    <w:rFonts w:asciiTheme="minorBidi" w:eastAsia="Arial" w:hAnsiTheme="minorBidi"/>
                    <w:sz w:val="18"/>
                    <w:szCs w:val="18"/>
                    <w:rtl/>
                  </w:rPr>
                </w:rPrChange>
              </w:rPr>
            </w:pPr>
            <w:ins w:id="2991" w:author="Hamdy Rashed" w:date="2026-08-02T13:29:00Z" w16du:dateUtc="2026-08-02T10:29:00Z">
              <w:r w:rsidRPr="001065A1">
                <w:rPr>
                  <w:rFonts w:asciiTheme="minorBidi" w:eastAsia="Arial" w:hAnsiTheme="minorBidi"/>
                  <w:bCs/>
                  <w:szCs w:val="20"/>
                  <w:rtl/>
                  <w:rPrChange w:id="2992" w:author="MOHSEN QURAEN" w:date="2026-09-21T11:09:00Z" w16du:dateUtc="2026-09-21T08:09:00Z">
                    <w:rPr>
                      <w:rFonts w:asciiTheme="minorBidi" w:eastAsia="Arial" w:hAnsiTheme="minorBidi"/>
                      <w:sz w:val="18"/>
                      <w:szCs w:val="18"/>
                      <w:rtl/>
                    </w:rPr>
                  </w:rPrChange>
                </w:rPr>
                <w:t>تقرير انتهاء صلاحية الوثائق: متابعة الوثائق المنتهية أو التي أوشكت على الانتهاء لضمان تحديث بيانات العميل واستمرار الالتزام بالمتطلبات التنظيمية.</w:t>
              </w:r>
            </w:ins>
          </w:p>
        </w:tc>
        <w:tc>
          <w:tcPr>
            <w:tcW w:w="3408" w:type="dxa"/>
            <w:tcMar>
              <w:top w:w="90" w:type="dxa"/>
              <w:left w:w="100" w:type="dxa"/>
              <w:bottom w:w="90" w:type="dxa"/>
              <w:right w:w="100" w:type="dxa"/>
            </w:tcMar>
            <w:vAlign w:val="center"/>
          </w:tcPr>
          <w:p w14:paraId="59D45950" w14:textId="0CDA962B" w:rsidR="00785F97" w:rsidRPr="001065A1" w:rsidRDefault="00785F97" w:rsidP="00AB43AF">
            <w:pPr>
              <w:bidi/>
              <w:spacing w:after="0"/>
              <w:rPr>
                <w:ins w:id="2993" w:author="Hamdy Rashed" w:date="2026-08-02T13:28:00Z" w16du:dateUtc="2026-08-02T10:28:00Z"/>
                <w:rFonts w:asciiTheme="minorBidi" w:eastAsia="Arial" w:hAnsiTheme="minorBidi"/>
                <w:bCs/>
                <w:szCs w:val="20"/>
                <w:rtl/>
                <w:rPrChange w:id="2994" w:author="MOHSEN QURAEN" w:date="2026-09-21T11:09:00Z" w16du:dateUtc="2026-09-21T08:09:00Z">
                  <w:rPr>
                    <w:ins w:id="2995" w:author="Hamdy Rashed" w:date="2026-08-02T13:28:00Z" w16du:dateUtc="2026-08-02T10:28:00Z"/>
                    <w:rFonts w:asciiTheme="minorBidi" w:eastAsia="Arial" w:hAnsiTheme="minorBidi"/>
                    <w:sz w:val="18"/>
                    <w:szCs w:val="18"/>
                    <w:rtl/>
                  </w:rPr>
                </w:rPrChange>
              </w:rPr>
            </w:pPr>
            <w:ins w:id="2996" w:author="Hamdy Rashed" w:date="2026-08-02T13:29:00Z" w16du:dateUtc="2026-08-02T10:29:00Z">
              <w:r w:rsidRPr="001065A1">
                <w:rPr>
                  <w:rFonts w:asciiTheme="minorBidi" w:eastAsia="Arial" w:hAnsiTheme="minorBidi"/>
                  <w:bCs/>
                  <w:szCs w:val="20"/>
                  <w:rtl/>
                  <w:rPrChange w:id="2997" w:author="MOHSEN QURAEN" w:date="2026-09-21T11:09:00Z" w16du:dateUtc="2026-09-21T08:09:00Z">
                    <w:rPr>
                      <w:rFonts w:asciiTheme="minorBidi" w:eastAsia="Arial" w:hAnsiTheme="minorBidi"/>
                      <w:sz w:val="18"/>
                      <w:szCs w:val="18"/>
                      <w:rtl/>
                    </w:rPr>
                  </w:rPrChange>
                </w:rPr>
                <w:t>رقم العميل، اسم المفوتر، نوع الوثيقة، رقم الوثيقة، تاريخ الإصدار، تاريخ الانتهاء، عدد الأيام المتبقية، حالة الوثيقة</w:t>
              </w:r>
            </w:ins>
          </w:p>
        </w:tc>
        <w:tc>
          <w:tcPr>
            <w:tcW w:w="3408" w:type="dxa"/>
            <w:tcMar>
              <w:top w:w="90" w:type="dxa"/>
              <w:left w:w="100" w:type="dxa"/>
              <w:bottom w:w="90" w:type="dxa"/>
              <w:right w:w="100" w:type="dxa"/>
            </w:tcMar>
            <w:vAlign w:val="center"/>
          </w:tcPr>
          <w:p w14:paraId="427330EC" w14:textId="4111726F" w:rsidR="00785F97" w:rsidRPr="001065A1" w:rsidRDefault="00785F97" w:rsidP="00AB43AF">
            <w:pPr>
              <w:bidi/>
              <w:spacing w:after="0"/>
              <w:rPr>
                <w:ins w:id="2998" w:author="Hamdy Rashed" w:date="2026-08-02T13:28:00Z" w16du:dateUtc="2026-08-02T10:28:00Z"/>
                <w:rFonts w:asciiTheme="minorBidi" w:eastAsia="Arial" w:hAnsiTheme="minorBidi"/>
                <w:bCs/>
                <w:szCs w:val="20"/>
                <w:rtl/>
                <w:rPrChange w:id="2999" w:author="MOHSEN QURAEN" w:date="2026-09-21T11:09:00Z" w16du:dateUtc="2026-09-21T08:09:00Z">
                  <w:rPr>
                    <w:ins w:id="3000" w:author="Hamdy Rashed" w:date="2026-08-02T13:28:00Z" w16du:dateUtc="2026-08-02T10:28:00Z"/>
                    <w:rFonts w:asciiTheme="minorBidi" w:eastAsia="Arial" w:hAnsiTheme="minorBidi"/>
                    <w:sz w:val="18"/>
                    <w:szCs w:val="18"/>
                    <w:rtl/>
                  </w:rPr>
                </w:rPrChange>
              </w:rPr>
            </w:pPr>
            <w:ins w:id="3001" w:author="Hamdy Rashed" w:date="2026-08-02T13:29:00Z" w16du:dateUtc="2026-08-02T10:29:00Z">
              <w:r w:rsidRPr="001065A1">
                <w:rPr>
                  <w:rFonts w:asciiTheme="minorBidi" w:eastAsia="Arial" w:hAnsiTheme="minorBidi"/>
                  <w:bCs/>
                  <w:szCs w:val="20"/>
                  <w:rtl/>
                  <w:rPrChange w:id="3002" w:author="MOHSEN QURAEN" w:date="2026-09-21T11:09:00Z" w16du:dateUtc="2026-09-21T08:09:00Z">
                    <w:rPr>
                      <w:rFonts w:asciiTheme="minorBidi" w:eastAsia="Arial" w:hAnsiTheme="minorBidi"/>
                      <w:sz w:val="18"/>
                      <w:szCs w:val="18"/>
                      <w:rtl/>
                    </w:rPr>
                  </w:rPrChange>
                </w:rPr>
                <w:t>يومياً أو عند طلب المستخدم</w:t>
              </w:r>
            </w:ins>
          </w:p>
        </w:tc>
      </w:tr>
      <w:tr w:rsidR="00785F97" w:rsidRPr="001065A1" w14:paraId="3FE194DA" w14:textId="77777777">
        <w:trPr>
          <w:cantSplit/>
          <w:jc w:val="center"/>
          <w:ins w:id="3003" w:author="Hamdy Rashed" w:date="2026-08-02T13:29:00Z"/>
        </w:trPr>
        <w:tc>
          <w:tcPr>
            <w:tcW w:w="3408" w:type="dxa"/>
            <w:tcMar>
              <w:top w:w="90" w:type="dxa"/>
              <w:left w:w="100" w:type="dxa"/>
              <w:bottom w:w="90" w:type="dxa"/>
              <w:right w:w="100" w:type="dxa"/>
            </w:tcMar>
            <w:vAlign w:val="center"/>
          </w:tcPr>
          <w:p w14:paraId="7D469A72" w14:textId="32A64F25" w:rsidR="00785F97" w:rsidRPr="001065A1" w:rsidRDefault="00785F97" w:rsidP="00AB43AF">
            <w:pPr>
              <w:bidi/>
              <w:spacing w:after="0"/>
              <w:rPr>
                <w:ins w:id="3004" w:author="Hamdy Rashed" w:date="2026-08-02T13:29:00Z" w16du:dateUtc="2026-08-02T10:29:00Z"/>
                <w:rFonts w:asciiTheme="minorBidi" w:eastAsia="Arial" w:hAnsiTheme="minorBidi"/>
                <w:bCs/>
                <w:szCs w:val="20"/>
                <w:rtl/>
                <w:rPrChange w:id="3005" w:author="MOHSEN QURAEN" w:date="2026-09-21T11:09:00Z" w16du:dateUtc="2026-09-21T08:09:00Z">
                  <w:rPr>
                    <w:ins w:id="3006" w:author="Hamdy Rashed" w:date="2026-08-02T13:29:00Z" w16du:dateUtc="2026-08-02T10:29:00Z"/>
                    <w:rFonts w:asciiTheme="minorBidi" w:eastAsia="Arial" w:hAnsiTheme="minorBidi"/>
                    <w:sz w:val="18"/>
                    <w:szCs w:val="18"/>
                    <w:rtl/>
                  </w:rPr>
                </w:rPrChange>
              </w:rPr>
            </w:pPr>
            <w:ins w:id="3007" w:author="Hamdy Rashed" w:date="2026-08-02T13:29:00Z" w16du:dateUtc="2026-08-02T10:29:00Z">
              <w:r w:rsidRPr="001065A1">
                <w:rPr>
                  <w:rFonts w:asciiTheme="minorBidi" w:eastAsia="Arial" w:hAnsiTheme="minorBidi"/>
                  <w:bCs/>
                  <w:szCs w:val="20"/>
                  <w:rtl/>
                  <w:rPrChange w:id="3008" w:author="MOHSEN QURAEN" w:date="2026-09-21T11:09:00Z" w16du:dateUtc="2026-09-21T08:09:00Z">
                    <w:rPr>
                      <w:rFonts w:asciiTheme="minorBidi" w:eastAsia="Arial" w:hAnsiTheme="minorBidi"/>
                      <w:sz w:val="18"/>
                      <w:szCs w:val="18"/>
                      <w:rtl/>
                    </w:rPr>
                  </w:rPrChange>
                </w:rPr>
                <w:t>تقرير إعادة تقييم المخاطر: متابعة جميع عمليات إعادة تقييم المخاطر، ومراجعة أسباب تغيير التصنيف والتأكد من تطبيق الإجراءات الرقابية المناسبة.</w:t>
              </w:r>
            </w:ins>
          </w:p>
        </w:tc>
        <w:tc>
          <w:tcPr>
            <w:tcW w:w="3408" w:type="dxa"/>
            <w:tcMar>
              <w:top w:w="90" w:type="dxa"/>
              <w:left w:w="100" w:type="dxa"/>
              <w:bottom w:w="90" w:type="dxa"/>
              <w:right w:w="100" w:type="dxa"/>
            </w:tcMar>
            <w:vAlign w:val="center"/>
          </w:tcPr>
          <w:p w14:paraId="189FF257" w14:textId="75E5DD86" w:rsidR="00785F97" w:rsidRPr="001065A1" w:rsidRDefault="00785F97" w:rsidP="00AB43AF">
            <w:pPr>
              <w:bidi/>
              <w:spacing w:after="0"/>
              <w:rPr>
                <w:ins w:id="3009" w:author="Hamdy Rashed" w:date="2026-08-02T13:29:00Z" w16du:dateUtc="2026-08-02T10:29:00Z"/>
                <w:rFonts w:asciiTheme="minorBidi" w:eastAsia="Arial" w:hAnsiTheme="minorBidi"/>
                <w:bCs/>
                <w:szCs w:val="20"/>
                <w:rtl/>
                <w:rPrChange w:id="3010" w:author="MOHSEN QURAEN" w:date="2026-09-21T11:09:00Z" w16du:dateUtc="2026-09-21T08:09:00Z">
                  <w:rPr>
                    <w:ins w:id="3011" w:author="Hamdy Rashed" w:date="2026-08-02T13:29:00Z" w16du:dateUtc="2026-08-02T10:29:00Z"/>
                    <w:rFonts w:asciiTheme="minorBidi" w:eastAsia="Arial" w:hAnsiTheme="minorBidi"/>
                    <w:sz w:val="18"/>
                    <w:szCs w:val="18"/>
                    <w:rtl/>
                  </w:rPr>
                </w:rPrChange>
              </w:rPr>
            </w:pPr>
            <w:ins w:id="3012" w:author="Hamdy Rashed" w:date="2026-08-02T13:29:00Z" w16du:dateUtc="2026-08-02T10:29:00Z">
              <w:r w:rsidRPr="001065A1">
                <w:rPr>
                  <w:rFonts w:asciiTheme="minorBidi" w:eastAsia="Arial" w:hAnsiTheme="minorBidi"/>
                  <w:bCs/>
                  <w:szCs w:val="20"/>
                  <w:rtl/>
                  <w:rPrChange w:id="3013" w:author="MOHSEN QURAEN" w:date="2026-09-21T11:09:00Z" w16du:dateUtc="2026-09-21T08:09:00Z">
                    <w:rPr>
                      <w:rFonts w:asciiTheme="minorBidi" w:eastAsia="Arial" w:hAnsiTheme="minorBidi"/>
                      <w:sz w:val="18"/>
                      <w:szCs w:val="18"/>
                      <w:rtl/>
                    </w:rPr>
                  </w:rPrChange>
                </w:rPr>
                <w:t>رقم العميل، اسم المفوتر، مستوى المخاطر السابق، مستوى المخاطر الحالي، سبب إعادة التقييم، تاريخ إعادة التقييم، المستخدم المنفذ</w:t>
              </w:r>
            </w:ins>
          </w:p>
        </w:tc>
        <w:tc>
          <w:tcPr>
            <w:tcW w:w="3408" w:type="dxa"/>
            <w:tcMar>
              <w:top w:w="90" w:type="dxa"/>
              <w:left w:w="100" w:type="dxa"/>
              <w:bottom w:w="90" w:type="dxa"/>
              <w:right w:w="100" w:type="dxa"/>
            </w:tcMar>
            <w:vAlign w:val="center"/>
          </w:tcPr>
          <w:p w14:paraId="4B20AEE0" w14:textId="65245D9A" w:rsidR="00785F97" w:rsidRPr="001065A1" w:rsidRDefault="00785F97" w:rsidP="00AB43AF">
            <w:pPr>
              <w:bidi/>
              <w:spacing w:after="0"/>
              <w:rPr>
                <w:ins w:id="3014" w:author="Hamdy Rashed" w:date="2026-08-02T13:29:00Z" w16du:dateUtc="2026-08-02T10:29:00Z"/>
                <w:rFonts w:asciiTheme="minorBidi" w:eastAsia="Arial" w:hAnsiTheme="minorBidi"/>
                <w:bCs/>
                <w:szCs w:val="20"/>
                <w:rtl/>
                <w:rPrChange w:id="3015" w:author="MOHSEN QURAEN" w:date="2026-09-21T11:09:00Z" w16du:dateUtc="2026-09-21T08:09:00Z">
                  <w:rPr>
                    <w:ins w:id="3016" w:author="Hamdy Rashed" w:date="2026-08-02T13:29:00Z" w16du:dateUtc="2026-08-02T10:29:00Z"/>
                    <w:rFonts w:asciiTheme="minorBidi" w:eastAsia="Arial" w:hAnsiTheme="minorBidi"/>
                    <w:sz w:val="18"/>
                    <w:szCs w:val="18"/>
                    <w:rtl/>
                  </w:rPr>
                </w:rPrChange>
              </w:rPr>
            </w:pPr>
            <w:ins w:id="3017" w:author="Hamdy Rashed" w:date="2026-08-02T13:29:00Z" w16du:dateUtc="2026-08-02T10:29:00Z">
              <w:r w:rsidRPr="001065A1">
                <w:rPr>
                  <w:rFonts w:asciiTheme="minorBidi" w:eastAsia="Arial" w:hAnsiTheme="minorBidi"/>
                  <w:bCs/>
                  <w:szCs w:val="20"/>
                  <w:rtl/>
                  <w:rPrChange w:id="3018" w:author="MOHSEN QURAEN" w:date="2026-09-21T11:09:00Z" w16du:dateUtc="2026-09-21T08:09:00Z">
                    <w:rPr>
                      <w:rFonts w:asciiTheme="minorBidi" w:eastAsia="Arial" w:hAnsiTheme="minorBidi"/>
                      <w:sz w:val="18"/>
                      <w:szCs w:val="18"/>
                      <w:rtl/>
                    </w:rPr>
                  </w:rPrChange>
                </w:rPr>
                <w:t>بعد كل عملية إعادة تقييم للمخاطر أو عند طلب المستخدم</w:t>
              </w:r>
            </w:ins>
          </w:p>
        </w:tc>
      </w:tr>
    </w:tbl>
    <w:p w14:paraId="233426E0" w14:textId="4CD6F771" w:rsidR="002939E8" w:rsidRPr="001065A1" w:rsidRDefault="00A459A1" w:rsidP="00AB43AF">
      <w:pPr>
        <w:pStyle w:val="Heading1"/>
        <w:bidi/>
        <w:spacing w:before="240" w:after="100"/>
        <w:rPr>
          <w:rFonts w:asciiTheme="minorBidi" w:hAnsiTheme="minorBidi" w:cstheme="minorBidi"/>
          <w:b w:val="0"/>
          <w:sz w:val="20"/>
          <w:szCs w:val="20"/>
          <w:rPrChange w:id="3019" w:author="MOHSEN QURAEN" w:date="2026-09-21T11:09:00Z" w16du:dateUtc="2026-09-21T08:09:00Z">
            <w:rPr>
              <w:rFonts w:asciiTheme="minorBidi" w:hAnsiTheme="minorBidi" w:cstheme="minorBidi"/>
            </w:rPr>
          </w:rPrChange>
        </w:rPr>
      </w:pPr>
      <w:ins w:id="3020" w:author="Hamdy Rashed" w:date="2026-08-02T10:36:00Z" w16du:dateUtc="2026-08-02T07:36:00Z">
        <w:r w:rsidRPr="001065A1">
          <w:rPr>
            <w:rFonts w:asciiTheme="minorBidi" w:hAnsiTheme="minorBidi" w:cstheme="minorBidi"/>
            <w:b w:val="0"/>
            <w:color w:val="007E39"/>
            <w:sz w:val="20"/>
            <w:szCs w:val="20"/>
            <w:rtl/>
            <w:rPrChange w:id="3021" w:author="MOHSEN QURAEN" w:date="2026-09-21T11:09:00Z" w16du:dateUtc="2026-09-21T08:09:00Z">
              <w:rPr>
                <w:rFonts w:asciiTheme="minorBidi" w:hAnsiTheme="minorBidi" w:cstheme="minorBidi"/>
                <w:color w:val="007E39"/>
                <w:sz w:val="30"/>
                <w:rtl/>
              </w:rPr>
            </w:rPrChange>
          </w:rPr>
          <w:t xml:space="preserve">10. </w:t>
        </w:r>
      </w:ins>
      <w:del w:id="3022" w:author="Hamdy Rashed" w:date="2026-08-02T10:36:00Z" w16du:dateUtc="2026-08-02T07:36:00Z">
        <w:r w:rsidRPr="001065A1" w:rsidDel="00A459A1">
          <w:rPr>
            <w:rFonts w:asciiTheme="minorBidi" w:hAnsiTheme="minorBidi" w:cstheme="minorBidi"/>
            <w:b w:val="0"/>
            <w:color w:val="007E39"/>
            <w:sz w:val="20"/>
            <w:szCs w:val="20"/>
            <w:rPrChange w:id="3023" w:author="MOHSEN QURAEN" w:date="2026-09-21T11:09:00Z" w16du:dateUtc="2026-09-21T08:09:00Z">
              <w:rPr>
                <w:rFonts w:asciiTheme="minorBidi" w:hAnsiTheme="minorBidi" w:cstheme="minorBidi"/>
                <w:color w:val="007E39"/>
                <w:sz w:val="30"/>
              </w:rPr>
            </w:rPrChange>
          </w:rPr>
          <w:delText xml:space="preserve">10. </w:delText>
        </w:r>
      </w:del>
      <w:r w:rsidRPr="001065A1">
        <w:rPr>
          <w:rFonts w:asciiTheme="minorBidi" w:hAnsiTheme="minorBidi" w:cstheme="minorBidi"/>
          <w:b w:val="0"/>
          <w:color w:val="007E39"/>
          <w:sz w:val="20"/>
          <w:szCs w:val="20"/>
          <w:rtl/>
          <w:rPrChange w:id="3024" w:author="MOHSEN QURAEN" w:date="2026-09-21T11:09:00Z" w16du:dateUtc="2026-09-21T08:09:00Z">
            <w:rPr>
              <w:rFonts w:asciiTheme="minorBidi" w:hAnsiTheme="minorBidi" w:cstheme="minorBidi"/>
              <w:color w:val="007E39"/>
              <w:sz w:val="30"/>
              <w:rtl/>
            </w:rPr>
          </w:rPrChange>
        </w:rPr>
        <w:t>المتطلبات غير الوظيفية</w:t>
      </w:r>
    </w:p>
    <w:p w14:paraId="22C41B78" w14:textId="6EA90E71" w:rsidR="002939E8" w:rsidRPr="001065A1" w:rsidRDefault="00CE64DE" w:rsidP="00AB43AF">
      <w:pPr>
        <w:pStyle w:val="ListBullet"/>
        <w:bidi/>
        <w:spacing w:after="40"/>
        <w:rPr>
          <w:rFonts w:asciiTheme="minorBidi" w:hAnsiTheme="minorBidi" w:cstheme="minorBidi"/>
          <w:bCs/>
          <w:szCs w:val="20"/>
          <w:rPrChange w:id="3025"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26" w:author="MOHSEN QURAEN" w:date="2026-09-21T11:09:00Z" w16du:dateUtc="2026-09-21T08:09:00Z">
            <w:rPr>
              <w:rFonts w:asciiTheme="minorBidi" w:hAnsiTheme="minorBidi" w:cstheme="minorBidi"/>
              <w:rtl/>
            </w:rPr>
          </w:rPrChange>
        </w:rPr>
        <w:t>الإتاحة: يجب أن تكون الخاصية متاحة خلال أوقات تشغيل منصة تحصيل</w:t>
      </w:r>
      <w:r w:rsidR="001456F6" w:rsidRPr="001065A1">
        <w:rPr>
          <w:rFonts w:asciiTheme="minorBidi" w:hAnsiTheme="minorBidi" w:cstheme="minorBidi"/>
          <w:bCs/>
          <w:szCs w:val="20"/>
          <w:rtl/>
          <w:rPrChange w:id="3027" w:author="MOHSEN QURAEN" w:date="2026-09-21T11:09:00Z" w16du:dateUtc="2026-09-21T08:09:00Z">
            <w:rPr>
              <w:rFonts w:asciiTheme="minorBidi" w:hAnsiTheme="minorBidi" w:cstheme="minorBidi"/>
              <w:rtl/>
            </w:rPr>
          </w:rPrChange>
        </w:rPr>
        <w:t>.</w:t>
      </w:r>
    </w:p>
    <w:p w14:paraId="585E97FE" w14:textId="08859754" w:rsidR="002939E8" w:rsidRPr="001065A1" w:rsidRDefault="00CE64DE" w:rsidP="00AB43AF">
      <w:pPr>
        <w:pStyle w:val="ListBullet"/>
        <w:bidi/>
        <w:spacing w:after="40"/>
        <w:rPr>
          <w:rFonts w:asciiTheme="minorBidi" w:hAnsiTheme="minorBidi" w:cstheme="minorBidi"/>
          <w:bCs/>
          <w:szCs w:val="20"/>
          <w:rPrChange w:id="3028"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29" w:author="MOHSEN QURAEN" w:date="2026-09-21T11:09:00Z" w16du:dateUtc="2026-09-21T08:09:00Z">
            <w:rPr>
              <w:rFonts w:asciiTheme="minorBidi" w:hAnsiTheme="minorBidi" w:cstheme="minorBidi"/>
              <w:rtl/>
            </w:rPr>
          </w:rPrChange>
        </w:rPr>
        <w:t>الأداء: يجب ألا يؤثر عرض أو حفظ بيانات الملاك والشركاء بشكل ملحوظ على زمن فتح أو حفظ شاشة المفوتر</w:t>
      </w:r>
      <w:r w:rsidR="001456F6" w:rsidRPr="001065A1">
        <w:rPr>
          <w:rFonts w:asciiTheme="minorBidi" w:hAnsiTheme="minorBidi" w:cstheme="minorBidi"/>
          <w:bCs/>
          <w:szCs w:val="20"/>
          <w:rtl/>
          <w:rPrChange w:id="3030" w:author="MOHSEN QURAEN" w:date="2026-09-21T11:09:00Z" w16du:dateUtc="2026-09-21T08:09:00Z">
            <w:rPr>
              <w:rFonts w:asciiTheme="minorBidi" w:hAnsiTheme="minorBidi" w:cstheme="minorBidi"/>
              <w:rtl/>
            </w:rPr>
          </w:rPrChange>
        </w:rPr>
        <w:t>.</w:t>
      </w:r>
    </w:p>
    <w:p w14:paraId="3FF9DD77" w14:textId="30B07DC3" w:rsidR="002939E8" w:rsidRPr="001065A1" w:rsidRDefault="00CE64DE" w:rsidP="00AB43AF">
      <w:pPr>
        <w:pStyle w:val="ListBullet"/>
        <w:bidi/>
        <w:spacing w:after="40"/>
        <w:rPr>
          <w:rFonts w:asciiTheme="minorBidi" w:hAnsiTheme="minorBidi" w:cstheme="minorBidi"/>
          <w:bCs/>
          <w:szCs w:val="20"/>
          <w:rPrChange w:id="3031"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32" w:author="MOHSEN QURAEN" w:date="2026-09-21T11:09:00Z" w16du:dateUtc="2026-09-21T08:09:00Z">
            <w:rPr>
              <w:rFonts w:asciiTheme="minorBidi" w:hAnsiTheme="minorBidi" w:cstheme="minorBidi"/>
              <w:rtl/>
            </w:rPr>
          </w:rPrChange>
        </w:rPr>
        <w:t>الاعتمادية: يجب حفظ بيانات المفوتر وبيانات الملاك والشركاء كوحدة متكاملة أو إظهار فشل واضح للمستخدم</w:t>
      </w:r>
      <w:r w:rsidR="001456F6" w:rsidRPr="001065A1">
        <w:rPr>
          <w:rFonts w:asciiTheme="minorBidi" w:hAnsiTheme="minorBidi" w:cstheme="minorBidi"/>
          <w:bCs/>
          <w:szCs w:val="20"/>
          <w:rtl/>
          <w:rPrChange w:id="3033" w:author="MOHSEN QURAEN" w:date="2026-09-21T11:09:00Z" w16du:dateUtc="2026-09-21T08:09:00Z">
            <w:rPr>
              <w:rFonts w:asciiTheme="minorBidi" w:hAnsiTheme="minorBidi" w:cstheme="minorBidi"/>
              <w:rtl/>
            </w:rPr>
          </w:rPrChange>
        </w:rPr>
        <w:t>.</w:t>
      </w:r>
    </w:p>
    <w:p w14:paraId="6FB1F12C" w14:textId="0163FA7C" w:rsidR="002939E8" w:rsidRPr="001065A1" w:rsidRDefault="00CE64DE" w:rsidP="00AB43AF">
      <w:pPr>
        <w:pStyle w:val="ListBullet"/>
        <w:bidi/>
        <w:spacing w:after="40"/>
        <w:rPr>
          <w:rFonts w:asciiTheme="minorBidi" w:hAnsiTheme="minorBidi" w:cstheme="minorBidi"/>
          <w:bCs/>
          <w:szCs w:val="20"/>
          <w:rPrChange w:id="3034"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35" w:author="MOHSEN QURAEN" w:date="2026-09-21T11:09:00Z" w16du:dateUtc="2026-09-21T08:09:00Z">
            <w:rPr>
              <w:rFonts w:asciiTheme="minorBidi" w:hAnsiTheme="minorBidi" w:cstheme="minorBidi"/>
              <w:rtl/>
            </w:rPr>
          </w:rPrChange>
        </w:rPr>
        <w:t>القابلية للتوسع: يجب أن يدعم التصميم إضافة عدة ملاك أو شركاء لكل مفوتر</w:t>
      </w:r>
      <w:r w:rsidR="001456F6" w:rsidRPr="001065A1">
        <w:rPr>
          <w:rFonts w:asciiTheme="minorBidi" w:hAnsiTheme="minorBidi" w:cstheme="minorBidi"/>
          <w:bCs/>
          <w:szCs w:val="20"/>
          <w:rtl/>
          <w:rPrChange w:id="3036" w:author="MOHSEN QURAEN" w:date="2026-09-21T11:09:00Z" w16du:dateUtc="2026-09-21T08:09:00Z">
            <w:rPr>
              <w:rFonts w:asciiTheme="minorBidi" w:hAnsiTheme="minorBidi" w:cstheme="minorBidi"/>
              <w:rtl/>
            </w:rPr>
          </w:rPrChange>
        </w:rPr>
        <w:t>.</w:t>
      </w:r>
    </w:p>
    <w:p w14:paraId="187E281D" w14:textId="04317B89" w:rsidR="002939E8" w:rsidRPr="001065A1" w:rsidRDefault="00CE64DE" w:rsidP="00AB43AF">
      <w:pPr>
        <w:pStyle w:val="ListBullet"/>
        <w:bidi/>
        <w:spacing w:after="40"/>
        <w:rPr>
          <w:rFonts w:asciiTheme="minorBidi" w:hAnsiTheme="minorBidi" w:cstheme="minorBidi"/>
          <w:bCs/>
          <w:szCs w:val="20"/>
          <w:rPrChange w:id="3037"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38" w:author="MOHSEN QURAEN" w:date="2026-09-21T11:09:00Z" w16du:dateUtc="2026-09-21T08:09:00Z">
            <w:rPr>
              <w:rFonts w:asciiTheme="minorBidi" w:hAnsiTheme="minorBidi" w:cstheme="minorBidi"/>
              <w:rtl/>
            </w:rPr>
          </w:rPrChange>
        </w:rPr>
        <w:t>سهولة الاستخدام: يجب أن تكون الحقول واضحة ومجمعة بشكل منطقي، مع إمكانية إضافة وحذف السجلات بسهولة</w:t>
      </w:r>
      <w:r w:rsidR="001456F6" w:rsidRPr="001065A1">
        <w:rPr>
          <w:rFonts w:asciiTheme="minorBidi" w:hAnsiTheme="minorBidi" w:cstheme="minorBidi"/>
          <w:bCs/>
          <w:szCs w:val="20"/>
          <w:rtl/>
          <w:rPrChange w:id="3039" w:author="MOHSEN QURAEN" w:date="2026-09-21T11:09:00Z" w16du:dateUtc="2026-09-21T08:09:00Z">
            <w:rPr>
              <w:rFonts w:asciiTheme="minorBidi" w:hAnsiTheme="minorBidi" w:cstheme="minorBidi"/>
              <w:rtl/>
            </w:rPr>
          </w:rPrChange>
        </w:rPr>
        <w:t>.</w:t>
      </w:r>
    </w:p>
    <w:p w14:paraId="3AD58F37" w14:textId="79BEE525" w:rsidR="002939E8" w:rsidRPr="001065A1" w:rsidRDefault="00CE64DE" w:rsidP="00AB43AF">
      <w:pPr>
        <w:pStyle w:val="ListBullet"/>
        <w:bidi/>
        <w:spacing w:after="40"/>
        <w:rPr>
          <w:rFonts w:asciiTheme="minorBidi" w:hAnsiTheme="minorBidi" w:cstheme="minorBidi"/>
          <w:bCs/>
          <w:szCs w:val="20"/>
          <w:rPrChange w:id="3040"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41" w:author="MOHSEN QURAEN" w:date="2026-09-21T11:09:00Z" w16du:dateUtc="2026-09-21T08:09:00Z">
            <w:rPr>
              <w:rFonts w:asciiTheme="minorBidi" w:hAnsiTheme="minorBidi" w:cstheme="minorBidi"/>
              <w:rtl/>
            </w:rPr>
          </w:rPrChange>
        </w:rPr>
        <w:t>القابلية للإعداد: يفضل أن تكون قوائم نوع البطاقة والدور/الصفة والجنسية قابلة للإعداد</w:t>
      </w:r>
      <w:r w:rsidR="001456F6" w:rsidRPr="001065A1">
        <w:rPr>
          <w:rFonts w:asciiTheme="minorBidi" w:hAnsiTheme="minorBidi" w:cstheme="minorBidi"/>
          <w:bCs/>
          <w:szCs w:val="20"/>
          <w:rtl/>
          <w:rPrChange w:id="3042" w:author="MOHSEN QURAEN" w:date="2026-09-21T11:09:00Z" w16du:dateUtc="2026-09-21T08:09:00Z">
            <w:rPr>
              <w:rFonts w:asciiTheme="minorBidi" w:hAnsiTheme="minorBidi" w:cstheme="minorBidi"/>
              <w:rtl/>
            </w:rPr>
          </w:rPrChange>
        </w:rPr>
        <w:t>.</w:t>
      </w:r>
    </w:p>
    <w:p w14:paraId="2DE4110A" w14:textId="793F2E2E" w:rsidR="002939E8" w:rsidRPr="001065A1" w:rsidRDefault="00A459A1" w:rsidP="00AB43AF">
      <w:pPr>
        <w:pStyle w:val="Heading1"/>
        <w:bidi/>
        <w:spacing w:before="240" w:after="100"/>
        <w:rPr>
          <w:rFonts w:asciiTheme="minorBidi" w:hAnsiTheme="minorBidi" w:cstheme="minorBidi"/>
          <w:b w:val="0"/>
          <w:sz w:val="20"/>
          <w:szCs w:val="20"/>
          <w:rPrChange w:id="3043" w:author="MOHSEN QURAEN" w:date="2026-09-21T11:09:00Z" w16du:dateUtc="2026-09-21T08:09:00Z">
            <w:rPr>
              <w:rFonts w:asciiTheme="minorBidi" w:hAnsiTheme="minorBidi" w:cstheme="minorBidi"/>
            </w:rPr>
          </w:rPrChange>
        </w:rPr>
      </w:pPr>
      <w:ins w:id="3044" w:author="Hamdy Rashed" w:date="2026-08-02T10:37:00Z" w16du:dateUtc="2026-08-02T07:37:00Z">
        <w:r w:rsidRPr="001065A1">
          <w:rPr>
            <w:rFonts w:asciiTheme="minorBidi" w:hAnsiTheme="minorBidi" w:cstheme="minorBidi"/>
            <w:b w:val="0"/>
            <w:color w:val="007E39"/>
            <w:sz w:val="20"/>
            <w:szCs w:val="20"/>
            <w:rtl/>
            <w:rPrChange w:id="3045" w:author="MOHSEN QURAEN" w:date="2026-09-21T11:09:00Z" w16du:dateUtc="2026-09-21T08:09:00Z">
              <w:rPr>
                <w:rFonts w:asciiTheme="minorBidi" w:hAnsiTheme="minorBidi" w:cstheme="minorBidi"/>
                <w:color w:val="007E39"/>
                <w:sz w:val="30"/>
                <w:rtl/>
              </w:rPr>
            </w:rPrChange>
          </w:rPr>
          <w:t xml:space="preserve">11. </w:t>
        </w:r>
      </w:ins>
      <w:del w:id="3046" w:author="Hamdy Rashed" w:date="2026-08-02T10:37:00Z" w16du:dateUtc="2026-08-02T07:37:00Z">
        <w:r w:rsidRPr="001065A1" w:rsidDel="00A459A1">
          <w:rPr>
            <w:rFonts w:asciiTheme="minorBidi" w:hAnsiTheme="minorBidi" w:cstheme="minorBidi"/>
            <w:b w:val="0"/>
            <w:color w:val="007E39"/>
            <w:sz w:val="20"/>
            <w:szCs w:val="20"/>
            <w:rPrChange w:id="3047" w:author="MOHSEN QURAEN" w:date="2026-09-21T11:09:00Z" w16du:dateUtc="2026-09-21T08:09:00Z">
              <w:rPr>
                <w:rFonts w:asciiTheme="minorBidi" w:hAnsiTheme="minorBidi" w:cstheme="minorBidi"/>
                <w:color w:val="007E39"/>
                <w:sz w:val="30"/>
              </w:rPr>
            </w:rPrChange>
          </w:rPr>
          <w:delText xml:space="preserve">11. </w:delText>
        </w:r>
      </w:del>
      <w:r w:rsidRPr="001065A1">
        <w:rPr>
          <w:rFonts w:asciiTheme="minorBidi" w:hAnsiTheme="minorBidi" w:cstheme="minorBidi"/>
          <w:b w:val="0"/>
          <w:color w:val="007E39"/>
          <w:sz w:val="20"/>
          <w:szCs w:val="20"/>
          <w:rtl/>
          <w:rPrChange w:id="3048" w:author="MOHSEN QURAEN" w:date="2026-09-21T11:09:00Z" w16du:dateUtc="2026-09-21T08:09:00Z">
            <w:rPr>
              <w:rFonts w:asciiTheme="minorBidi" w:hAnsiTheme="minorBidi" w:cstheme="minorBidi"/>
              <w:color w:val="007E39"/>
              <w:sz w:val="30"/>
              <w:rtl/>
            </w:rPr>
          </w:rPrChange>
        </w:rPr>
        <w:t>معايير القبول</w:t>
      </w:r>
    </w:p>
    <w:p w14:paraId="216E813B" w14:textId="12D2D38E" w:rsidR="002939E8" w:rsidRPr="001065A1" w:rsidRDefault="00CE64DE" w:rsidP="00AB43AF">
      <w:pPr>
        <w:pStyle w:val="ListBullet"/>
        <w:bidi/>
        <w:spacing w:after="40"/>
        <w:rPr>
          <w:rFonts w:asciiTheme="minorBidi" w:hAnsiTheme="minorBidi" w:cstheme="minorBidi"/>
          <w:bCs/>
          <w:szCs w:val="20"/>
          <w:rPrChange w:id="3049"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50" w:author="MOHSEN QURAEN" w:date="2026-09-21T11:09:00Z" w16du:dateUtc="2026-09-21T08:09:00Z">
            <w:rPr>
              <w:rFonts w:asciiTheme="minorBidi" w:hAnsiTheme="minorBidi" w:cstheme="minorBidi"/>
              <w:rtl/>
            </w:rPr>
          </w:rPrChange>
        </w:rPr>
        <w:t>يمكن للمستخدم إضافة مالك أو شريك واحد أو أكثر أثناء إضافة مفوتر جديد</w:t>
      </w:r>
      <w:r w:rsidR="001456F6" w:rsidRPr="001065A1">
        <w:rPr>
          <w:rFonts w:asciiTheme="minorBidi" w:hAnsiTheme="minorBidi" w:cstheme="minorBidi"/>
          <w:bCs/>
          <w:szCs w:val="20"/>
          <w:rtl/>
          <w:rPrChange w:id="3051" w:author="MOHSEN QURAEN" w:date="2026-09-21T11:09:00Z" w16du:dateUtc="2026-09-21T08:09:00Z">
            <w:rPr>
              <w:rFonts w:asciiTheme="minorBidi" w:hAnsiTheme="minorBidi" w:cstheme="minorBidi"/>
              <w:rtl/>
            </w:rPr>
          </w:rPrChange>
        </w:rPr>
        <w:t>.</w:t>
      </w:r>
    </w:p>
    <w:p w14:paraId="27606AAF" w14:textId="5A6E4333" w:rsidR="002939E8" w:rsidRPr="001065A1" w:rsidRDefault="00CE64DE" w:rsidP="00AB43AF">
      <w:pPr>
        <w:pStyle w:val="ListBullet"/>
        <w:bidi/>
        <w:spacing w:after="40"/>
        <w:rPr>
          <w:rFonts w:asciiTheme="minorBidi" w:hAnsiTheme="minorBidi" w:cstheme="minorBidi"/>
          <w:bCs/>
          <w:szCs w:val="20"/>
          <w:rPrChange w:id="3052"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53" w:author="MOHSEN QURAEN" w:date="2026-09-21T11:09:00Z" w16du:dateUtc="2026-09-21T08:09:00Z">
            <w:rPr>
              <w:rFonts w:asciiTheme="minorBidi" w:hAnsiTheme="minorBidi" w:cstheme="minorBidi"/>
              <w:rtl/>
            </w:rPr>
          </w:rPrChange>
        </w:rPr>
        <w:t>لا يمكن حفظ سجل مالك أو شريك بدون الحقول الإلزامية المحددة</w:t>
      </w:r>
      <w:r w:rsidR="001456F6" w:rsidRPr="001065A1">
        <w:rPr>
          <w:rFonts w:asciiTheme="minorBidi" w:hAnsiTheme="minorBidi" w:cstheme="minorBidi"/>
          <w:bCs/>
          <w:szCs w:val="20"/>
          <w:rtl/>
          <w:rPrChange w:id="3054" w:author="MOHSEN QURAEN" w:date="2026-09-21T11:09:00Z" w16du:dateUtc="2026-09-21T08:09:00Z">
            <w:rPr>
              <w:rFonts w:asciiTheme="minorBidi" w:hAnsiTheme="minorBidi" w:cstheme="minorBidi"/>
              <w:rtl/>
            </w:rPr>
          </w:rPrChange>
        </w:rPr>
        <w:t>.</w:t>
      </w:r>
    </w:p>
    <w:p w14:paraId="38E98288" w14:textId="6557FA22" w:rsidR="002939E8" w:rsidRPr="001065A1" w:rsidRDefault="00CE64DE" w:rsidP="00AB43AF">
      <w:pPr>
        <w:pStyle w:val="ListBullet"/>
        <w:bidi/>
        <w:spacing w:after="40"/>
        <w:rPr>
          <w:rFonts w:asciiTheme="minorBidi" w:hAnsiTheme="minorBidi" w:cstheme="minorBidi"/>
          <w:bCs/>
          <w:szCs w:val="20"/>
          <w:rPrChange w:id="3055"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56" w:author="MOHSEN QURAEN" w:date="2026-09-21T11:09:00Z" w16du:dateUtc="2026-09-21T08:09:00Z">
            <w:rPr>
              <w:rFonts w:asciiTheme="minorBidi" w:hAnsiTheme="minorBidi" w:cstheme="minorBidi"/>
              <w:rtl/>
            </w:rPr>
          </w:rPrChange>
        </w:rPr>
        <w:t>يتم حفظ بيانات الملاك والشركاء وربطها بسجل المفوتر الصحيح</w:t>
      </w:r>
      <w:r w:rsidR="001456F6" w:rsidRPr="001065A1">
        <w:rPr>
          <w:rFonts w:asciiTheme="minorBidi" w:hAnsiTheme="minorBidi" w:cstheme="minorBidi"/>
          <w:bCs/>
          <w:szCs w:val="20"/>
          <w:rtl/>
          <w:rPrChange w:id="3057" w:author="MOHSEN QURAEN" w:date="2026-09-21T11:09:00Z" w16du:dateUtc="2026-09-21T08:09:00Z">
            <w:rPr>
              <w:rFonts w:asciiTheme="minorBidi" w:hAnsiTheme="minorBidi" w:cstheme="minorBidi"/>
              <w:rtl/>
            </w:rPr>
          </w:rPrChange>
        </w:rPr>
        <w:t>.</w:t>
      </w:r>
    </w:p>
    <w:p w14:paraId="714175C4" w14:textId="275DEFA3" w:rsidR="002939E8" w:rsidRPr="001065A1" w:rsidRDefault="00CE64DE" w:rsidP="00AB43AF">
      <w:pPr>
        <w:pStyle w:val="ListBullet"/>
        <w:bidi/>
        <w:spacing w:after="40"/>
        <w:rPr>
          <w:rFonts w:asciiTheme="minorBidi" w:hAnsiTheme="minorBidi" w:cstheme="minorBidi"/>
          <w:bCs/>
          <w:szCs w:val="20"/>
          <w:rPrChange w:id="3058"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59" w:author="MOHSEN QURAEN" w:date="2026-09-21T11:09:00Z" w16du:dateUtc="2026-09-21T08:09:00Z">
            <w:rPr>
              <w:rFonts w:asciiTheme="minorBidi" w:hAnsiTheme="minorBidi" w:cstheme="minorBidi"/>
              <w:rtl/>
            </w:rPr>
          </w:rPrChange>
        </w:rPr>
        <w:t>يمكن للمستخدم تعديل أو حذف بيانات الملاك والشركاء حسب الصلاحيات</w:t>
      </w:r>
      <w:r w:rsidR="001456F6" w:rsidRPr="001065A1">
        <w:rPr>
          <w:rFonts w:asciiTheme="minorBidi" w:hAnsiTheme="minorBidi" w:cstheme="minorBidi"/>
          <w:bCs/>
          <w:szCs w:val="20"/>
          <w:rtl/>
          <w:rPrChange w:id="3060" w:author="MOHSEN QURAEN" w:date="2026-09-21T11:09:00Z" w16du:dateUtc="2026-09-21T08:09:00Z">
            <w:rPr>
              <w:rFonts w:asciiTheme="minorBidi" w:hAnsiTheme="minorBidi" w:cstheme="minorBidi"/>
              <w:rtl/>
            </w:rPr>
          </w:rPrChange>
        </w:rPr>
        <w:t>.</w:t>
      </w:r>
    </w:p>
    <w:p w14:paraId="774FE2A6" w14:textId="1071BE21" w:rsidR="002939E8" w:rsidRPr="001065A1" w:rsidRDefault="00CE64DE" w:rsidP="00AB43AF">
      <w:pPr>
        <w:pStyle w:val="ListBullet"/>
        <w:bidi/>
        <w:spacing w:after="40"/>
        <w:rPr>
          <w:rFonts w:asciiTheme="minorBidi" w:hAnsiTheme="minorBidi" w:cstheme="minorBidi"/>
          <w:bCs/>
          <w:szCs w:val="20"/>
          <w:rPrChange w:id="3061"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62" w:author="MOHSEN QURAEN" w:date="2026-09-21T11:09:00Z" w16du:dateUtc="2026-09-21T08:09:00Z">
            <w:rPr>
              <w:rFonts w:asciiTheme="minorBidi" w:hAnsiTheme="minorBidi" w:cstheme="minorBidi"/>
              <w:rtl/>
            </w:rPr>
          </w:rPrChange>
        </w:rPr>
        <w:t>يعرض النظام رسائل تحقق واضحة عند نقص البيانات أو إدخال قيم غير صحيحة</w:t>
      </w:r>
      <w:r w:rsidR="001456F6" w:rsidRPr="001065A1">
        <w:rPr>
          <w:rFonts w:asciiTheme="minorBidi" w:hAnsiTheme="minorBidi" w:cstheme="minorBidi"/>
          <w:bCs/>
          <w:szCs w:val="20"/>
          <w:rtl/>
          <w:rPrChange w:id="3063" w:author="MOHSEN QURAEN" w:date="2026-09-21T11:09:00Z" w16du:dateUtc="2026-09-21T08:09:00Z">
            <w:rPr>
              <w:rFonts w:asciiTheme="minorBidi" w:hAnsiTheme="minorBidi" w:cstheme="minorBidi"/>
              <w:rtl/>
            </w:rPr>
          </w:rPrChange>
        </w:rPr>
        <w:t>.</w:t>
      </w:r>
    </w:p>
    <w:p w14:paraId="4EB703A6" w14:textId="31E4D990" w:rsidR="002939E8" w:rsidRPr="001065A1" w:rsidRDefault="00CE64DE" w:rsidP="00AB43AF">
      <w:pPr>
        <w:pStyle w:val="ListBullet"/>
        <w:bidi/>
        <w:spacing w:after="40"/>
        <w:rPr>
          <w:rFonts w:asciiTheme="minorBidi" w:hAnsiTheme="minorBidi" w:cstheme="minorBidi"/>
          <w:bCs/>
          <w:szCs w:val="20"/>
          <w:rPrChange w:id="3064"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65" w:author="MOHSEN QURAEN" w:date="2026-09-21T11:09:00Z" w16du:dateUtc="2026-09-21T08:09:00Z">
            <w:rPr>
              <w:rFonts w:asciiTheme="minorBidi" w:hAnsiTheme="minorBidi" w:cstheme="minorBidi"/>
              <w:rtl/>
            </w:rPr>
          </w:rPrChange>
        </w:rPr>
        <w:t>يتم تسجيل جميع عمليات الإضافة والتعديل والحذف في سجل التدقيق</w:t>
      </w:r>
      <w:r w:rsidR="001456F6" w:rsidRPr="001065A1">
        <w:rPr>
          <w:rFonts w:asciiTheme="minorBidi" w:hAnsiTheme="minorBidi" w:cstheme="minorBidi"/>
          <w:bCs/>
          <w:szCs w:val="20"/>
          <w:rtl/>
          <w:rPrChange w:id="3066" w:author="MOHSEN QURAEN" w:date="2026-09-21T11:09:00Z" w16du:dateUtc="2026-09-21T08:09:00Z">
            <w:rPr>
              <w:rFonts w:asciiTheme="minorBidi" w:hAnsiTheme="minorBidi" w:cstheme="minorBidi"/>
              <w:rtl/>
            </w:rPr>
          </w:rPrChange>
        </w:rPr>
        <w:t>.</w:t>
      </w:r>
    </w:p>
    <w:p w14:paraId="5E13CF32" w14:textId="16E3ADD9" w:rsidR="002939E8" w:rsidRPr="001065A1" w:rsidRDefault="00CE64DE" w:rsidP="00AB43AF">
      <w:pPr>
        <w:pStyle w:val="ListBullet"/>
        <w:bidi/>
        <w:spacing w:after="40"/>
        <w:rPr>
          <w:rFonts w:asciiTheme="minorBidi" w:hAnsiTheme="minorBidi" w:cstheme="minorBidi"/>
          <w:bCs/>
          <w:szCs w:val="20"/>
          <w:rPrChange w:id="3067"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68" w:author="MOHSEN QURAEN" w:date="2026-09-21T11:09:00Z" w16du:dateUtc="2026-09-21T08:09:00Z">
            <w:rPr>
              <w:rFonts w:asciiTheme="minorBidi" w:hAnsiTheme="minorBidi" w:cstheme="minorBidi"/>
              <w:rtl/>
            </w:rPr>
          </w:rPrChange>
        </w:rPr>
        <w:t>تظهر بيانات الملاك والشركاء في صفحة تفاصيل المفوتر للمستخدمين المصرح لهم</w:t>
      </w:r>
      <w:r w:rsidR="001456F6" w:rsidRPr="001065A1">
        <w:rPr>
          <w:rFonts w:asciiTheme="minorBidi" w:hAnsiTheme="minorBidi" w:cstheme="minorBidi"/>
          <w:bCs/>
          <w:szCs w:val="20"/>
          <w:rtl/>
          <w:rPrChange w:id="3069" w:author="MOHSEN QURAEN" w:date="2026-09-21T11:09:00Z" w16du:dateUtc="2026-09-21T08:09:00Z">
            <w:rPr>
              <w:rFonts w:asciiTheme="minorBidi" w:hAnsiTheme="minorBidi" w:cstheme="minorBidi"/>
              <w:rtl/>
            </w:rPr>
          </w:rPrChange>
        </w:rPr>
        <w:t>.</w:t>
      </w:r>
    </w:p>
    <w:p w14:paraId="39008D7A" w14:textId="5573FCCC" w:rsidR="002939E8" w:rsidRPr="001065A1" w:rsidRDefault="00CE64DE" w:rsidP="00AB43AF">
      <w:pPr>
        <w:pStyle w:val="ListBullet"/>
        <w:bidi/>
        <w:spacing w:after="40"/>
        <w:rPr>
          <w:rFonts w:asciiTheme="minorBidi" w:hAnsiTheme="minorBidi" w:cstheme="minorBidi"/>
          <w:bCs/>
          <w:szCs w:val="20"/>
          <w:rPrChange w:id="3070"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071" w:author="MOHSEN QURAEN" w:date="2026-09-21T11:09:00Z" w16du:dateUtc="2026-09-21T08:09:00Z">
            <w:rPr>
              <w:rFonts w:asciiTheme="minorBidi" w:hAnsiTheme="minorBidi" w:cstheme="minorBidi"/>
              <w:rtl/>
            </w:rPr>
          </w:rPrChange>
        </w:rPr>
        <w:t>يدعم النظام القوائم المرجعية المطلوبة مثل نوع البطاقة والدور/الصفة والجنسية</w:t>
      </w:r>
      <w:r w:rsidR="001456F6" w:rsidRPr="001065A1">
        <w:rPr>
          <w:rFonts w:asciiTheme="minorBidi" w:hAnsiTheme="minorBidi" w:cstheme="minorBidi"/>
          <w:bCs/>
          <w:szCs w:val="20"/>
          <w:rtl/>
          <w:rPrChange w:id="3072" w:author="MOHSEN QURAEN" w:date="2026-09-21T11:09:00Z" w16du:dateUtc="2026-09-21T08:09:00Z">
            <w:rPr>
              <w:rFonts w:asciiTheme="minorBidi" w:hAnsiTheme="minorBidi" w:cstheme="minorBidi"/>
              <w:rtl/>
            </w:rPr>
          </w:rPrChange>
        </w:rPr>
        <w:t>.</w:t>
      </w:r>
    </w:p>
    <w:p w14:paraId="654052C4" w14:textId="427F864F" w:rsidR="002939E8" w:rsidRPr="001065A1" w:rsidRDefault="001456F6" w:rsidP="00AB43AF">
      <w:pPr>
        <w:pStyle w:val="Heading1"/>
        <w:bidi/>
        <w:spacing w:before="240" w:after="100"/>
        <w:rPr>
          <w:rFonts w:asciiTheme="minorBidi" w:hAnsiTheme="minorBidi" w:cstheme="minorBidi"/>
          <w:b w:val="0"/>
          <w:sz w:val="20"/>
          <w:szCs w:val="20"/>
          <w:rPrChange w:id="3073" w:author="MOHSEN QURAEN" w:date="2026-09-21T11:09:00Z" w16du:dateUtc="2026-09-21T08:09:00Z">
            <w:rPr>
              <w:rFonts w:asciiTheme="minorBidi" w:hAnsiTheme="minorBidi" w:cstheme="minorBidi"/>
            </w:rPr>
          </w:rPrChange>
        </w:rPr>
      </w:pPr>
      <w:r w:rsidRPr="001065A1">
        <w:rPr>
          <w:rFonts w:asciiTheme="minorBidi" w:hAnsiTheme="minorBidi" w:cstheme="minorBidi"/>
          <w:b w:val="0"/>
          <w:color w:val="007E39"/>
          <w:sz w:val="20"/>
          <w:szCs w:val="20"/>
          <w:rtl/>
          <w:rPrChange w:id="3074" w:author="MOHSEN QURAEN" w:date="2026-09-21T11:09:00Z" w16du:dateUtc="2026-09-21T08:09:00Z">
            <w:rPr>
              <w:rFonts w:asciiTheme="minorBidi" w:hAnsiTheme="minorBidi" w:cstheme="minorBidi"/>
              <w:color w:val="007E39"/>
              <w:sz w:val="30"/>
              <w:rtl/>
            </w:rPr>
          </w:rPrChange>
        </w:rPr>
        <w:t>12. سيناريوهات اختبار قبول المستخدم</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556"/>
        <w:gridCol w:w="2556"/>
        <w:gridCol w:w="2556"/>
        <w:gridCol w:w="2556"/>
      </w:tblGrid>
      <w:tr w:rsidR="002939E8" w:rsidRPr="001065A1" w14:paraId="7D499A54" w14:textId="77777777">
        <w:trPr>
          <w:cantSplit/>
          <w:tblHeader/>
          <w:jc w:val="center"/>
        </w:trPr>
        <w:tc>
          <w:tcPr>
            <w:tcW w:w="2556" w:type="dxa"/>
            <w:shd w:val="clear" w:color="auto" w:fill="007E39"/>
            <w:tcMar>
              <w:top w:w="90" w:type="dxa"/>
              <w:left w:w="100" w:type="dxa"/>
              <w:bottom w:w="90" w:type="dxa"/>
              <w:right w:w="100" w:type="dxa"/>
            </w:tcMar>
            <w:vAlign w:val="center"/>
          </w:tcPr>
          <w:p w14:paraId="6FB4140C" w14:textId="77777777" w:rsidR="002939E8" w:rsidRPr="001065A1" w:rsidRDefault="00CE64DE" w:rsidP="00AB43AF">
            <w:pPr>
              <w:bidi/>
              <w:spacing w:after="0"/>
              <w:rPr>
                <w:rFonts w:asciiTheme="minorBidi" w:hAnsiTheme="minorBidi" w:cstheme="minorBidi"/>
                <w:bCs/>
                <w:szCs w:val="20"/>
                <w:rPrChange w:id="3075"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FFFFFF"/>
                <w:szCs w:val="20"/>
                <w:rtl/>
                <w:rPrChange w:id="3076" w:author="MOHSEN QURAEN" w:date="2026-09-21T11:09:00Z" w16du:dateUtc="2026-09-21T08:09:00Z">
                  <w:rPr>
                    <w:rFonts w:asciiTheme="minorBidi" w:eastAsia="Arial" w:hAnsiTheme="minorBidi" w:cstheme="minorBidi"/>
                    <w:b/>
                    <w:color w:val="FFFFFF"/>
                    <w:sz w:val="14"/>
                    <w:rtl/>
                  </w:rPr>
                </w:rPrChange>
              </w:rPr>
              <w:t>النتيجة المتوقعة</w:t>
            </w:r>
          </w:p>
        </w:tc>
        <w:tc>
          <w:tcPr>
            <w:tcW w:w="2556" w:type="dxa"/>
            <w:shd w:val="clear" w:color="auto" w:fill="007E39"/>
            <w:tcMar>
              <w:top w:w="90" w:type="dxa"/>
              <w:left w:w="100" w:type="dxa"/>
              <w:bottom w:w="90" w:type="dxa"/>
              <w:right w:w="100" w:type="dxa"/>
            </w:tcMar>
            <w:vAlign w:val="center"/>
          </w:tcPr>
          <w:p w14:paraId="6A72114F" w14:textId="77777777" w:rsidR="002939E8" w:rsidRPr="001065A1" w:rsidRDefault="00CE64DE" w:rsidP="00AB43AF">
            <w:pPr>
              <w:bidi/>
              <w:spacing w:after="0"/>
              <w:rPr>
                <w:rFonts w:asciiTheme="minorBidi" w:hAnsiTheme="minorBidi" w:cstheme="minorBidi"/>
                <w:bCs/>
                <w:szCs w:val="20"/>
                <w:rPrChange w:id="3077"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FFFFFF"/>
                <w:szCs w:val="20"/>
                <w:rtl/>
                <w:rPrChange w:id="3078" w:author="MOHSEN QURAEN" w:date="2026-09-21T11:09:00Z" w16du:dateUtc="2026-09-21T08:09:00Z">
                  <w:rPr>
                    <w:rFonts w:asciiTheme="minorBidi" w:eastAsia="Arial" w:hAnsiTheme="minorBidi" w:cstheme="minorBidi"/>
                    <w:b/>
                    <w:color w:val="FFFFFF"/>
                    <w:sz w:val="14"/>
                    <w:rtl/>
                  </w:rPr>
                </w:rPrChange>
              </w:rPr>
              <w:t>الإجراء</w:t>
            </w:r>
          </w:p>
        </w:tc>
        <w:tc>
          <w:tcPr>
            <w:tcW w:w="2556" w:type="dxa"/>
            <w:shd w:val="clear" w:color="auto" w:fill="007E39"/>
            <w:tcMar>
              <w:top w:w="90" w:type="dxa"/>
              <w:left w:w="100" w:type="dxa"/>
              <w:bottom w:w="90" w:type="dxa"/>
              <w:right w:w="100" w:type="dxa"/>
            </w:tcMar>
            <w:vAlign w:val="center"/>
          </w:tcPr>
          <w:p w14:paraId="350EF4C4" w14:textId="77777777" w:rsidR="002939E8" w:rsidRPr="001065A1" w:rsidRDefault="00CE64DE" w:rsidP="00AB43AF">
            <w:pPr>
              <w:bidi/>
              <w:spacing w:after="0"/>
              <w:rPr>
                <w:rFonts w:asciiTheme="minorBidi" w:hAnsiTheme="minorBidi" w:cstheme="minorBidi"/>
                <w:bCs/>
                <w:szCs w:val="20"/>
                <w:rPrChange w:id="3079"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FFFFFF"/>
                <w:szCs w:val="20"/>
                <w:rtl/>
                <w:rPrChange w:id="3080" w:author="MOHSEN QURAEN" w:date="2026-09-21T11:09:00Z" w16du:dateUtc="2026-09-21T08:09:00Z">
                  <w:rPr>
                    <w:rFonts w:asciiTheme="minorBidi" w:eastAsia="Arial" w:hAnsiTheme="minorBidi" w:cstheme="minorBidi"/>
                    <w:b/>
                    <w:color w:val="FFFFFF"/>
                    <w:sz w:val="14"/>
                    <w:rtl/>
                  </w:rPr>
                </w:rPrChange>
              </w:rPr>
              <w:t>السيناريو</w:t>
            </w:r>
          </w:p>
        </w:tc>
        <w:tc>
          <w:tcPr>
            <w:tcW w:w="2556" w:type="dxa"/>
            <w:shd w:val="clear" w:color="auto" w:fill="007E39"/>
            <w:tcMar>
              <w:top w:w="90" w:type="dxa"/>
              <w:left w:w="100" w:type="dxa"/>
              <w:bottom w:w="90" w:type="dxa"/>
              <w:right w:w="100" w:type="dxa"/>
            </w:tcMar>
            <w:vAlign w:val="center"/>
          </w:tcPr>
          <w:p w14:paraId="19D0E0B7" w14:textId="77777777" w:rsidR="002939E8" w:rsidRPr="001065A1" w:rsidRDefault="00CE64DE" w:rsidP="00AB43AF">
            <w:pPr>
              <w:bidi/>
              <w:spacing w:after="0"/>
              <w:rPr>
                <w:rFonts w:asciiTheme="minorBidi" w:hAnsiTheme="minorBidi" w:cstheme="minorBidi"/>
                <w:bCs/>
                <w:szCs w:val="20"/>
                <w:rPrChange w:id="3081" w:author="MOHSEN QURAEN" w:date="2026-09-21T11:09:00Z" w16du:dateUtc="2026-09-21T08:09:00Z">
                  <w:rPr>
                    <w:rFonts w:asciiTheme="minorBidi" w:hAnsiTheme="minorBidi" w:cstheme="minorBidi"/>
                  </w:rPr>
                </w:rPrChange>
              </w:rPr>
            </w:pPr>
            <w:r w:rsidRPr="001065A1">
              <w:rPr>
                <w:rFonts w:asciiTheme="minorBidi" w:eastAsia="Arial" w:hAnsiTheme="minorBidi" w:cstheme="minorBidi"/>
                <w:bCs/>
                <w:color w:val="FFFFFF"/>
                <w:szCs w:val="20"/>
                <w:rtl/>
                <w:rPrChange w:id="3082" w:author="MOHSEN QURAEN" w:date="2026-09-21T11:09:00Z" w16du:dateUtc="2026-09-21T08:09:00Z">
                  <w:rPr>
                    <w:rFonts w:asciiTheme="minorBidi" w:eastAsia="Arial" w:hAnsiTheme="minorBidi" w:cstheme="minorBidi"/>
                    <w:b/>
                    <w:color w:val="FFFFFF"/>
                    <w:sz w:val="14"/>
                    <w:rtl/>
                  </w:rPr>
                </w:rPrChange>
              </w:rPr>
              <w:t>رقم الاختبار</w:t>
            </w:r>
          </w:p>
        </w:tc>
      </w:tr>
      <w:tr w:rsidR="002939E8" w:rsidRPr="001065A1" w14:paraId="1519F64C" w14:textId="77777777">
        <w:trPr>
          <w:cantSplit/>
          <w:jc w:val="center"/>
        </w:trPr>
        <w:tc>
          <w:tcPr>
            <w:tcW w:w="2556" w:type="dxa"/>
            <w:tcMar>
              <w:top w:w="90" w:type="dxa"/>
              <w:left w:w="100" w:type="dxa"/>
              <w:bottom w:w="90" w:type="dxa"/>
              <w:right w:w="100" w:type="dxa"/>
            </w:tcMar>
            <w:vAlign w:val="center"/>
          </w:tcPr>
          <w:p w14:paraId="0BB27E28" w14:textId="05B4950A" w:rsidR="002939E8" w:rsidRPr="001065A1" w:rsidRDefault="00CE64DE" w:rsidP="00AB43AF">
            <w:pPr>
              <w:bidi/>
              <w:spacing w:after="0"/>
              <w:rPr>
                <w:rFonts w:asciiTheme="minorBidi" w:hAnsiTheme="minorBidi" w:cstheme="minorBidi"/>
                <w:bCs/>
                <w:szCs w:val="20"/>
                <w:rPrChange w:id="308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084" w:author="MOHSEN QURAEN" w:date="2026-09-21T11:09:00Z" w16du:dateUtc="2026-09-21T08:09:00Z">
                  <w:rPr>
                    <w:rFonts w:asciiTheme="minorBidi" w:eastAsia="Arial" w:hAnsiTheme="minorBidi" w:cstheme="minorBidi"/>
                    <w:sz w:val="18"/>
                    <w:szCs w:val="32"/>
                    <w:rtl/>
                  </w:rPr>
                </w:rPrChange>
              </w:rPr>
              <w:t>يتم حفظ المفوتر مع سجل المالك/الشريك بنجاح</w:t>
            </w:r>
            <w:del w:id="3085" w:author="MAZEN FAYEZ" w:date="2026-08-10T12:26:00Z" w16du:dateUtc="2026-08-10T09:26:00Z">
              <w:r w:rsidRPr="001065A1" w:rsidDel="00D87DD7">
                <w:rPr>
                  <w:rFonts w:asciiTheme="minorBidi" w:eastAsia="Arial" w:hAnsiTheme="minorBidi" w:cstheme="minorBidi"/>
                  <w:bCs/>
                  <w:szCs w:val="20"/>
                  <w:rPrChange w:id="3086"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599E7EE6" w14:textId="4816BBD9" w:rsidR="002939E8" w:rsidRPr="001065A1" w:rsidRDefault="00CE64DE" w:rsidP="00AB43AF">
            <w:pPr>
              <w:bidi/>
              <w:spacing w:after="0"/>
              <w:rPr>
                <w:rFonts w:asciiTheme="minorBidi" w:hAnsiTheme="minorBidi" w:cstheme="minorBidi"/>
                <w:bCs/>
                <w:szCs w:val="20"/>
                <w:rPrChange w:id="3087"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088" w:author="MOHSEN QURAEN" w:date="2026-09-21T11:09:00Z" w16du:dateUtc="2026-09-21T08:09:00Z">
                  <w:rPr>
                    <w:rFonts w:asciiTheme="minorBidi" w:eastAsia="Arial" w:hAnsiTheme="minorBidi" w:cstheme="minorBidi"/>
                    <w:sz w:val="18"/>
                    <w:szCs w:val="32"/>
                    <w:rtl/>
                  </w:rPr>
                </w:rPrChange>
              </w:rPr>
              <w:t>يدخل المستخدم بيانات مفوتر ومالك واحد بكل الحقول الإلزامية</w:t>
            </w:r>
          </w:p>
        </w:tc>
        <w:tc>
          <w:tcPr>
            <w:tcW w:w="2556" w:type="dxa"/>
            <w:tcMar>
              <w:top w:w="90" w:type="dxa"/>
              <w:left w:w="100" w:type="dxa"/>
              <w:bottom w:w="90" w:type="dxa"/>
              <w:right w:w="100" w:type="dxa"/>
            </w:tcMar>
            <w:vAlign w:val="center"/>
          </w:tcPr>
          <w:p w14:paraId="30772A80" w14:textId="77777777" w:rsidR="002939E8" w:rsidRPr="001065A1" w:rsidRDefault="00CE64DE" w:rsidP="00AB43AF">
            <w:pPr>
              <w:bidi/>
              <w:spacing w:after="0"/>
              <w:rPr>
                <w:rFonts w:asciiTheme="minorBidi" w:hAnsiTheme="minorBidi" w:cstheme="minorBidi"/>
                <w:bCs/>
                <w:szCs w:val="20"/>
                <w:rPrChange w:id="308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090" w:author="MOHSEN QURAEN" w:date="2026-09-21T11:09:00Z" w16du:dateUtc="2026-09-21T08:09:00Z">
                  <w:rPr>
                    <w:rFonts w:asciiTheme="minorBidi" w:eastAsia="Arial" w:hAnsiTheme="minorBidi" w:cstheme="minorBidi"/>
                    <w:sz w:val="18"/>
                    <w:szCs w:val="32"/>
                    <w:rtl/>
                  </w:rPr>
                </w:rPrChange>
              </w:rPr>
              <w:t>إضافة مفوتر مع مالك واحد</w:t>
            </w:r>
          </w:p>
        </w:tc>
        <w:tc>
          <w:tcPr>
            <w:tcW w:w="2556" w:type="dxa"/>
            <w:tcMar>
              <w:top w:w="90" w:type="dxa"/>
              <w:left w:w="100" w:type="dxa"/>
              <w:bottom w:w="90" w:type="dxa"/>
              <w:right w:w="100" w:type="dxa"/>
            </w:tcMar>
            <w:vAlign w:val="center"/>
          </w:tcPr>
          <w:p w14:paraId="66A64E62" w14:textId="77777777" w:rsidR="002939E8" w:rsidRPr="001065A1" w:rsidRDefault="00CE64DE" w:rsidP="00AB43AF">
            <w:pPr>
              <w:bidi/>
              <w:spacing w:after="0"/>
              <w:rPr>
                <w:rFonts w:asciiTheme="minorBidi" w:hAnsiTheme="minorBidi" w:cstheme="minorBidi"/>
                <w:bCs/>
                <w:szCs w:val="20"/>
                <w:rPrChange w:id="309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092" w:author="MOHSEN QURAEN" w:date="2026-09-21T11:09:00Z" w16du:dateUtc="2026-09-21T08:09:00Z">
                  <w:rPr>
                    <w:rFonts w:asciiTheme="minorBidi" w:eastAsia="Arial" w:hAnsiTheme="minorBidi" w:cstheme="minorBidi"/>
                    <w:sz w:val="18"/>
                    <w:szCs w:val="32"/>
                  </w:rPr>
                </w:rPrChange>
              </w:rPr>
              <w:t>UAT-001</w:t>
            </w:r>
          </w:p>
        </w:tc>
      </w:tr>
      <w:tr w:rsidR="002939E8" w:rsidRPr="001065A1" w14:paraId="380A8315" w14:textId="77777777">
        <w:trPr>
          <w:cantSplit/>
          <w:jc w:val="center"/>
        </w:trPr>
        <w:tc>
          <w:tcPr>
            <w:tcW w:w="2556" w:type="dxa"/>
            <w:tcMar>
              <w:top w:w="90" w:type="dxa"/>
              <w:left w:w="100" w:type="dxa"/>
              <w:bottom w:w="90" w:type="dxa"/>
              <w:right w:w="100" w:type="dxa"/>
            </w:tcMar>
            <w:vAlign w:val="center"/>
          </w:tcPr>
          <w:p w14:paraId="200A7C48" w14:textId="622817DE" w:rsidR="002939E8" w:rsidRPr="001065A1" w:rsidRDefault="00CE64DE" w:rsidP="00AB43AF">
            <w:pPr>
              <w:bidi/>
              <w:spacing w:after="0"/>
              <w:rPr>
                <w:rFonts w:asciiTheme="minorBidi" w:hAnsiTheme="minorBidi" w:cstheme="minorBidi"/>
                <w:bCs/>
                <w:szCs w:val="20"/>
                <w:rPrChange w:id="309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094" w:author="MOHSEN QURAEN" w:date="2026-09-21T11:09:00Z" w16du:dateUtc="2026-09-21T08:09:00Z">
                  <w:rPr>
                    <w:rFonts w:asciiTheme="minorBidi" w:eastAsia="Arial" w:hAnsiTheme="minorBidi" w:cstheme="minorBidi"/>
                    <w:sz w:val="18"/>
                    <w:szCs w:val="32"/>
                    <w:rtl/>
                  </w:rPr>
                </w:rPrChange>
              </w:rPr>
              <w:lastRenderedPageBreak/>
              <w:t>يتم حفظ جميع السجلات وربطها بنفس المفوتر</w:t>
            </w:r>
            <w:del w:id="3095" w:author="MAZEN FAYEZ" w:date="2026-08-10T12:26:00Z" w16du:dateUtc="2026-08-10T09:26:00Z">
              <w:r w:rsidRPr="001065A1" w:rsidDel="00D87DD7">
                <w:rPr>
                  <w:rFonts w:asciiTheme="minorBidi" w:eastAsia="Arial" w:hAnsiTheme="minorBidi" w:cstheme="minorBidi"/>
                  <w:bCs/>
                  <w:szCs w:val="20"/>
                  <w:rPrChange w:id="3096"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4D4E9240" w14:textId="2B315F81" w:rsidR="002939E8" w:rsidRPr="001065A1" w:rsidRDefault="00CE64DE" w:rsidP="00AB43AF">
            <w:pPr>
              <w:bidi/>
              <w:spacing w:after="0"/>
              <w:rPr>
                <w:rFonts w:asciiTheme="minorBidi" w:hAnsiTheme="minorBidi" w:cstheme="minorBidi"/>
                <w:bCs/>
                <w:szCs w:val="20"/>
                <w:rPrChange w:id="3097"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098" w:author="MOHSEN QURAEN" w:date="2026-09-21T11:09:00Z" w16du:dateUtc="2026-09-21T08:09:00Z">
                  <w:rPr>
                    <w:rFonts w:asciiTheme="minorBidi" w:eastAsia="Arial" w:hAnsiTheme="minorBidi" w:cstheme="minorBidi"/>
                    <w:sz w:val="18"/>
                    <w:szCs w:val="32"/>
                    <w:rtl/>
                  </w:rPr>
                </w:rPrChange>
              </w:rPr>
              <w:t>يدخل المستخدم أكثر من مالك أو شريك</w:t>
            </w:r>
          </w:p>
        </w:tc>
        <w:tc>
          <w:tcPr>
            <w:tcW w:w="2556" w:type="dxa"/>
            <w:tcMar>
              <w:top w:w="90" w:type="dxa"/>
              <w:left w:w="100" w:type="dxa"/>
              <w:bottom w:w="90" w:type="dxa"/>
              <w:right w:w="100" w:type="dxa"/>
            </w:tcMar>
            <w:vAlign w:val="center"/>
          </w:tcPr>
          <w:p w14:paraId="5A4D6EA6" w14:textId="77777777" w:rsidR="002939E8" w:rsidRPr="001065A1" w:rsidRDefault="00CE64DE" w:rsidP="00AB43AF">
            <w:pPr>
              <w:bidi/>
              <w:spacing w:after="0"/>
              <w:rPr>
                <w:rFonts w:asciiTheme="minorBidi" w:hAnsiTheme="minorBidi" w:cstheme="minorBidi"/>
                <w:bCs/>
                <w:szCs w:val="20"/>
                <w:rPrChange w:id="309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00" w:author="MOHSEN QURAEN" w:date="2026-09-21T11:09:00Z" w16du:dateUtc="2026-09-21T08:09:00Z">
                  <w:rPr>
                    <w:rFonts w:asciiTheme="minorBidi" w:eastAsia="Arial" w:hAnsiTheme="minorBidi" w:cstheme="minorBidi"/>
                    <w:sz w:val="18"/>
                    <w:szCs w:val="32"/>
                    <w:rtl/>
                  </w:rPr>
                </w:rPrChange>
              </w:rPr>
              <w:t>إضافة عدة ملاك/شركاء</w:t>
            </w:r>
          </w:p>
        </w:tc>
        <w:tc>
          <w:tcPr>
            <w:tcW w:w="2556" w:type="dxa"/>
            <w:tcMar>
              <w:top w:w="90" w:type="dxa"/>
              <w:left w:w="100" w:type="dxa"/>
              <w:bottom w:w="90" w:type="dxa"/>
              <w:right w:w="100" w:type="dxa"/>
            </w:tcMar>
            <w:vAlign w:val="center"/>
          </w:tcPr>
          <w:p w14:paraId="679AC87E" w14:textId="77777777" w:rsidR="002939E8" w:rsidRPr="001065A1" w:rsidRDefault="00CE64DE" w:rsidP="00AB43AF">
            <w:pPr>
              <w:bidi/>
              <w:spacing w:after="0"/>
              <w:rPr>
                <w:rFonts w:asciiTheme="minorBidi" w:hAnsiTheme="minorBidi" w:cstheme="minorBidi"/>
                <w:bCs/>
                <w:szCs w:val="20"/>
                <w:rPrChange w:id="310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02" w:author="MOHSEN QURAEN" w:date="2026-09-21T11:09:00Z" w16du:dateUtc="2026-09-21T08:09:00Z">
                  <w:rPr>
                    <w:rFonts w:asciiTheme="minorBidi" w:eastAsia="Arial" w:hAnsiTheme="minorBidi" w:cstheme="minorBidi"/>
                    <w:sz w:val="18"/>
                    <w:szCs w:val="32"/>
                  </w:rPr>
                </w:rPrChange>
              </w:rPr>
              <w:t>UAT-002</w:t>
            </w:r>
          </w:p>
        </w:tc>
      </w:tr>
      <w:tr w:rsidR="002939E8" w:rsidRPr="001065A1" w14:paraId="399D3E22" w14:textId="77777777">
        <w:trPr>
          <w:cantSplit/>
          <w:jc w:val="center"/>
        </w:trPr>
        <w:tc>
          <w:tcPr>
            <w:tcW w:w="2556" w:type="dxa"/>
            <w:tcMar>
              <w:top w:w="90" w:type="dxa"/>
              <w:left w:w="100" w:type="dxa"/>
              <w:bottom w:w="90" w:type="dxa"/>
              <w:right w:w="100" w:type="dxa"/>
            </w:tcMar>
            <w:vAlign w:val="center"/>
          </w:tcPr>
          <w:p w14:paraId="06539965" w14:textId="669C6CF2" w:rsidR="002939E8" w:rsidRPr="001065A1" w:rsidRDefault="00CE64DE" w:rsidP="00AB43AF">
            <w:pPr>
              <w:bidi/>
              <w:spacing w:after="0"/>
              <w:rPr>
                <w:rFonts w:asciiTheme="minorBidi" w:hAnsiTheme="minorBidi" w:cstheme="minorBidi"/>
                <w:bCs/>
                <w:szCs w:val="20"/>
                <w:rPrChange w:id="310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04" w:author="MOHSEN QURAEN" w:date="2026-09-21T11:09:00Z" w16du:dateUtc="2026-09-21T08:09:00Z">
                  <w:rPr>
                    <w:rFonts w:asciiTheme="minorBidi" w:eastAsia="Arial" w:hAnsiTheme="minorBidi" w:cstheme="minorBidi"/>
                    <w:sz w:val="18"/>
                    <w:szCs w:val="32"/>
                    <w:rtl/>
                  </w:rPr>
                </w:rPrChange>
              </w:rPr>
              <w:t>يمنع النظام الحفظ ويعرض رسالة توضح الحقول المطلوبة</w:t>
            </w:r>
            <w:del w:id="3105" w:author="MAZEN FAYEZ" w:date="2026-08-10T12:26:00Z" w16du:dateUtc="2026-08-10T09:26:00Z">
              <w:r w:rsidRPr="001065A1" w:rsidDel="00D87DD7">
                <w:rPr>
                  <w:rFonts w:asciiTheme="minorBidi" w:eastAsia="Arial" w:hAnsiTheme="minorBidi" w:cstheme="minorBidi"/>
                  <w:bCs/>
                  <w:szCs w:val="20"/>
                  <w:rPrChange w:id="3106"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50306639" w14:textId="2029B261" w:rsidR="002939E8" w:rsidRPr="001065A1" w:rsidRDefault="00CE64DE" w:rsidP="00AB43AF">
            <w:pPr>
              <w:bidi/>
              <w:spacing w:after="0"/>
              <w:rPr>
                <w:rFonts w:asciiTheme="minorBidi" w:hAnsiTheme="minorBidi" w:cstheme="minorBidi"/>
                <w:bCs/>
                <w:szCs w:val="20"/>
                <w:rPrChange w:id="3107"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08" w:author="MOHSEN QURAEN" w:date="2026-09-21T11:09:00Z" w16du:dateUtc="2026-09-21T08:09:00Z">
                  <w:rPr>
                    <w:rFonts w:asciiTheme="minorBidi" w:eastAsia="Arial" w:hAnsiTheme="minorBidi" w:cstheme="minorBidi"/>
                    <w:sz w:val="18"/>
                    <w:szCs w:val="32"/>
                    <w:rtl/>
                  </w:rPr>
                </w:rPrChange>
              </w:rPr>
              <w:t>يحاول المستخدم حفظ سجل بدون رقم البطاقة أو تاريخ الميلاد</w:t>
            </w:r>
          </w:p>
        </w:tc>
        <w:tc>
          <w:tcPr>
            <w:tcW w:w="2556" w:type="dxa"/>
            <w:tcMar>
              <w:top w:w="90" w:type="dxa"/>
              <w:left w:w="100" w:type="dxa"/>
              <w:bottom w:w="90" w:type="dxa"/>
              <w:right w:w="100" w:type="dxa"/>
            </w:tcMar>
            <w:vAlign w:val="center"/>
          </w:tcPr>
          <w:p w14:paraId="6BCE6AD3" w14:textId="77777777" w:rsidR="002939E8" w:rsidRPr="001065A1" w:rsidRDefault="00CE64DE" w:rsidP="00AB43AF">
            <w:pPr>
              <w:bidi/>
              <w:spacing w:after="0"/>
              <w:rPr>
                <w:rFonts w:asciiTheme="minorBidi" w:hAnsiTheme="minorBidi" w:cstheme="minorBidi"/>
                <w:bCs/>
                <w:szCs w:val="20"/>
                <w:rPrChange w:id="310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10" w:author="MOHSEN QURAEN" w:date="2026-09-21T11:09:00Z" w16du:dateUtc="2026-09-21T08:09:00Z">
                  <w:rPr>
                    <w:rFonts w:asciiTheme="minorBidi" w:eastAsia="Arial" w:hAnsiTheme="minorBidi" w:cstheme="minorBidi"/>
                    <w:sz w:val="18"/>
                    <w:szCs w:val="32"/>
                    <w:rtl/>
                  </w:rPr>
                </w:rPrChange>
              </w:rPr>
              <w:t>نقص حقل إلزامي</w:t>
            </w:r>
          </w:p>
        </w:tc>
        <w:tc>
          <w:tcPr>
            <w:tcW w:w="2556" w:type="dxa"/>
            <w:tcMar>
              <w:top w:w="90" w:type="dxa"/>
              <w:left w:w="100" w:type="dxa"/>
              <w:bottom w:w="90" w:type="dxa"/>
              <w:right w:w="100" w:type="dxa"/>
            </w:tcMar>
            <w:vAlign w:val="center"/>
          </w:tcPr>
          <w:p w14:paraId="68E523DA" w14:textId="77777777" w:rsidR="002939E8" w:rsidRPr="001065A1" w:rsidRDefault="00CE64DE" w:rsidP="00AB43AF">
            <w:pPr>
              <w:bidi/>
              <w:spacing w:after="0"/>
              <w:rPr>
                <w:rFonts w:asciiTheme="minorBidi" w:hAnsiTheme="minorBidi" w:cstheme="minorBidi"/>
                <w:bCs/>
                <w:szCs w:val="20"/>
                <w:rPrChange w:id="311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12" w:author="MOHSEN QURAEN" w:date="2026-09-21T11:09:00Z" w16du:dateUtc="2026-09-21T08:09:00Z">
                  <w:rPr>
                    <w:rFonts w:asciiTheme="minorBidi" w:eastAsia="Arial" w:hAnsiTheme="minorBidi" w:cstheme="minorBidi"/>
                    <w:sz w:val="18"/>
                    <w:szCs w:val="32"/>
                  </w:rPr>
                </w:rPrChange>
              </w:rPr>
              <w:t>UAT-003</w:t>
            </w:r>
          </w:p>
        </w:tc>
      </w:tr>
      <w:tr w:rsidR="002939E8" w:rsidRPr="001065A1" w14:paraId="2E5076B8" w14:textId="77777777">
        <w:trPr>
          <w:cantSplit/>
          <w:jc w:val="center"/>
        </w:trPr>
        <w:tc>
          <w:tcPr>
            <w:tcW w:w="2556" w:type="dxa"/>
            <w:tcMar>
              <w:top w:w="90" w:type="dxa"/>
              <w:left w:w="100" w:type="dxa"/>
              <w:bottom w:w="90" w:type="dxa"/>
              <w:right w:w="100" w:type="dxa"/>
            </w:tcMar>
            <w:vAlign w:val="center"/>
          </w:tcPr>
          <w:p w14:paraId="60657352" w14:textId="50A7A011" w:rsidR="002939E8" w:rsidRPr="001065A1" w:rsidRDefault="00CE64DE" w:rsidP="00AB43AF">
            <w:pPr>
              <w:bidi/>
              <w:spacing w:after="0"/>
              <w:rPr>
                <w:rFonts w:asciiTheme="minorBidi" w:hAnsiTheme="minorBidi" w:cstheme="minorBidi"/>
                <w:bCs/>
                <w:szCs w:val="20"/>
                <w:rPrChange w:id="311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14" w:author="MOHSEN QURAEN" w:date="2026-09-21T11:09:00Z" w16du:dateUtc="2026-09-21T08:09:00Z">
                  <w:rPr>
                    <w:rFonts w:asciiTheme="minorBidi" w:eastAsia="Arial" w:hAnsiTheme="minorBidi" w:cstheme="minorBidi"/>
                    <w:sz w:val="18"/>
                    <w:szCs w:val="32"/>
                    <w:rtl/>
                  </w:rPr>
                </w:rPrChange>
              </w:rPr>
              <w:t>يرفض النظام التاريخ ويعرض رسالة خطأ واضحة</w:t>
            </w:r>
            <w:del w:id="3115" w:author="MAZEN FAYEZ" w:date="2026-08-10T12:26:00Z" w16du:dateUtc="2026-08-10T09:26:00Z">
              <w:r w:rsidRPr="001065A1" w:rsidDel="00D87DD7">
                <w:rPr>
                  <w:rFonts w:asciiTheme="minorBidi" w:eastAsia="Arial" w:hAnsiTheme="minorBidi" w:cstheme="minorBidi"/>
                  <w:bCs/>
                  <w:szCs w:val="20"/>
                  <w:rPrChange w:id="3116"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2F05E9E1" w14:textId="12C52551" w:rsidR="002939E8" w:rsidRPr="001065A1" w:rsidRDefault="00CE64DE" w:rsidP="00AB43AF">
            <w:pPr>
              <w:bidi/>
              <w:spacing w:after="0"/>
              <w:rPr>
                <w:rFonts w:asciiTheme="minorBidi" w:hAnsiTheme="minorBidi" w:cstheme="minorBidi"/>
                <w:bCs/>
                <w:szCs w:val="20"/>
                <w:rPrChange w:id="3117"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18" w:author="MOHSEN QURAEN" w:date="2026-09-21T11:09:00Z" w16du:dateUtc="2026-09-21T08:09:00Z">
                  <w:rPr>
                    <w:rFonts w:asciiTheme="minorBidi" w:eastAsia="Arial" w:hAnsiTheme="minorBidi" w:cstheme="minorBidi"/>
                    <w:sz w:val="18"/>
                    <w:szCs w:val="32"/>
                    <w:rtl/>
                  </w:rPr>
                </w:rPrChange>
              </w:rPr>
              <w:t>يدخل المستخدم تاريخ ميلاد مستقبلي</w:t>
            </w:r>
            <w:del w:id="3119" w:author="MAZEN FAYEZ" w:date="2026-08-10T12:31:00Z" w16du:dateUtc="2026-08-10T09:31:00Z">
              <w:r w:rsidRPr="001065A1" w:rsidDel="0002724C">
                <w:rPr>
                  <w:rFonts w:asciiTheme="minorBidi" w:eastAsia="Arial" w:hAnsiTheme="minorBidi" w:cstheme="minorBidi"/>
                  <w:bCs/>
                  <w:szCs w:val="20"/>
                  <w:rPrChange w:id="3120"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10EA3575" w14:textId="77777777" w:rsidR="002939E8" w:rsidRPr="001065A1" w:rsidRDefault="00CE64DE" w:rsidP="00AB43AF">
            <w:pPr>
              <w:bidi/>
              <w:spacing w:after="0"/>
              <w:rPr>
                <w:rFonts w:asciiTheme="minorBidi" w:hAnsiTheme="minorBidi" w:cstheme="minorBidi"/>
                <w:bCs/>
                <w:szCs w:val="20"/>
                <w:rPrChange w:id="312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22" w:author="MOHSEN QURAEN" w:date="2026-09-21T11:09:00Z" w16du:dateUtc="2026-09-21T08:09:00Z">
                  <w:rPr>
                    <w:rFonts w:asciiTheme="minorBidi" w:eastAsia="Arial" w:hAnsiTheme="minorBidi" w:cstheme="minorBidi"/>
                    <w:sz w:val="18"/>
                    <w:szCs w:val="32"/>
                    <w:rtl/>
                  </w:rPr>
                </w:rPrChange>
              </w:rPr>
              <w:t>تاريخ ميلاد غير صحيح</w:t>
            </w:r>
          </w:p>
        </w:tc>
        <w:tc>
          <w:tcPr>
            <w:tcW w:w="2556" w:type="dxa"/>
            <w:tcMar>
              <w:top w:w="90" w:type="dxa"/>
              <w:left w:w="100" w:type="dxa"/>
              <w:bottom w:w="90" w:type="dxa"/>
              <w:right w:w="100" w:type="dxa"/>
            </w:tcMar>
            <w:vAlign w:val="center"/>
          </w:tcPr>
          <w:p w14:paraId="04117F62" w14:textId="77777777" w:rsidR="002939E8" w:rsidRPr="001065A1" w:rsidRDefault="00CE64DE" w:rsidP="00AB43AF">
            <w:pPr>
              <w:bidi/>
              <w:spacing w:after="0"/>
              <w:rPr>
                <w:rFonts w:asciiTheme="minorBidi" w:hAnsiTheme="minorBidi" w:cstheme="minorBidi"/>
                <w:bCs/>
                <w:szCs w:val="20"/>
                <w:rPrChange w:id="312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24" w:author="MOHSEN QURAEN" w:date="2026-09-21T11:09:00Z" w16du:dateUtc="2026-09-21T08:09:00Z">
                  <w:rPr>
                    <w:rFonts w:asciiTheme="minorBidi" w:eastAsia="Arial" w:hAnsiTheme="minorBidi" w:cstheme="minorBidi"/>
                    <w:sz w:val="18"/>
                    <w:szCs w:val="32"/>
                  </w:rPr>
                </w:rPrChange>
              </w:rPr>
              <w:t>UAT-004</w:t>
            </w:r>
          </w:p>
        </w:tc>
      </w:tr>
      <w:tr w:rsidR="002939E8" w:rsidRPr="001065A1" w14:paraId="1C1331DA" w14:textId="77777777">
        <w:trPr>
          <w:cantSplit/>
          <w:jc w:val="center"/>
        </w:trPr>
        <w:tc>
          <w:tcPr>
            <w:tcW w:w="2556" w:type="dxa"/>
            <w:tcMar>
              <w:top w:w="90" w:type="dxa"/>
              <w:left w:w="100" w:type="dxa"/>
              <w:bottom w:w="90" w:type="dxa"/>
              <w:right w:w="100" w:type="dxa"/>
            </w:tcMar>
            <w:vAlign w:val="center"/>
          </w:tcPr>
          <w:p w14:paraId="5FE73973" w14:textId="4A7336C3" w:rsidR="002939E8" w:rsidRPr="001065A1" w:rsidRDefault="00CE64DE" w:rsidP="00AB43AF">
            <w:pPr>
              <w:bidi/>
              <w:spacing w:after="0"/>
              <w:rPr>
                <w:rFonts w:asciiTheme="minorBidi" w:hAnsiTheme="minorBidi" w:cstheme="minorBidi"/>
                <w:bCs/>
                <w:szCs w:val="20"/>
                <w:rPrChange w:id="3125"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26" w:author="MOHSEN QURAEN" w:date="2026-09-21T11:09:00Z" w16du:dateUtc="2026-09-21T08:09:00Z">
                  <w:rPr>
                    <w:rFonts w:asciiTheme="minorBidi" w:eastAsia="Arial" w:hAnsiTheme="minorBidi" w:cstheme="minorBidi"/>
                    <w:sz w:val="18"/>
                    <w:szCs w:val="32"/>
                    <w:rtl/>
                  </w:rPr>
                </w:rPrChange>
              </w:rPr>
              <w:t>يرفض النظام النسبة ويعرض رسالة توضح النطاق المسموح</w:t>
            </w:r>
            <w:del w:id="3127" w:author="MAZEN FAYEZ" w:date="2026-08-10T12:26:00Z" w16du:dateUtc="2026-08-10T09:26:00Z">
              <w:r w:rsidRPr="001065A1" w:rsidDel="00D87DD7">
                <w:rPr>
                  <w:rFonts w:asciiTheme="minorBidi" w:eastAsia="Arial" w:hAnsiTheme="minorBidi" w:cstheme="minorBidi"/>
                  <w:bCs/>
                  <w:szCs w:val="20"/>
                  <w:rPrChange w:id="3128"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4493CAFE" w14:textId="7AACF6E5" w:rsidR="002939E8" w:rsidRPr="001065A1" w:rsidRDefault="00CE64DE" w:rsidP="00AB43AF">
            <w:pPr>
              <w:bidi/>
              <w:spacing w:after="0"/>
              <w:rPr>
                <w:rFonts w:asciiTheme="minorBidi" w:hAnsiTheme="minorBidi" w:cstheme="minorBidi"/>
                <w:bCs/>
                <w:szCs w:val="20"/>
                <w:rPrChange w:id="312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30" w:author="MOHSEN QURAEN" w:date="2026-09-21T11:09:00Z" w16du:dateUtc="2026-09-21T08:09:00Z">
                  <w:rPr>
                    <w:rFonts w:asciiTheme="minorBidi" w:eastAsia="Arial" w:hAnsiTheme="minorBidi" w:cstheme="minorBidi"/>
                    <w:sz w:val="18"/>
                    <w:szCs w:val="32"/>
                    <w:rtl/>
                  </w:rPr>
                </w:rPrChange>
              </w:rPr>
              <w:t>يدخل المستخدم نسبة ملكية أكبر من 100</w:t>
            </w:r>
          </w:p>
        </w:tc>
        <w:tc>
          <w:tcPr>
            <w:tcW w:w="2556" w:type="dxa"/>
            <w:tcMar>
              <w:top w:w="90" w:type="dxa"/>
              <w:left w:w="100" w:type="dxa"/>
              <w:bottom w:w="90" w:type="dxa"/>
              <w:right w:w="100" w:type="dxa"/>
            </w:tcMar>
            <w:vAlign w:val="center"/>
          </w:tcPr>
          <w:p w14:paraId="74DF406C" w14:textId="77777777" w:rsidR="002939E8" w:rsidRPr="001065A1" w:rsidRDefault="00CE64DE" w:rsidP="00AB43AF">
            <w:pPr>
              <w:bidi/>
              <w:spacing w:after="0"/>
              <w:rPr>
                <w:rFonts w:asciiTheme="minorBidi" w:hAnsiTheme="minorBidi" w:cstheme="minorBidi"/>
                <w:bCs/>
                <w:szCs w:val="20"/>
                <w:rPrChange w:id="313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32" w:author="MOHSEN QURAEN" w:date="2026-09-21T11:09:00Z" w16du:dateUtc="2026-09-21T08:09:00Z">
                  <w:rPr>
                    <w:rFonts w:asciiTheme="minorBidi" w:eastAsia="Arial" w:hAnsiTheme="minorBidi" w:cstheme="minorBidi"/>
                    <w:sz w:val="18"/>
                    <w:szCs w:val="32"/>
                    <w:rtl/>
                  </w:rPr>
                </w:rPrChange>
              </w:rPr>
              <w:t>نسبة ملكية غير صحيحة</w:t>
            </w:r>
          </w:p>
        </w:tc>
        <w:tc>
          <w:tcPr>
            <w:tcW w:w="2556" w:type="dxa"/>
            <w:tcMar>
              <w:top w:w="90" w:type="dxa"/>
              <w:left w:w="100" w:type="dxa"/>
              <w:bottom w:w="90" w:type="dxa"/>
              <w:right w:w="100" w:type="dxa"/>
            </w:tcMar>
            <w:vAlign w:val="center"/>
          </w:tcPr>
          <w:p w14:paraId="33B75A62" w14:textId="77777777" w:rsidR="002939E8" w:rsidRPr="001065A1" w:rsidRDefault="00CE64DE" w:rsidP="00AB43AF">
            <w:pPr>
              <w:bidi/>
              <w:spacing w:after="0"/>
              <w:rPr>
                <w:rFonts w:asciiTheme="minorBidi" w:hAnsiTheme="minorBidi" w:cstheme="minorBidi"/>
                <w:bCs/>
                <w:szCs w:val="20"/>
                <w:rPrChange w:id="313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34" w:author="MOHSEN QURAEN" w:date="2026-09-21T11:09:00Z" w16du:dateUtc="2026-09-21T08:09:00Z">
                  <w:rPr>
                    <w:rFonts w:asciiTheme="minorBidi" w:eastAsia="Arial" w:hAnsiTheme="minorBidi" w:cstheme="minorBidi"/>
                    <w:sz w:val="18"/>
                    <w:szCs w:val="32"/>
                  </w:rPr>
                </w:rPrChange>
              </w:rPr>
              <w:t>UAT-005</w:t>
            </w:r>
          </w:p>
        </w:tc>
      </w:tr>
      <w:tr w:rsidR="002939E8" w:rsidRPr="001065A1" w14:paraId="5F7D8498" w14:textId="77777777">
        <w:trPr>
          <w:cantSplit/>
          <w:jc w:val="center"/>
        </w:trPr>
        <w:tc>
          <w:tcPr>
            <w:tcW w:w="2556" w:type="dxa"/>
            <w:tcMar>
              <w:top w:w="90" w:type="dxa"/>
              <w:left w:w="100" w:type="dxa"/>
              <w:bottom w:w="90" w:type="dxa"/>
              <w:right w:w="100" w:type="dxa"/>
            </w:tcMar>
            <w:vAlign w:val="center"/>
          </w:tcPr>
          <w:p w14:paraId="276C4047" w14:textId="2867213D" w:rsidR="002939E8" w:rsidRPr="001065A1" w:rsidRDefault="00CE64DE" w:rsidP="00AB43AF">
            <w:pPr>
              <w:bidi/>
              <w:spacing w:after="0"/>
              <w:rPr>
                <w:rFonts w:asciiTheme="minorBidi" w:hAnsiTheme="minorBidi" w:cstheme="minorBidi"/>
                <w:bCs/>
                <w:szCs w:val="20"/>
                <w:rPrChange w:id="3135"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36" w:author="MOHSEN QURAEN" w:date="2026-09-21T11:09:00Z" w16du:dateUtc="2026-09-21T08:09:00Z">
                  <w:rPr>
                    <w:rFonts w:asciiTheme="minorBidi" w:eastAsia="Arial" w:hAnsiTheme="minorBidi" w:cstheme="minorBidi"/>
                    <w:sz w:val="18"/>
                    <w:szCs w:val="32"/>
                    <w:rtl/>
                  </w:rPr>
                </w:rPrChange>
              </w:rPr>
              <w:t>يتم تحديث البيانات ويتم إنشاء سجل تدقيق</w:t>
            </w:r>
            <w:del w:id="3137" w:author="MAZEN FAYEZ" w:date="2026-08-10T12:26:00Z" w16du:dateUtc="2026-08-10T09:26:00Z">
              <w:r w:rsidRPr="001065A1" w:rsidDel="00D87DD7">
                <w:rPr>
                  <w:rFonts w:asciiTheme="minorBidi" w:eastAsia="Arial" w:hAnsiTheme="minorBidi" w:cstheme="minorBidi"/>
                  <w:bCs/>
                  <w:szCs w:val="20"/>
                  <w:rPrChange w:id="3138"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7EEAB397" w14:textId="5888B037" w:rsidR="002939E8" w:rsidRPr="001065A1" w:rsidRDefault="00CE64DE" w:rsidP="00AB43AF">
            <w:pPr>
              <w:bidi/>
              <w:spacing w:after="0"/>
              <w:rPr>
                <w:rFonts w:asciiTheme="minorBidi" w:hAnsiTheme="minorBidi" w:cstheme="minorBidi"/>
                <w:bCs/>
                <w:szCs w:val="20"/>
                <w:rPrChange w:id="313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40" w:author="MOHSEN QURAEN" w:date="2026-09-21T11:09:00Z" w16du:dateUtc="2026-09-21T08:09:00Z">
                  <w:rPr>
                    <w:rFonts w:asciiTheme="minorBidi" w:eastAsia="Arial" w:hAnsiTheme="minorBidi" w:cstheme="minorBidi"/>
                    <w:sz w:val="18"/>
                    <w:szCs w:val="32"/>
                    <w:rtl/>
                  </w:rPr>
                </w:rPrChange>
              </w:rPr>
              <w:t>يعدل المستخدم عنوان المالك أو رقم البطاقة حسب الصلاحية</w:t>
            </w:r>
          </w:p>
        </w:tc>
        <w:tc>
          <w:tcPr>
            <w:tcW w:w="2556" w:type="dxa"/>
            <w:tcMar>
              <w:top w:w="90" w:type="dxa"/>
              <w:left w:w="100" w:type="dxa"/>
              <w:bottom w:w="90" w:type="dxa"/>
              <w:right w:w="100" w:type="dxa"/>
            </w:tcMar>
            <w:vAlign w:val="center"/>
          </w:tcPr>
          <w:p w14:paraId="0CF892DB" w14:textId="77777777" w:rsidR="002939E8" w:rsidRPr="001065A1" w:rsidRDefault="00CE64DE" w:rsidP="00AB43AF">
            <w:pPr>
              <w:bidi/>
              <w:spacing w:after="0"/>
              <w:rPr>
                <w:rFonts w:asciiTheme="minorBidi" w:hAnsiTheme="minorBidi" w:cstheme="minorBidi"/>
                <w:bCs/>
                <w:szCs w:val="20"/>
                <w:rPrChange w:id="314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42" w:author="MOHSEN QURAEN" w:date="2026-09-21T11:09:00Z" w16du:dateUtc="2026-09-21T08:09:00Z">
                  <w:rPr>
                    <w:rFonts w:asciiTheme="minorBidi" w:eastAsia="Arial" w:hAnsiTheme="minorBidi" w:cstheme="minorBidi"/>
                    <w:sz w:val="18"/>
                    <w:szCs w:val="32"/>
                    <w:rtl/>
                  </w:rPr>
                </w:rPrChange>
              </w:rPr>
              <w:t>تعديل بيانات مالك/شريك</w:t>
            </w:r>
          </w:p>
        </w:tc>
        <w:tc>
          <w:tcPr>
            <w:tcW w:w="2556" w:type="dxa"/>
            <w:tcMar>
              <w:top w:w="90" w:type="dxa"/>
              <w:left w:w="100" w:type="dxa"/>
              <w:bottom w:w="90" w:type="dxa"/>
              <w:right w:w="100" w:type="dxa"/>
            </w:tcMar>
            <w:vAlign w:val="center"/>
          </w:tcPr>
          <w:p w14:paraId="37269DB9" w14:textId="77777777" w:rsidR="002939E8" w:rsidRPr="001065A1" w:rsidRDefault="00CE64DE" w:rsidP="00AB43AF">
            <w:pPr>
              <w:bidi/>
              <w:spacing w:after="0"/>
              <w:rPr>
                <w:rFonts w:asciiTheme="minorBidi" w:hAnsiTheme="minorBidi" w:cstheme="minorBidi"/>
                <w:bCs/>
                <w:szCs w:val="20"/>
                <w:rPrChange w:id="314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44" w:author="MOHSEN QURAEN" w:date="2026-09-21T11:09:00Z" w16du:dateUtc="2026-09-21T08:09:00Z">
                  <w:rPr>
                    <w:rFonts w:asciiTheme="minorBidi" w:eastAsia="Arial" w:hAnsiTheme="minorBidi" w:cstheme="minorBidi"/>
                    <w:sz w:val="18"/>
                    <w:szCs w:val="32"/>
                  </w:rPr>
                </w:rPrChange>
              </w:rPr>
              <w:t>UAT-006</w:t>
            </w:r>
          </w:p>
        </w:tc>
      </w:tr>
      <w:tr w:rsidR="002939E8" w:rsidRPr="001065A1" w14:paraId="1A5E6E8D" w14:textId="77777777">
        <w:trPr>
          <w:cantSplit/>
          <w:jc w:val="center"/>
        </w:trPr>
        <w:tc>
          <w:tcPr>
            <w:tcW w:w="2556" w:type="dxa"/>
            <w:tcMar>
              <w:top w:w="90" w:type="dxa"/>
              <w:left w:w="100" w:type="dxa"/>
              <w:bottom w:w="90" w:type="dxa"/>
              <w:right w:w="100" w:type="dxa"/>
            </w:tcMar>
            <w:vAlign w:val="center"/>
          </w:tcPr>
          <w:p w14:paraId="6D549282" w14:textId="7D04834A" w:rsidR="002939E8" w:rsidRPr="001065A1" w:rsidRDefault="00CE64DE" w:rsidP="00AB43AF">
            <w:pPr>
              <w:bidi/>
              <w:spacing w:after="0"/>
              <w:rPr>
                <w:rFonts w:asciiTheme="minorBidi" w:hAnsiTheme="minorBidi" w:cstheme="minorBidi"/>
                <w:bCs/>
                <w:szCs w:val="20"/>
                <w:rPrChange w:id="3145"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46" w:author="MOHSEN QURAEN" w:date="2026-09-21T11:09:00Z" w16du:dateUtc="2026-09-21T08:09:00Z">
                  <w:rPr>
                    <w:rFonts w:asciiTheme="minorBidi" w:eastAsia="Arial" w:hAnsiTheme="minorBidi" w:cstheme="minorBidi"/>
                    <w:sz w:val="18"/>
                    <w:szCs w:val="32"/>
                    <w:rtl/>
                  </w:rPr>
                </w:rPrChange>
              </w:rPr>
              <w:t>يتم حذف السجل أو تعليمه كمحذوف وفق السياسة ويتم إنشاء سجل تدقيق</w:t>
            </w:r>
            <w:del w:id="3147" w:author="MAZEN FAYEZ" w:date="2026-08-10T12:26:00Z" w16du:dateUtc="2026-08-10T09:26:00Z">
              <w:r w:rsidRPr="001065A1" w:rsidDel="00D87DD7">
                <w:rPr>
                  <w:rFonts w:asciiTheme="minorBidi" w:eastAsia="Arial" w:hAnsiTheme="minorBidi" w:cstheme="minorBidi"/>
                  <w:bCs/>
                  <w:szCs w:val="20"/>
                  <w:rPrChange w:id="3148"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60857684" w14:textId="0EDD2618" w:rsidR="002939E8" w:rsidRPr="001065A1" w:rsidRDefault="00CE64DE" w:rsidP="00AB43AF">
            <w:pPr>
              <w:bidi/>
              <w:spacing w:after="0"/>
              <w:rPr>
                <w:rFonts w:asciiTheme="minorBidi" w:hAnsiTheme="minorBidi" w:cstheme="minorBidi"/>
                <w:bCs/>
                <w:szCs w:val="20"/>
                <w:rPrChange w:id="314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50" w:author="MOHSEN QURAEN" w:date="2026-09-21T11:09:00Z" w16du:dateUtc="2026-09-21T08:09:00Z">
                  <w:rPr>
                    <w:rFonts w:asciiTheme="minorBidi" w:eastAsia="Arial" w:hAnsiTheme="minorBidi" w:cstheme="minorBidi"/>
                    <w:sz w:val="18"/>
                    <w:szCs w:val="32"/>
                    <w:rtl/>
                  </w:rPr>
                </w:rPrChange>
              </w:rPr>
              <w:t>يحذف مستخدم مصرح له سجل شريك</w:t>
            </w:r>
          </w:p>
        </w:tc>
        <w:tc>
          <w:tcPr>
            <w:tcW w:w="2556" w:type="dxa"/>
            <w:tcMar>
              <w:top w:w="90" w:type="dxa"/>
              <w:left w:w="100" w:type="dxa"/>
              <w:bottom w:w="90" w:type="dxa"/>
              <w:right w:w="100" w:type="dxa"/>
            </w:tcMar>
            <w:vAlign w:val="center"/>
          </w:tcPr>
          <w:p w14:paraId="7B20985E" w14:textId="77777777" w:rsidR="002939E8" w:rsidRPr="001065A1" w:rsidRDefault="00CE64DE" w:rsidP="00AB43AF">
            <w:pPr>
              <w:bidi/>
              <w:spacing w:after="0"/>
              <w:rPr>
                <w:rFonts w:asciiTheme="minorBidi" w:hAnsiTheme="minorBidi" w:cstheme="minorBidi"/>
                <w:bCs/>
                <w:szCs w:val="20"/>
                <w:rPrChange w:id="315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52" w:author="MOHSEN QURAEN" w:date="2026-09-21T11:09:00Z" w16du:dateUtc="2026-09-21T08:09:00Z">
                  <w:rPr>
                    <w:rFonts w:asciiTheme="minorBidi" w:eastAsia="Arial" w:hAnsiTheme="minorBidi" w:cstheme="minorBidi"/>
                    <w:sz w:val="18"/>
                    <w:szCs w:val="32"/>
                    <w:rtl/>
                  </w:rPr>
                </w:rPrChange>
              </w:rPr>
              <w:t>حذف سجل مالك/شريك</w:t>
            </w:r>
          </w:p>
        </w:tc>
        <w:tc>
          <w:tcPr>
            <w:tcW w:w="2556" w:type="dxa"/>
            <w:tcMar>
              <w:top w:w="90" w:type="dxa"/>
              <w:left w:w="100" w:type="dxa"/>
              <w:bottom w:w="90" w:type="dxa"/>
              <w:right w:w="100" w:type="dxa"/>
            </w:tcMar>
            <w:vAlign w:val="center"/>
          </w:tcPr>
          <w:p w14:paraId="2C823600" w14:textId="77777777" w:rsidR="002939E8" w:rsidRPr="001065A1" w:rsidRDefault="00CE64DE" w:rsidP="00AB43AF">
            <w:pPr>
              <w:bidi/>
              <w:spacing w:after="0"/>
              <w:rPr>
                <w:rFonts w:asciiTheme="minorBidi" w:hAnsiTheme="minorBidi" w:cstheme="minorBidi"/>
                <w:bCs/>
                <w:szCs w:val="20"/>
                <w:rPrChange w:id="315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54" w:author="MOHSEN QURAEN" w:date="2026-09-21T11:09:00Z" w16du:dateUtc="2026-09-21T08:09:00Z">
                  <w:rPr>
                    <w:rFonts w:asciiTheme="minorBidi" w:eastAsia="Arial" w:hAnsiTheme="minorBidi" w:cstheme="minorBidi"/>
                    <w:sz w:val="18"/>
                    <w:szCs w:val="32"/>
                  </w:rPr>
                </w:rPrChange>
              </w:rPr>
              <w:t>UAT-007</w:t>
            </w:r>
          </w:p>
        </w:tc>
      </w:tr>
      <w:tr w:rsidR="002939E8" w:rsidRPr="001065A1" w14:paraId="206C62A7" w14:textId="77777777">
        <w:trPr>
          <w:cantSplit/>
          <w:jc w:val="center"/>
        </w:trPr>
        <w:tc>
          <w:tcPr>
            <w:tcW w:w="2556" w:type="dxa"/>
            <w:tcMar>
              <w:top w:w="90" w:type="dxa"/>
              <w:left w:w="100" w:type="dxa"/>
              <w:bottom w:w="90" w:type="dxa"/>
              <w:right w:w="100" w:type="dxa"/>
            </w:tcMar>
            <w:vAlign w:val="center"/>
          </w:tcPr>
          <w:p w14:paraId="33C3D4D1" w14:textId="200AD58A" w:rsidR="002939E8" w:rsidRPr="001065A1" w:rsidRDefault="00CE64DE" w:rsidP="00AB43AF">
            <w:pPr>
              <w:bidi/>
              <w:spacing w:after="0"/>
              <w:rPr>
                <w:rFonts w:asciiTheme="minorBidi" w:hAnsiTheme="minorBidi" w:cstheme="minorBidi"/>
                <w:bCs/>
                <w:szCs w:val="20"/>
                <w:rPrChange w:id="3155"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56" w:author="MOHSEN QURAEN" w:date="2026-09-21T11:09:00Z" w16du:dateUtc="2026-09-21T08:09:00Z">
                  <w:rPr>
                    <w:rFonts w:asciiTheme="minorBidi" w:eastAsia="Arial" w:hAnsiTheme="minorBidi" w:cstheme="minorBidi"/>
                    <w:sz w:val="18"/>
                    <w:szCs w:val="32"/>
                    <w:rtl/>
                  </w:rPr>
                </w:rPrChange>
              </w:rPr>
              <w:t>يمنع النظام الإجراء ويعرض رسالة عدم توفر الصلاحية</w:t>
            </w:r>
            <w:del w:id="3157" w:author="MAZEN FAYEZ" w:date="2026-08-10T12:26:00Z" w16du:dateUtc="2026-08-10T09:26:00Z">
              <w:r w:rsidRPr="001065A1" w:rsidDel="00D87DD7">
                <w:rPr>
                  <w:rFonts w:asciiTheme="minorBidi" w:eastAsia="Arial" w:hAnsiTheme="minorBidi" w:cstheme="minorBidi"/>
                  <w:bCs/>
                  <w:szCs w:val="20"/>
                  <w:rPrChange w:id="3158" w:author="MOHSEN QURAEN" w:date="2026-09-21T11:09:00Z" w16du:dateUtc="2026-09-21T08:09:00Z">
                    <w:rPr>
                      <w:rFonts w:asciiTheme="minorBidi" w:eastAsia="Arial" w:hAnsiTheme="minorBidi" w:cstheme="minorBidi"/>
                      <w:sz w:val="18"/>
                      <w:szCs w:val="32"/>
                    </w:rPr>
                  </w:rPrChange>
                </w:rPr>
                <w:delText>.</w:delText>
              </w:r>
            </w:del>
          </w:p>
        </w:tc>
        <w:tc>
          <w:tcPr>
            <w:tcW w:w="2556" w:type="dxa"/>
            <w:tcMar>
              <w:top w:w="90" w:type="dxa"/>
              <w:left w:w="100" w:type="dxa"/>
              <w:bottom w:w="90" w:type="dxa"/>
              <w:right w:w="100" w:type="dxa"/>
            </w:tcMar>
            <w:vAlign w:val="center"/>
          </w:tcPr>
          <w:p w14:paraId="7AC8153D" w14:textId="550B20B6" w:rsidR="002939E8" w:rsidRPr="001065A1" w:rsidRDefault="00CE64DE" w:rsidP="00AB43AF">
            <w:pPr>
              <w:bidi/>
              <w:spacing w:after="0"/>
              <w:rPr>
                <w:rFonts w:asciiTheme="minorBidi" w:hAnsiTheme="minorBidi" w:cstheme="minorBidi"/>
                <w:bCs/>
                <w:szCs w:val="20"/>
                <w:rPrChange w:id="3159"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60" w:author="MOHSEN QURAEN" w:date="2026-09-21T11:09:00Z" w16du:dateUtc="2026-09-21T08:09:00Z">
                  <w:rPr>
                    <w:rFonts w:asciiTheme="minorBidi" w:eastAsia="Arial" w:hAnsiTheme="minorBidi" w:cstheme="minorBidi"/>
                    <w:sz w:val="18"/>
                    <w:szCs w:val="32"/>
                    <w:rtl/>
                  </w:rPr>
                </w:rPrChange>
              </w:rPr>
              <w:t>يحاول مستخدم غير مصرح له تعديل بيانات الملاك والشركاء</w:t>
            </w:r>
          </w:p>
        </w:tc>
        <w:tc>
          <w:tcPr>
            <w:tcW w:w="2556" w:type="dxa"/>
            <w:tcMar>
              <w:top w:w="90" w:type="dxa"/>
              <w:left w:w="100" w:type="dxa"/>
              <w:bottom w:w="90" w:type="dxa"/>
              <w:right w:w="100" w:type="dxa"/>
            </w:tcMar>
            <w:vAlign w:val="center"/>
          </w:tcPr>
          <w:p w14:paraId="68E3B1A7" w14:textId="77777777" w:rsidR="002939E8" w:rsidRPr="001065A1" w:rsidRDefault="00CE64DE" w:rsidP="00AB43AF">
            <w:pPr>
              <w:bidi/>
              <w:spacing w:after="0"/>
              <w:rPr>
                <w:rFonts w:asciiTheme="minorBidi" w:hAnsiTheme="minorBidi" w:cstheme="minorBidi"/>
                <w:bCs/>
                <w:szCs w:val="20"/>
                <w:rPrChange w:id="3161"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tl/>
                <w:rPrChange w:id="3162" w:author="MOHSEN QURAEN" w:date="2026-09-21T11:09:00Z" w16du:dateUtc="2026-09-21T08:09:00Z">
                  <w:rPr>
                    <w:rFonts w:asciiTheme="minorBidi" w:eastAsia="Arial" w:hAnsiTheme="minorBidi" w:cstheme="minorBidi"/>
                    <w:sz w:val="18"/>
                    <w:szCs w:val="32"/>
                    <w:rtl/>
                  </w:rPr>
                </w:rPrChange>
              </w:rPr>
              <w:t>محاولة غير مصرح بها</w:t>
            </w:r>
          </w:p>
        </w:tc>
        <w:tc>
          <w:tcPr>
            <w:tcW w:w="2556" w:type="dxa"/>
            <w:tcMar>
              <w:top w:w="90" w:type="dxa"/>
              <w:left w:w="100" w:type="dxa"/>
              <w:bottom w:w="90" w:type="dxa"/>
              <w:right w:w="100" w:type="dxa"/>
            </w:tcMar>
            <w:vAlign w:val="center"/>
          </w:tcPr>
          <w:p w14:paraId="02235479" w14:textId="77777777" w:rsidR="002939E8" w:rsidRPr="001065A1" w:rsidRDefault="00CE64DE" w:rsidP="00AB43AF">
            <w:pPr>
              <w:bidi/>
              <w:spacing w:after="0"/>
              <w:rPr>
                <w:rFonts w:asciiTheme="minorBidi" w:hAnsiTheme="minorBidi" w:cstheme="minorBidi"/>
                <w:bCs/>
                <w:szCs w:val="20"/>
                <w:rPrChange w:id="3163" w:author="MOHSEN QURAEN" w:date="2026-09-21T11:09:00Z" w16du:dateUtc="2026-09-21T08:09:00Z">
                  <w:rPr>
                    <w:rFonts w:asciiTheme="minorBidi" w:hAnsiTheme="minorBidi" w:cstheme="minorBidi"/>
                    <w:sz w:val="18"/>
                    <w:szCs w:val="32"/>
                  </w:rPr>
                </w:rPrChange>
              </w:rPr>
            </w:pPr>
            <w:r w:rsidRPr="001065A1">
              <w:rPr>
                <w:rFonts w:asciiTheme="minorBidi" w:eastAsia="Arial" w:hAnsiTheme="minorBidi" w:cstheme="minorBidi"/>
                <w:bCs/>
                <w:szCs w:val="20"/>
                <w:rPrChange w:id="3164" w:author="MOHSEN QURAEN" w:date="2026-09-21T11:09:00Z" w16du:dateUtc="2026-09-21T08:09:00Z">
                  <w:rPr>
                    <w:rFonts w:asciiTheme="minorBidi" w:eastAsia="Arial" w:hAnsiTheme="minorBidi" w:cstheme="minorBidi"/>
                    <w:sz w:val="18"/>
                    <w:szCs w:val="32"/>
                  </w:rPr>
                </w:rPrChange>
              </w:rPr>
              <w:t>UAT-008</w:t>
            </w:r>
          </w:p>
        </w:tc>
      </w:tr>
      <w:tr w:rsidR="00D87DD7" w:rsidRPr="001065A1" w14:paraId="56D54218" w14:textId="77777777">
        <w:trPr>
          <w:cantSplit/>
          <w:jc w:val="center"/>
          <w:ins w:id="3165" w:author="MAZEN FAYEZ" w:date="2026-08-10T12:24:00Z"/>
        </w:trPr>
        <w:tc>
          <w:tcPr>
            <w:tcW w:w="2556" w:type="dxa"/>
            <w:tcMar>
              <w:top w:w="90" w:type="dxa"/>
              <w:left w:w="100" w:type="dxa"/>
              <w:bottom w:w="90" w:type="dxa"/>
              <w:right w:w="100" w:type="dxa"/>
            </w:tcMar>
            <w:vAlign w:val="center"/>
          </w:tcPr>
          <w:p w14:paraId="19B136AB" w14:textId="20FB7F7E" w:rsidR="00D87DD7" w:rsidRPr="001065A1" w:rsidRDefault="00D87DD7" w:rsidP="00D87DD7">
            <w:pPr>
              <w:bidi/>
              <w:spacing w:after="0"/>
              <w:rPr>
                <w:ins w:id="3166" w:author="MAZEN FAYEZ" w:date="2026-08-10T12:24:00Z" w16du:dateUtc="2026-08-10T09:24:00Z"/>
                <w:rFonts w:asciiTheme="minorBidi" w:eastAsia="Arial" w:hAnsiTheme="minorBidi" w:cstheme="minorBidi"/>
                <w:bCs/>
                <w:szCs w:val="20"/>
                <w:rPrChange w:id="3167" w:author="MOHSEN QURAEN" w:date="2026-09-21T11:09:00Z" w16du:dateUtc="2026-09-21T08:09:00Z">
                  <w:rPr>
                    <w:ins w:id="3168" w:author="MAZEN FAYEZ" w:date="2026-08-10T12:24:00Z" w16du:dateUtc="2026-08-10T09:24:00Z"/>
                    <w:rFonts w:asciiTheme="minorBidi" w:eastAsia="Arial" w:hAnsiTheme="minorBidi" w:cstheme="minorBidi"/>
                    <w:sz w:val="18"/>
                    <w:szCs w:val="32"/>
                  </w:rPr>
                </w:rPrChange>
              </w:rPr>
            </w:pPr>
            <w:ins w:id="3169" w:author="MAZEN FAYEZ" w:date="2026-08-10T12:26:00Z" w16du:dateUtc="2026-08-10T09:26:00Z">
              <w:r w:rsidRPr="001065A1">
                <w:rPr>
                  <w:rFonts w:asciiTheme="minorBidi" w:eastAsia="Arial" w:hAnsiTheme="minorBidi" w:cstheme="minorBidi"/>
                  <w:bCs/>
                  <w:szCs w:val="20"/>
                  <w:rtl/>
                  <w:rPrChange w:id="3170" w:author="MOHSEN QURAEN" w:date="2026-09-21T11:09:00Z" w16du:dateUtc="2026-09-21T08:09:00Z">
                    <w:rPr>
                      <w:rFonts w:asciiTheme="minorBidi" w:eastAsia="Arial" w:hAnsiTheme="minorBidi" w:cstheme="minorBidi"/>
                      <w:sz w:val="18"/>
                      <w:szCs w:val="32"/>
                      <w:rtl/>
                    </w:rPr>
                  </w:rPrChange>
                </w:rPr>
                <w:t>يتم حفظ</w:t>
              </w:r>
            </w:ins>
            <w:ins w:id="3171" w:author="MAZEN FAYEZ" w:date="2026-08-10T12:27:00Z" w16du:dateUtc="2026-08-10T09:27:00Z">
              <w:r w:rsidR="002C1C8F" w:rsidRPr="001065A1">
                <w:rPr>
                  <w:rFonts w:asciiTheme="minorBidi" w:eastAsia="Arial" w:hAnsiTheme="minorBidi" w:cstheme="minorBidi"/>
                  <w:bCs/>
                  <w:szCs w:val="20"/>
                  <w:rtl/>
                  <w:rPrChange w:id="3172" w:author="MOHSEN QURAEN" w:date="2026-09-21T11:09:00Z" w16du:dateUtc="2026-09-21T08:09:00Z">
                    <w:rPr>
                      <w:rFonts w:asciiTheme="minorBidi" w:eastAsia="Arial" w:hAnsiTheme="minorBidi" w:cstheme="minorBidi"/>
                      <w:sz w:val="18"/>
                      <w:szCs w:val="32"/>
                      <w:rtl/>
                    </w:rPr>
                  </w:rPrChange>
                </w:rPr>
                <w:t xml:space="preserve"> </w:t>
              </w:r>
            </w:ins>
            <w:ins w:id="3173" w:author="MAZEN FAYEZ" w:date="2026-08-10T12:26:00Z" w16du:dateUtc="2026-08-10T09:26:00Z">
              <w:r w:rsidRPr="001065A1">
                <w:rPr>
                  <w:rFonts w:asciiTheme="minorBidi" w:eastAsia="Arial" w:hAnsiTheme="minorBidi" w:cstheme="minorBidi"/>
                  <w:bCs/>
                  <w:szCs w:val="20"/>
                  <w:rPrChange w:id="3174" w:author="MOHSEN QURAEN" w:date="2026-09-21T11:09:00Z" w16du:dateUtc="2026-09-21T08:09:00Z">
                    <w:rPr>
                      <w:rFonts w:asciiTheme="minorBidi" w:eastAsia="Arial" w:hAnsiTheme="minorBidi" w:cstheme="minorBidi"/>
                      <w:sz w:val="18"/>
                      <w:szCs w:val="32"/>
                    </w:rPr>
                  </w:rPrChange>
                </w:rPr>
                <w:t xml:space="preserve"> </w:t>
              </w:r>
            </w:ins>
            <w:ins w:id="3175" w:author="MAZEN FAYEZ" w:date="2026-08-10T12:27:00Z" w16du:dateUtc="2026-08-10T09:27:00Z">
              <w:r w:rsidR="002C1C8F" w:rsidRPr="001065A1">
                <w:rPr>
                  <w:rFonts w:asciiTheme="minorBidi" w:eastAsia="Arial" w:hAnsiTheme="minorBidi" w:cstheme="minorBidi" w:hint="eastAsia"/>
                  <w:bCs/>
                  <w:szCs w:val="20"/>
                  <w:rtl/>
                  <w:rPrChange w:id="3176" w:author="MOHSEN QURAEN" w:date="2026-09-21T11:09:00Z" w16du:dateUtc="2026-09-21T08:09:00Z">
                    <w:rPr>
                      <w:rFonts w:asciiTheme="minorBidi" w:eastAsia="Arial" w:hAnsiTheme="minorBidi" w:cstheme="minorBidi" w:hint="eastAsia"/>
                      <w:sz w:val="18"/>
                      <w:szCs w:val="32"/>
                      <w:rtl/>
                    </w:rPr>
                  </w:rPrChange>
                </w:rPr>
                <w:t>نوع</w:t>
              </w:r>
              <w:r w:rsidR="002C1C8F" w:rsidRPr="001065A1">
                <w:rPr>
                  <w:rFonts w:asciiTheme="minorBidi" w:eastAsia="Arial" w:hAnsiTheme="minorBidi" w:cstheme="minorBidi"/>
                  <w:bCs/>
                  <w:szCs w:val="20"/>
                  <w:rtl/>
                  <w:rPrChange w:id="3177" w:author="MOHSEN QURAEN" w:date="2026-09-21T11:09:00Z" w16du:dateUtc="2026-09-21T08:09:00Z">
                    <w:rPr>
                      <w:rFonts w:asciiTheme="minorBidi" w:eastAsia="Arial" w:hAnsiTheme="minorBidi" w:cstheme="minorBidi"/>
                      <w:sz w:val="18"/>
                      <w:szCs w:val="32"/>
                      <w:rtl/>
                    </w:rPr>
                  </w:rPrChange>
                </w:rPr>
                <w:t xml:space="preserve"> </w:t>
              </w:r>
            </w:ins>
            <w:ins w:id="3178" w:author="MAZEN FAYEZ" w:date="2026-08-10T12:26:00Z" w16du:dateUtc="2026-08-10T09:26:00Z">
              <w:r w:rsidRPr="001065A1">
                <w:rPr>
                  <w:rFonts w:asciiTheme="minorBidi" w:eastAsia="Arial" w:hAnsiTheme="minorBidi" w:cstheme="minorBidi"/>
                  <w:bCs/>
                  <w:szCs w:val="20"/>
                  <w:rtl/>
                  <w:rPrChange w:id="3179" w:author="MOHSEN QURAEN" w:date="2026-09-21T11:09:00Z" w16du:dateUtc="2026-09-21T08:09:00Z">
                    <w:rPr>
                      <w:rFonts w:asciiTheme="minorBidi" w:eastAsia="Arial" w:hAnsiTheme="minorBidi" w:cstheme="minorBidi"/>
                      <w:sz w:val="18"/>
                      <w:szCs w:val="32"/>
                      <w:rtl/>
                    </w:rPr>
                  </w:rPrChange>
                </w:rPr>
                <w:t>المفوتر مع سجل المالك/الشريك بنجاح</w:t>
              </w:r>
            </w:ins>
          </w:p>
        </w:tc>
        <w:tc>
          <w:tcPr>
            <w:tcW w:w="2556" w:type="dxa"/>
            <w:tcMar>
              <w:top w:w="90" w:type="dxa"/>
              <w:left w:w="100" w:type="dxa"/>
              <w:bottom w:w="90" w:type="dxa"/>
              <w:right w:w="100" w:type="dxa"/>
            </w:tcMar>
            <w:vAlign w:val="center"/>
          </w:tcPr>
          <w:p w14:paraId="3E8AF9EA" w14:textId="1A9AF5E5" w:rsidR="00D87DD7" w:rsidRPr="001065A1" w:rsidRDefault="00D87DD7" w:rsidP="00D87DD7">
            <w:pPr>
              <w:bidi/>
              <w:spacing w:after="0"/>
              <w:rPr>
                <w:ins w:id="3180" w:author="MAZEN FAYEZ" w:date="2026-08-10T12:24:00Z" w16du:dateUtc="2026-08-10T09:24:00Z"/>
                <w:rFonts w:asciiTheme="minorBidi" w:eastAsia="Arial" w:hAnsiTheme="minorBidi" w:cstheme="minorBidi"/>
                <w:bCs/>
                <w:szCs w:val="20"/>
                <w:rPrChange w:id="3181" w:author="MOHSEN QURAEN" w:date="2026-09-21T11:09:00Z" w16du:dateUtc="2026-09-21T08:09:00Z">
                  <w:rPr>
                    <w:ins w:id="3182" w:author="MAZEN FAYEZ" w:date="2026-08-10T12:24:00Z" w16du:dateUtc="2026-08-10T09:24:00Z"/>
                    <w:rFonts w:asciiTheme="minorBidi" w:eastAsia="Arial" w:hAnsiTheme="minorBidi" w:cstheme="minorBidi"/>
                    <w:sz w:val="18"/>
                    <w:szCs w:val="32"/>
                  </w:rPr>
                </w:rPrChange>
              </w:rPr>
            </w:pPr>
            <w:ins w:id="3183" w:author="MAZEN FAYEZ" w:date="2026-08-10T12:25:00Z" w16du:dateUtc="2026-08-10T09:25:00Z">
              <w:r w:rsidRPr="001065A1">
                <w:rPr>
                  <w:rFonts w:asciiTheme="minorBidi" w:eastAsia="Arial" w:hAnsiTheme="minorBidi" w:cstheme="minorBidi" w:hint="eastAsia"/>
                  <w:bCs/>
                  <w:szCs w:val="20"/>
                  <w:rtl/>
                  <w:rPrChange w:id="3184" w:author="MOHSEN QURAEN" w:date="2026-09-21T11:09:00Z" w16du:dateUtc="2026-09-21T08:09:00Z">
                    <w:rPr>
                      <w:rFonts w:asciiTheme="minorBidi" w:eastAsia="Arial" w:hAnsiTheme="minorBidi" w:cstheme="minorBidi" w:hint="eastAsia"/>
                      <w:sz w:val="18"/>
                      <w:szCs w:val="32"/>
                      <w:rtl/>
                    </w:rPr>
                  </w:rPrChange>
                </w:rPr>
                <w:t>يقوم</w:t>
              </w:r>
              <w:r w:rsidRPr="001065A1">
                <w:rPr>
                  <w:rFonts w:asciiTheme="minorBidi" w:eastAsia="Arial" w:hAnsiTheme="minorBidi" w:cstheme="minorBidi"/>
                  <w:bCs/>
                  <w:szCs w:val="20"/>
                  <w:rPrChange w:id="3185" w:author="MOHSEN QURAEN" w:date="2026-09-21T11:09:00Z" w16du:dateUtc="2026-09-21T08:09:00Z">
                    <w:rPr>
                      <w:rFonts w:asciiTheme="minorBidi" w:eastAsia="Arial" w:hAnsiTheme="minorBidi" w:cstheme="minorBidi"/>
                      <w:sz w:val="18"/>
                      <w:szCs w:val="32"/>
                    </w:rPr>
                  </w:rPrChange>
                </w:rPr>
                <w:t xml:space="preserve"> </w:t>
              </w:r>
              <w:r w:rsidRPr="001065A1">
                <w:rPr>
                  <w:rFonts w:asciiTheme="minorBidi" w:eastAsia="Arial" w:hAnsiTheme="minorBidi" w:cstheme="minorBidi"/>
                  <w:bCs/>
                  <w:szCs w:val="20"/>
                  <w:rtl/>
                  <w:rPrChange w:id="3186" w:author="MOHSEN QURAEN" w:date="2026-09-21T11:09:00Z" w16du:dateUtc="2026-09-21T08:09:00Z">
                    <w:rPr>
                      <w:rFonts w:asciiTheme="minorBidi" w:eastAsia="Arial" w:hAnsiTheme="minorBidi" w:cstheme="minorBidi"/>
                      <w:sz w:val="18"/>
                      <w:szCs w:val="18"/>
                      <w:rtl/>
                    </w:rPr>
                  </w:rPrChange>
                </w:rPr>
                <w:t xml:space="preserve"> </w:t>
              </w:r>
            </w:ins>
            <w:ins w:id="3187" w:author="MAZEN FAYEZ" w:date="2026-08-10T12:26:00Z" w16du:dateUtc="2026-08-10T09:26:00Z">
              <w:r w:rsidRPr="001065A1">
                <w:rPr>
                  <w:rFonts w:asciiTheme="minorBidi" w:eastAsia="Arial" w:hAnsiTheme="minorBidi" w:cstheme="minorBidi" w:hint="eastAsia"/>
                  <w:bCs/>
                  <w:szCs w:val="20"/>
                  <w:rtl/>
                  <w:rPrChange w:id="3188" w:author="MOHSEN QURAEN" w:date="2026-09-21T11:09:00Z" w16du:dateUtc="2026-09-21T08:09:00Z">
                    <w:rPr>
                      <w:rFonts w:asciiTheme="minorBidi" w:eastAsia="Arial" w:hAnsiTheme="minorBidi" w:cstheme="minorBidi" w:hint="eastAsia"/>
                      <w:sz w:val="18"/>
                      <w:szCs w:val="18"/>
                      <w:rtl/>
                    </w:rPr>
                  </w:rPrChange>
                </w:rPr>
                <w:t>المستخدم</w:t>
              </w:r>
              <w:r w:rsidRPr="001065A1">
                <w:rPr>
                  <w:rFonts w:asciiTheme="minorBidi" w:eastAsia="Arial" w:hAnsiTheme="minorBidi" w:cstheme="minorBidi"/>
                  <w:bCs/>
                  <w:szCs w:val="20"/>
                  <w:rtl/>
                  <w:rPrChange w:id="3189" w:author="MOHSEN QURAEN" w:date="2026-09-21T11:09:00Z" w16du:dateUtc="2026-09-21T08:09:00Z">
                    <w:rPr>
                      <w:rFonts w:asciiTheme="minorBidi" w:eastAsia="Arial" w:hAnsiTheme="minorBidi" w:cstheme="minorBidi"/>
                      <w:sz w:val="18"/>
                      <w:szCs w:val="18"/>
                      <w:rtl/>
                    </w:rPr>
                  </w:rPrChange>
                </w:rPr>
                <w:t xml:space="preserve"> </w:t>
              </w:r>
            </w:ins>
            <w:ins w:id="3190" w:author="MAZEN FAYEZ" w:date="2026-08-10T12:25:00Z" w16du:dateUtc="2026-08-10T09:25:00Z">
              <w:r w:rsidRPr="001065A1">
                <w:rPr>
                  <w:rFonts w:asciiTheme="minorBidi" w:eastAsia="Arial" w:hAnsiTheme="minorBidi" w:cstheme="minorBidi"/>
                  <w:bCs/>
                  <w:szCs w:val="20"/>
                  <w:rPrChange w:id="3191" w:author="MOHSEN QURAEN" w:date="2026-09-21T11:09:00Z" w16du:dateUtc="2026-09-21T08:09:00Z">
                    <w:rPr>
                      <w:rFonts w:asciiTheme="minorBidi" w:eastAsia="Arial" w:hAnsiTheme="minorBidi" w:cstheme="minorBidi"/>
                      <w:sz w:val="18"/>
                      <w:szCs w:val="32"/>
                    </w:rPr>
                  </w:rPrChange>
                </w:rPr>
                <w:t xml:space="preserve"> </w:t>
              </w:r>
            </w:ins>
            <w:ins w:id="3192" w:author="MAZEN FAYEZ" w:date="2026-08-10T12:26:00Z" w16du:dateUtc="2026-08-10T09:26:00Z">
              <w:r w:rsidRPr="001065A1">
                <w:rPr>
                  <w:rFonts w:asciiTheme="minorBidi" w:eastAsia="Arial" w:hAnsiTheme="minorBidi" w:cstheme="minorBidi" w:hint="eastAsia"/>
                  <w:bCs/>
                  <w:szCs w:val="20"/>
                  <w:rtl/>
                  <w:rPrChange w:id="3193" w:author="MOHSEN QURAEN" w:date="2026-09-21T11:09:00Z" w16du:dateUtc="2026-09-21T08:09:00Z">
                    <w:rPr>
                      <w:rFonts w:asciiTheme="minorBidi" w:eastAsia="Arial" w:hAnsiTheme="minorBidi" w:cstheme="minorBidi" w:hint="eastAsia"/>
                      <w:sz w:val="18"/>
                      <w:szCs w:val="18"/>
                      <w:rtl/>
                    </w:rPr>
                  </w:rPrChange>
                </w:rPr>
                <w:t>باختيار</w:t>
              </w:r>
              <w:r w:rsidRPr="001065A1">
                <w:rPr>
                  <w:rFonts w:asciiTheme="minorBidi" w:eastAsia="Arial" w:hAnsiTheme="minorBidi" w:cstheme="minorBidi"/>
                  <w:bCs/>
                  <w:szCs w:val="20"/>
                  <w:rtl/>
                  <w:rPrChange w:id="3194" w:author="MOHSEN QURAEN" w:date="2026-09-21T11:09:00Z" w16du:dateUtc="2026-09-21T08:09:00Z">
                    <w:rPr>
                      <w:rFonts w:asciiTheme="minorBidi" w:eastAsia="Arial" w:hAnsiTheme="minorBidi" w:cstheme="minorBidi"/>
                      <w:sz w:val="18"/>
                      <w:szCs w:val="18"/>
                      <w:rtl/>
                    </w:rPr>
                  </w:rPrChange>
                </w:rPr>
                <w:t xml:space="preserve"> نوع المفوتر</w:t>
              </w:r>
            </w:ins>
          </w:p>
        </w:tc>
        <w:tc>
          <w:tcPr>
            <w:tcW w:w="2556" w:type="dxa"/>
            <w:tcMar>
              <w:top w:w="90" w:type="dxa"/>
              <w:left w:w="100" w:type="dxa"/>
              <w:bottom w:w="90" w:type="dxa"/>
              <w:right w:w="100" w:type="dxa"/>
            </w:tcMar>
            <w:vAlign w:val="center"/>
          </w:tcPr>
          <w:p w14:paraId="74A25DE5" w14:textId="55E8065F" w:rsidR="00D87DD7" w:rsidRPr="001065A1" w:rsidRDefault="00D87DD7" w:rsidP="00D87DD7">
            <w:pPr>
              <w:bidi/>
              <w:spacing w:after="0"/>
              <w:rPr>
                <w:ins w:id="3195" w:author="MAZEN FAYEZ" w:date="2026-08-10T12:24:00Z" w16du:dateUtc="2026-08-10T09:24:00Z"/>
                <w:rFonts w:asciiTheme="minorBidi" w:eastAsia="Arial" w:hAnsiTheme="minorBidi" w:cstheme="minorBidi"/>
                <w:bCs/>
                <w:szCs w:val="20"/>
                <w:lang w:bidi="ar-YE"/>
                <w:rPrChange w:id="3196" w:author="MOHSEN QURAEN" w:date="2026-09-21T11:09:00Z" w16du:dateUtc="2026-09-21T08:09:00Z">
                  <w:rPr>
                    <w:ins w:id="3197" w:author="MAZEN FAYEZ" w:date="2026-08-10T12:24:00Z" w16du:dateUtc="2026-08-10T09:24:00Z"/>
                    <w:rFonts w:asciiTheme="minorBidi" w:eastAsia="Arial" w:hAnsiTheme="minorBidi" w:cstheme="minorBidi"/>
                    <w:sz w:val="18"/>
                    <w:szCs w:val="32"/>
                    <w:lang w:bidi="ar-YE"/>
                  </w:rPr>
                </w:rPrChange>
              </w:rPr>
            </w:pPr>
            <w:ins w:id="3198" w:author="MAZEN FAYEZ" w:date="2026-08-10T12:25:00Z" w16du:dateUtc="2026-08-10T09:25:00Z">
              <w:r w:rsidRPr="001065A1">
                <w:rPr>
                  <w:rFonts w:asciiTheme="minorBidi" w:eastAsia="Arial" w:hAnsiTheme="minorBidi" w:cstheme="minorBidi" w:hint="eastAsia"/>
                  <w:bCs/>
                  <w:szCs w:val="20"/>
                  <w:rtl/>
                  <w:lang w:bidi="ar-YE"/>
                  <w:rPrChange w:id="3199" w:author="MOHSEN QURAEN" w:date="2026-09-21T11:09:00Z" w16du:dateUtc="2026-09-21T08:09:00Z">
                    <w:rPr>
                      <w:rFonts w:asciiTheme="minorBidi" w:eastAsia="Arial" w:hAnsiTheme="minorBidi" w:cstheme="minorBidi" w:hint="eastAsia"/>
                      <w:sz w:val="10"/>
                      <w:szCs w:val="20"/>
                      <w:rtl/>
                      <w:lang w:bidi="ar-YE"/>
                    </w:rPr>
                  </w:rPrChange>
                </w:rPr>
                <w:t>ا</w:t>
              </w:r>
              <w:r w:rsidRPr="001065A1">
                <w:rPr>
                  <w:rFonts w:asciiTheme="minorBidi" w:eastAsia="Arial" w:hAnsiTheme="minorBidi" w:cstheme="minorBidi" w:hint="eastAsia"/>
                  <w:bCs/>
                  <w:szCs w:val="20"/>
                  <w:rtl/>
                  <w:lang w:bidi="ar-YE"/>
                  <w:rPrChange w:id="3200" w:author="MOHSEN QURAEN" w:date="2026-09-21T11:09:00Z" w16du:dateUtc="2026-09-21T08:09:00Z">
                    <w:rPr>
                      <w:rFonts w:asciiTheme="minorBidi" w:eastAsia="Arial" w:hAnsiTheme="minorBidi" w:cstheme="minorBidi" w:hint="eastAsia"/>
                      <w:sz w:val="8"/>
                      <w:szCs w:val="18"/>
                      <w:rtl/>
                      <w:lang w:bidi="ar-YE"/>
                    </w:rPr>
                  </w:rPrChange>
                </w:rPr>
                <w:t>ختيار</w:t>
              </w:r>
              <w:r w:rsidRPr="001065A1">
                <w:rPr>
                  <w:rFonts w:asciiTheme="minorBidi" w:eastAsia="Arial" w:hAnsiTheme="minorBidi" w:cstheme="minorBidi"/>
                  <w:bCs/>
                  <w:szCs w:val="20"/>
                  <w:rtl/>
                  <w:lang w:bidi="ar-YE"/>
                  <w:rPrChange w:id="3201" w:author="MOHSEN QURAEN" w:date="2026-09-21T11:09:00Z" w16du:dateUtc="2026-09-21T08:09:00Z">
                    <w:rPr>
                      <w:rFonts w:asciiTheme="minorBidi" w:eastAsia="Arial" w:hAnsiTheme="minorBidi" w:cstheme="minorBidi"/>
                      <w:sz w:val="8"/>
                      <w:szCs w:val="18"/>
                      <w:rtl/>
                      <w:lang w:bidi="ar-YE"/>
                    </w:rPr>
                  </w:rPrChange>
                </w:rPr>
                <w:t xml:space="preserve"> نوع المفوتر</w:t>
              </w:r>
            </w:ins>
          </w:p>
        </w:tc>
        <w:tc>
          <w:tcPr>
            <w:tcW w:w="2556" w:type="dxa"/>
            <w:tcMar>
              <w:top w:w="90" w:type="dxa"/>
              <w:left w:w="100" w:type="dxa"/>
              <w:bottom w:w="90" w:type="dxa"/>
              <w:right w:w="100" w:type="dxa"/>
            </w:tcMar>
            <w:vAlign w:val="center"/>
          </w:tcPr>
          <w:p w14:paraId="13F91CDF" w14:textId="7B7A0B48" w:rsidR="00D87DD7" w:rsidRPr="001065A1" w:rsidRDefault="00D87DD7" w:rsidP="00D87DD7">
            <w:pPr>
              <w:bidi/>
              <w:spacing w:after="0"/>
              <w:rPr>
                <w:ins w:id="3202" w:author="MAZEN FAYEZ" w:date="2026-08-10T12:24:00Z" w16du:dateUtc="2026-08-10T09:24:00Z"/>
                <w:rFonts w:asciiTheme="minorBidi" w:eastAsia="Arial" w:hAnsiTheme="minorBidi" w:cstheme="minorBidi"/>
                <w:bCs/>
                <w:szCs w:val="20"/>
                <w:rPrChange w:id="3203" w:author="MOHSEN QURAEN" w:date="2026-09-21T11:09:00Z" w16du:dateUtc="2026-09-21T08:09:00Z">
                  <w:rPr>
                    <w:ins w:id="3204" w:author="MAZEN FAYEZ" w:date="2026-08-10T12:24:00Z" w16du:dateUtc="2026-08-10T09:24:00Z"/>
                    <w:rFonts w:asciiTheme="minorBidi" w:eastAsia="Arial" w:hAnsiTheme="minorBidi" w:cstheme="minorBidi"/>
                    <w:sz w:val="18"/>
                    <w:szCs w:val="32"/>
                  </w:rPr>
                </w:rPrChange>
              </w:rPr>
            </w:pPr>
            <w:ins w:id="3205" w:author="MAZEN FAYEZ" w:date="2026-08-10T12:24:00Z" w16du:dateUtc="2026-08-10T09:24:00Z">
              <w:r w:rsidRPr="001065A1">
                <w:rPr>
                  <w:rFonts w:asciiTheme="minorBidi" w:eastAsia="Arial" w:hAnsiTheme="minorBidi" w:cstheme="minorBidi"/>
                  <w:bCs/>
                  <w:szCs w:val="20"/>
                  <w:rPrChange w:id="3206" w:author="MOHSEN QURAEN" w:date="2026-09-21T11:09:00Z" w16du:dateUtc="2026-09-21T08:09:00Z">
                    <w:rPr>
                      <w:rFonts w:asciiTheme="minorBidi" w:eastAsia="Arial" w:hAnsiTheme="minorBidi" w:cstheme="minorBidi"/>
                      <w:sz w:val="18"/>
                      <w:szCs w:val="32"/>
                    </w:rPr>
                  </w:rPrChange>
                </w:rPr>
                <w:t>UAT-009</w:t>
              </w:r>
            </w:ins>
          </w:p>
        </w:tc>
      </w:tr>
      <w:tr w:rsidR="00BB61CC" w:rsidRPr="001065A1" w14:paraId="7E925132" w14:textId="77777777">
        <w:trPr>
          <w:cantSplit/>
          <w:jc w:val="center"/>
          <w:ins w:id="3207" w:author="MAZEN FAYEZ" w:date="2026-08-10T12:27:00Z"/>
        </w:trPr>
        <w:tc>
          <w:tcPr>
            <w:tcW w:w="2556" w:type="dxa"/>
            <w:tcMar>
              <w:top w:w="90" w:type="dxa"/>
              <w:left w:w="100" w:type="dxa"/>
              <w:bottom w:w="90" w:type="dxa"/>
              <w:right w:w="100" w:type="dxa"/>
            </w:tcMar>
            <w:vAlign w:val="center"/>
          </w:tcPr>
          <w:p w14:paraId="45FB88D9" w14:textId="474688DB" w:rsidR="00BB61CC" w:rsidRPr="001065A1" w:rsidRDefault="00BD7E5A" w:rsidP="00BB61CC">
            <w:pPr>
              <w:bidi/>
              <w:spacing w:after="0"/>
              <w:rPr>
                <w:ins w:id="3208" w:author="MAZEN FAYEZ" w:date="2026-08-10T12:27:00Z" w16du:dateUtc="2026-08-10T09:27:00Z"/>
                <w:rFonts w:asciiTheme="minorBidi" w:eastAsia="Arial" w:hAnsiTheme="minorBidi" w:cstheme="minorBidi"/>
                <w:bCs/>
                <w:szCs w:val="20"/>
                <w:rPrChange w:id="3209" w:author="MOHSEN QURAEN" w:date="2026-09-21T11:09:00Z" w16du:dateUtc="2026-09-21T08:09:00Z">
                  <w:rPr>
                    <w:ins w:id="3210" w:author="MAZEN FAYEZ" w:date="2026-08-10T12:27:00Z" w16du:dateUtc="2026-08-10T09:27:00Z"/>
                    <w:rFonts w:asciiTheme="minorBidi" w:eastAsia="Arial" w:hAnsiTheme="minorBidi" w:cstheme="minorBidi"/>
                    <w:sz w:val="18"/>
                    <w:szCs w:val="32"/>
                  </w:rPr>
                </w:rPrChange>
              </w:rPr>
            </w:pPr>
            <w:ins w:id="3211" w:author="MAZEN FAYEZ" w:date="2026-08-10T12:35:00Z" w16du:dateUtc="2026-08-10T09:35:00Z">
              <w:r w:rsidRPr="001065A1">
                <w:rPr>
                  <w:rFonts w:asciiTheme="minorBidi" w:eastAsia="Arial" w:hAnsiTheme="minorBidi" w:cstheme="minorBidi" w:hint="eastAsia"/>
                  <w:bCs/>
                  <w:szCs w:val="20"/>
                  <w:rtl/>
                  <w:rPrChange w:id="3212" w:author="MOHSEN QURAEN" w:date="2026-09-21T11:09:00Z" w16du:dateUtc="2026-09-21T08:09:00Z">
                    <w:rPr>
                      <w:rFonts w:asciiTheme="minorBidi" w:eastAsia="Arial" w:hAnsiTheme="minorBidi" w:cstheme="minorBidi" w:hint="eastAsia"/>
                      <w:sz w:val="8"/>
                      <w:szCs w:val="18"/>
                      <w:rtl/>
                    </w:rPr>
                  </w:rPrChange>
                </w:rPr>
                <w:t>يتم</w:t>
              </w:r>
              <w:r w:rsidRPr="001065A1">
                <w:rPr>
                  <w:rFonts w:asciiTheme="minorBidi" w:eastAsia="Arial" w:hAnsiTheme="minorBidi" w:cstheme="minorBidi"/>
                  <w:bCs/>
                  <w:szCs w:val="20"/>
                  <w:rtl/>
                  <w:rPrChange w:id="3213" w:author="MOHSEN QURAEN" w:date="2026-09-21T11:09:00Z" w16du:dateUtc="2026-09-21T08:09:00Z">
                    <w:rPr>
                      <w:rFonts w:asciiTheme="minorBidi" w:eastAsia="Arial" w:hAnsiTheme="minorBidi" w:cstheme="minorBidi"/>
                      <w:sz w:val="8"/>
                      <w:szCs w:val="18"/>
                      <w:rtl/>
                    </w:rPr>
                  </w:rPrChange>
                </w:rPr>
                <w:t xml:space="preserve"> حفظ المستندات الخاصة بالمفوتر وامكانية اس</w:t>
              </w:r>
            </w:ins>
            <w:ins w:id="3214" w:author="MAZEN FAYEZ" w:date="2026-08-10T12:36:00Z" w16du:dateUtc="2026-08-10T09:36:00Z">
              <w:r w:rsidR="00E618DD" w:rsidRPr="001065A1">
                <w:rPr>
                  <w:rFonts w:asciiTheme="minorBidi" w:eastAsia="Arial" w:hAnsiTheme="minorBidi" w:cstheme="minorBidi" w:hint="eastAsia"/>
                  <w:bCs/>
                  <w:szCs w:val="20"/>
                  <w:rtl/>
                  <w:rPrChange w:id="3215" w:author="MOHSEN QURAEN" w:date="2026-09-21T11:09:00Z" w16du:dateUtc="2026-09-21T08:09:00Z">
                    <w:rPr>
                      <w:rFonts w:asciiTheme="minorBidi" w:eastAsia="Arial" w:hAnsiTheme="minorBidi" w:cstheme="minorBidi" w:hint="eastAsia"/>
                      <w:sz w:val="8"/>
                      <w:szCs w:val="18"/>
                      <w:rtl/>
                    </w:rPr>
                  </w:rPrChange>
                </w:rPr>
                <w:t>ت</w:t>
              </w:r>
            </w:ins>
            <w:ins w:id="3216" w:author="MAZEN FAYEZ" w:date="2026-08-10T12:35:00Z" w16du:dateUtc="2026-08-10T09:35:00Z">
              <w:r w:rsidRPr="001065A1">
                <w:rPr>
                  <w:rFonts w:asciiTheme="minorBidi" w:eastAsia="Arial" w:hAnsiTheme="minorBidi" w:cstheme="minorBidi" w:hint="eastAsia"/>
                  <w:bCs/>
                  <w:szCs w:val="20"/>
                  <w:rtl/>
                  <w:rPrChange w:id="3217" w:author="MOHSEN QURAEN" w:date="2026-09-21T11:09:00Z" w16du:dateUtc="2026-09-21T08:09:00Z">
                    <w:rPr>
                      <w:rFonts w:asciiTheme="minorBidi" w:eastAsia="Arial" w:hAnsiTheme="minorBidi" w:cstheme="minorBidi" w:hint="eastAsia"/>
                      <w:sz w:val="8"/>
                      <w:szCs w:val="18"/>
                      <w:rtl/>
                    </w:rPr>
                  </w:rPrChange>
                </w:rPr>
                <w:t>عراضها</w:t>
              </w:r>
              <w:r w:rsidRPr="001065A1">
                <w:rPr>
                  <w:rFonts w:asciiTheme="minorBidi" w:eastAsia="Arial" w:hAnsiTheme="minorBidi" w:cstheme="minorBidi"/>
                  <w:bCs/>
                  <w:szCs w:val="20"/>
                  <w:rtl/>
                  <w:rPrChange w:id="3218" w:author="MOHSEN QURAEN" w:date="2026-09-21T11:09:00Z" w16du:dateUtc="2026-09-21T08:09:00Z">
                    <w:rPr>
                      <w:rFonts w:asciiTheme="minorBidi" w:eastAsia="Arial" w:hAnsiTheme="minorBidi" w:cstheme="minorBidi"/>
                      <w:sz w:val="8"/>
                      <w:szCs w:val="18"/>
                      <w:rtl/>
                    </w:rPr>
                  </w:rPrChange>
                </w:rPr>
                <w:t xml:space="preserve"> وتحم</w:t>
              </w:r>
            </w:ins>
            <w:ins w:id="3219" w:author="MAZEN FAYEZ" w:date="2026-08-10T12:36:00Z" w16du:dateUtc="2026-08-10T09:36:00Z">
              <w:r w:rsidRPr="001065A1">
                <w:rPr>
                  <w:rFonts w:asciiTheme="minorBidi" w:eastAsia="Arial" w:hAnsiTheme="minorBidi" w:cstheme="minorBidi" w:hint="eastAsia"/>
                  <w:bCs/>
                  <w:szCs w:val="20"/>
                  <w:rtl/>
                  <w:rPrChange w:id="3220" w:author="MOHSEN QURAEN" w:date="2026-09-21T11:09:00Z" w16du:dateUtc="2026-09-21T08:09:00Z">
                    <w:rPr>
                      <w:rFonts w:asciiTheme="minorBidi" w:eastAsia="Arial" w:hAnsiTheme="minorBidi" w:cstheme="minorBidi" w:hint="eastAsia"/>
                      <w:sz w:val="8"/>
                      <w:szCs w:val="18"/>
                      <w:rtl/>
                    </w:rPr>
                  </w:rPrChange>
                </w:rPr>
                <w:t>يل</w:t>
              </w:r>
              <w:r w:rsidRPr="001065A1">
                <w:rPr>
                  <w:rFonts w:asciiTheme="minorBidi" w:eastAsia="Arial" w:hAnsiTheme="minorBidi" w:cstheme="minorBidi"/>
                  <w:bCs/>
                  <w:szCs w:val="20"/>
                  <w:rtl/>
                  <w:rPrChange w:id="3221" w:author="MOHSEN QURAEN" w:date="2026-09-21T11:09:00Z" w16du:dateUtc="2026-09-21T08:09:00Z">
                    <w:rPr>
                      <w:rFonts w:asciiTheme="minorBidi" w:eastAsia="Arial" w:hAnsiTheme="minorBidi" w:cstheme="minorBidi"/>
                      <w:sz w:val="8"/>
                      <w:szCs w:val="18"/>
                      <w:rtl/>
                    </w:rPr>
                  </w:rPrChange>
                </w:rPr>
                <w:t xml:space="preserve"> المستند</w:t>
              </w:r>
              <w:r w:rsidR="00E618DD" w:rsidRPr="001065A1">
                <w:rPr>
                  <w:rFonts w:asciiTheme="minorBidi" w:eastAsia="Arial" w:hAnsiTheme="minorBidi" w:cstheme="minorBidi"/>
                  <w:bCs/>
                  <w:szCs w:val="20"/>
                  <w:rtl/>
                  <w:rPrChange w:id="3222" w:author="MOHSEN QURAEN" w:date="2026-09-21T11:09:00Z" w16du:dateUtc="2026-09-21T08:09:00Z">
                    <w:rPr>
                      <w:rFonts w:asciiTheme="minorBidi" w:eastAsia="Arial" w:hAnsiTheme="minorBidi" w:cstheme="minorBidi"/>
                      <w:sz w:val="8"/>
                      <w:szCs w:val="18"/>
                      <w:rtl/>
                    </w:rPr>
                  </w:rPrChange>
                </w:rPr>
                <w:t>/المستندات.</w:t>
              </w:r>
            </w:ins>
          </w:p>
        </w:tc>
        <w:tc>
          <w:tcPr>
            <w:tcW w:w="2556" w:type="dxa"/>
            <w:tcMar>
              <w:top w:w="90" w:type="dxa"/>
              <w:left w:w="100" w:type="dxa"/>
              <w:bottom w:w="90" w:type="dxa"/>
              <w:right w:w="100" w:type="dxa"/>
            </w:tcMar>
            <w:vAlign w:val="center"/>
          </w:tcPr>
          <w:p w14:paraId="5DBDC253" w14:textId="59E94951" w:rsidR="00BB61CC" w:rsidRPr="001065A1" w:rsidRDefault="00CF6E3C" w:rsidP="00BB61CC">
            <w:pPr>
              <w:bidi/>
              <w:spacing w:after="0"/>
              <w:rPr>
                <w:ins w:id="3223" w:author="MAZEN FAYEZ" w:date="2026-08-10T12:27:00Z" w16du:dateUtc="2026-08-10T09:27:00Z"/>
                <w:rFonts w:asciiTheme="minorBidi" w:eastAsia="Arial" w:hAnsiTheme="minorBidi" w:cstheme="minorBidi"/>
                <w:bCs/>
                <w:szCs w:val="20"/>
                <w:rtl/>
                <w:rPrChange w:id="3224" w:author="MOHSEN QURAEN" w:date="2026-09-21T11:09:00Z" w16du:dateUtc="2026-09-21T08:09:00Z">
                  <w:rPr>
                    <w:ins w:id="3225" w:author="MAZEN FAYEZ" w:date="2026-08-10T12:27:00Z" w16du:dateUtc="2026-08-10T09:27:00Z"/>
                    <w:rFonts w:asciiTheme="minorBidi" w:eastAsia="Arial" w:hAnsiTheme="minorBidi" w:cstheme="minorBidi"/>
                    <w:sz w:val="18"/>
                    <w:szCs w:val="18"/>
                    <w:rtl/>
                  </w:rPr>
                </w:rPrChange>
              </w:rPr>
            </w:pPr>
            <w:ins w:id="3226" w:author="MAZEN FAYEZ" w:date="2026-08-10T12:35:00Z" w16du:dateUtc="2026-08-10T09:35:00Z">
              <w:r w:rsidRPr="001065A1">
                <w:rPr>
                  <w:rFonts w:asciiTheme="minorBidi" w:eastAsia="Arial" w:hAnsiTheme="minorBidi" w:cstheme="minorBidi" w:hint="eastAsia"/>
                  <w:bCs/>
                  <w:szCs w:val="20"/>
                  <w:rtl/>
                  <w:rPrChange w:id="3227" w:author="MOHSEN QURAEN" w:date="2026-09-21T11:09:00Z" w16du:dateUtc="2026-09-21T08:09:00Z">
                    <w:rPr>
                      <w:rFonts w:asciiTheme="minorBidi" w:eastAsia="Arial" w:hAnsiTheme="minorBidi" w:cstheme="minorBidi" w:hint="eastAsia"/>
                      <w:sz w:val="18"/>
                      <w:szCs w:val="18"/>
                      <w:rtl/>
                    </w:rPr>
                  </w:rPrChange>
                </w:rPr>
                <w:t>يقوم</w:t>
              </w:r>
              <w:r w:rsidRPr="001065A1">
                <w:rPr>
                  <w:rFonts w:asciiTheme="minorBidi" w:eastAsia="Arial" w:hAnsiTheme="minorBidi" w:cstheme="minorBidi"/>
                  <w:bCs/>
                  <w:szCs w:val="20"/>
                  <w:rtl/>
                  <w:rPrChange w:id="3228" w:author="MOHSEN QURAEN" w:date="2026-09-21T11:09:00Z" w16du:dateUtc="2026-09-21T08:09:00Z">
                    <w:rPr>
                      <w:rFonts w:asciiTheme="minorBidi" w:eastAsia="Arial" w:hAnsiTheme="minorBidi" w:cstheme="minorBidi"/>
                      <w:sz w:val="18"/>
                      <w:szCs w:val="18"/>
                      <w:rtl/>
                    </w:rPr>
                  </w:rPrChange>
                </w:rPr>
                <w:t xml:space="preserve"> المستخدم برفع المستندات عند انشاء المفوتر </w:t>
              </w:r>
            </w:ins>
          </w:p>
        </w:tc>
        <w:tc>
          <w:tcPr>
            <w:tcW w:w="2556" w:type="dxa"/>
            <w:tcMar>
              <w:top w:w="90" w:type="dxa"/>
              <w:left w:w="100" w:type="dxa"/>
              <w:bottom w:w="90" w:type="dxa"/>
              <w:right w:w="100" w:type="dxa"/>
            </w:tcMar>
            <w:vAlign w:val="center"/>
          </w:tcPr>
          <w:p w14:paraId="53D4CDA8" w14:textId="08869B13" w:rsidR="00BB61CC" w:rsidRPr="001065A1" w:rsidRDefault="00D330C1" w:rsidP="00BB61CC">
            <w:pPr>
              <w:bidi/>
              <w:spacing w:after="0"/>
              <w:rPr>
                <w:ins w:id="3229" w:author="MAZEN FAYEZ" w:date="2026-08-10T12:27:00Z" w16du:dateUtc="2026-08-10T09:27:00Z"/>
                <w:rFonts w:asciiTheme="minorBidi" w:eastAsia="Arial" w:hAnsiTheme="minorBidi" w:cstheme="minorBidi"/>
                <w:bCs/>
                <w:szCs w:val="20"/>
                <w:rtl/>
                <w:lang w:bidi="ar-YE"/>
                <w:rPrChange w:id="3230" w:author="MOHSEN QURAEN" w:date="2026-09-21T11:09:00Z" w16du:dateUtc="2026-09-21T08:09:00Z">
                  <w:rPr>
                    <w:ins w:id="3231" w:author="MAZEN FAYEZ" w:date="2026-08-10T12:27:00Z" w16du:dateUtc="2026-08-10T09:27:00Z"/>
                    <w:rFonts w:asciiTheme="minorBidi" w:eastAsia="Arial" w:hAnsiTheme="minorBidi" w:cstheme="minorBidi"/>
                    <w:sz w:val="8"/>
                    <w:szCs w:val="18"/>
                    <w:rtl/>
                    <w:lang w:bidi="ar-YE"/>
                  </w:rPr>
                </w:rPrChange>
              </w:rPr>
            </w:pPr>
            <w:ins w:id="3232" w:author="MAZEN FAYEZ" w:date="2026-08-10T12:34:00Z" w16du:dateUtc="2026-08-10T09:34:00Z">
              <w:r w:rsidRPr="001065A1">
                <w:rPr>
                  <w:rFonts w:asciiTheme="minorBidi" w:eastAsia="Arial" w:hAnsiTheme="minorBidi" w:cstheme="minorBidi" w:hint="eastAsia"/>
                  <w:bCs/>
                  <w:szCs w:val="20"/>
                  <w:rtl/>
                  <w:lang w:bidi="ar-YE"/>
                  <w:rPrChange w:id="3233" w:author="MOHSEN QURAEN" w:date="2026-09-21T11:09:00Z" w16du:dateUtc="2026-09-21T08:09:00Z">
                    <w:rPr>
                      <w:rFonts w:asciiTheme="minorBidi" w:eastAsia="Arial" w:hAnsiTheme="minorBidi" w:cstheme="minorBidi" w:hint="eastAsia"/>
                      <w:sz w:val="12"/>
                      <w:rtl/>
                      <w:lang w:bidi="ar-YE"/>
                    </w:rPr>
                  </w:rPrChange>
                </w:rPr>
                <w:t>رفع</w:t>
              </w:r>
              <w:r w:rsidRPr="001065A1">
                <w:rPr>
                  <w:rFonts w:asciiTheme="minorBidi" w:eastAsia="Arial" w:hAnsiTheme="minorBidi" w:cstheme="minorBidi"/>
                  <w:bCs/>
                  <w:szCs w:val="20"/>
                  <w:rtl/>
                  <w:lang w:bidi="ar-YE"/>
                  <w:rPrChange w:id="3234" w:author="MOHSEN QURAEN" w:date="2026-09-21T11:09:00Z" w16du:dateUtc="2026-09-21T08:09:00Z">
                    <w:rPr>
                      <w:rFonts w:asciiTheme="minorBidi" w:eastAsia="Arial" w:hAnsiTheme="minorBidi" w:cstheme="minorBidi"/>
                      <w:sz w:val="12"/>
                      <w:rtl/>
                      <w:lang w:bidi="ar-YE"/>
                    </w:rPr>
                  </w:rPrChange>
                </w:rPr>
                <w:t xml:space="preserve"> المستندات </w:t>
              </w:r>
              <w:r w:rsidR="00CF6E3C" w:rsidRPr="001065A1">
                <w:rPr>
                  <w:rFonts w:asciiTheme="minorBidi" w:eastAsia="Arial" w:hAnsiTheme="minorBidi" w:cstheme="minorBidi" w:hint="eastAsia"/>
                  <w:bCs/>
                  <w:szCs w:val="20"/>
                  <w:rtl/>
                  <w:lang w:bidi="ar-YE"/>
                  <w:rPrChange w:id="3235" w:author="MOHSEN QURAEN" w:date="2026-09-21T11:09:00Z" w16du:dateUtc="2026-09-21T08:09:00Z">
                    <w:rPr>
                      <w:rFonts w:asciiTheme="minorBidi" w:eastAsia="Arial" w:hAnsiTheme="minorBidi" w:cstheme="minorBidi" w:hint="eastAsia"/>
                      <w:sz w:val="12"/>
                      <w:rtl/>
                      <w:lang w:bidi="ar-YE"/>
                    </w:rPr>
                  </w:rPrChange>
                </w:rPr>
                <w:t>عند</w:t>
              </w:r>
              <w:r w:rsidR="00CF6E3C" w:rsidRPr="001065A1">
                <w:rPr>
                  <w:rFonts w:asciiTheme="minorBidi" w:eastAsia="Arial" w:hAnsiTheme="minorBidi" w:cstheme="minorBidi"/>
                  <w:bCs/>
                  <w:szCs w:val="20"/>
                  <w:rtl/>
                  <w:lang w:bidi="ar-YE"/>
                  <w:rPrChange w:id="3236" w:author="MOHSEN QURAEN" w:date="2026-09-21T11:09:00Z" w16du:dateUtc="2026-09-21T08:09:00Z">
                    <w:rPr>
                      <w:rFonts w:asciiTheme="minorBidi" w:eastAsia="Arial" w:hAnsiTheme="minorBidi" w:cstheme="minorBidi"/>
                      <w:sz w:val="12"/>
                      <w:rtl/>
                      <w:lang w:bidi="ar-YE"/>
                    </w:rPr>
                  </w:rPrChange>
                </w:rPr>
                <w:t xml:space="preserve"> انشاء المفوتر</w:t>
              </w:r>
            </w:ins>
          </w:p>
        </w:tc>
        <w:tc>
          <w:tcPr>
            <w:tcW w:w="2556" w:type="dxa"/>
            <w:tcMar>
              <w:top w:w="90" w:type="dxa"/>
              <w:left w:w="100" w:type="dxa"/>
              <w:bottom w:w="90" w:type="dxa"/>
              <w:right w:w="100" w:type="dxa"/>
            </w:tcMar>
            <w:vAlign w:val="center"/>
          </w:tcPr>
          <w:p w14:paraId="25E28844" w14:textId="53583EF6" w:rsidR="00BB61CC" w:rsidRPr="001065A1" w:rsidRDefault="00BB61CC" w:rsidP="00BB61CC">
            <w:pPr>
              <w:bidi/>
              <w:spacing w:after="0"/>
              <w:rPr>
                <w:ins w:id="3237" w:author="MAZEN FAYEZ" w:date="2026-08-10T12:27:00Z" w16du:dateUtc="2026-08-10T09:27:00Z"/>
                <w:rFonts w:asciiTheme="minorBidi" w:eastAsia="Arial" w:hAnsiTheme="minorBidi" w:cstheme="minorBidi"/>
                <w:bCs/>
                <w:szCs w:val="20"/>
                <w:rPrChange w:id="3238" w:author="MOHSEN QURAEN" w:date="2026-09-21T11:09:00Z" w16du:dateUtc="2026-09-21T08:09:00Z">
                  <w:rPr>
                    <w:ins w:id="3239" w:author="MAZEN FAYEZ" w:date="2026-08-10T12:27:00Z" w16du:dateUtc="2026-08-10T09:27:00Z"/>
                    <w:rFonts w:asciiTheme="minorBidi" w:eastAsia="Arial" w:hAnsiTheme="minorBidi" w:cstheme="minorBidi"/>
                    <w:sz w:val="18"/>
                    <w:szCs w:val="32"/>
                  </w:rPr>
                </w:rPrChange>
              </w:rPr>
            </w:pPr>
            <w:ins w:id="3240" w:author="MAZEN FAYEZ" w:date="2026-08-10T12:28:00Z" w16du:dateUtc="2026-08-10T09:28:00Z">
              <w:r w:rsidRPr="001065A1">
                <w:rPr>
                  <w:rFonts w:asciiTheme="minorBidi" w:eastAsia="Arial" w:hAnsiTheme="minorBidi" w:cstheme="minorBidi"/>
                  <w:bCs/>
                  <w:szCs w:val="20"/>
                  <w:rPrChange w:id="3241" w:author="MOHSEN QURAEN" w:date="2026-09-21T11:09:00Z" w16du:dateUtc="2026-09-21T08:09:00Z">
                    <w:rPr>
                      <w:rFonts w:asciiTheme="minorBidi" w:eastAsia="Arial" w:hAnsiTheme="minorBidi" w:cstheme="minorBidi"/>
                      <w:sz w:val="18"/>
                      <w:szCs w:val="32"/>
                    </w:rPr>
                  </w:rPrChange>
                </w:rPr>
                <w:t>UAT-0</w:t>
              </w:r>
            </w:ins>
            <w:ins w:id="3242" w:author="MAZEN FAYEZ" w:date="2026-08-10T12:29:00Z" w16du:dateUtc="2026-08-10T09:29:00Z">
              <w:r w:rsidR="003A1FF9" w:rsidRPr="001065A1">
                <w:rPr>
                  <w:rFonts w:asciiTheme="minorBidi" w:eastAsia="Arial" w:hAnsiTheme="minorBidi" w:cstheme="minorBidi"/>
                  <w:bCs/>
                  <w:szCs w:val="20"/>
                  <w:rPrChange w:id="3243" w:author="MOHSEN QURAEN" w:date="2026-09-21T11:09:00Z" w16du:dateUtc="2026-09-21T08:09:00Z">
                    <w:rPr>
                      <w:rFonts w:asciiTheme="minorBidi" w:eastAsia="Arial" w:hAnsiTheme="minorBidi" w:cstheme="minorBidi"/>
                      <w:sz w:val="18"/>
                      <w:szCs w:val="32"/>
                    </w:rPr>
                  </w:rPrChange>
                </w:rPr>
                <w:t>10</w:t>
              </w:r>
            </w:ins>
          </w:p>
        </w:tc>
      </w:tr>
      <w:tr w:rsidR="00BB61CC" w:rsidRPr="001065A1" w14:paraId="01908A02" w14:textId="77777777" w:rsidTr="00D44414">
        <w:trPr>
          <w:cantSplit/>
          <w:jc w:val="center"/>
          <w:ins w:id="3244" w:author="Hamdy Rashed" w:date="2026-08-02T13:15:00Z"/>
        </w:trPr>
        <w:tc>
          <w:tcPr>
            <w:tcW w:w="2556" w:type="dxa"/>
            <w:tcMar>
              <w:top w:w="90" w:type="dxa"/>
              <w:left w:w="100" w:type="dxa"/>
              <w:bottom w:w="90" w:type="dxa"/>
              <w:right w:w="100" w:type="dxa"/>
            </w:tcMar>
          </w:tcPr>
          <w:p w14:paraId="66352B8C" w14:textId="5D211B43" w:rsidR="00BB61CC" w:rsidRPr="001065A1" w:rsidRDefault="00BB61CC" w:rsidP="00BB61CC">
            <w:pPr>
              <w:bidi/>
              <w:spacing w:after="0"/>
              <w:rPr>
                <w:ins w:id="3245" w:author="Hamdy Rashed" w:date="2026-08-02T13:15:00Z" w16du:dateUtc="2026-08-02T10:15:00Z"/>
                <w:rFonts w:asciiTheme="minorBidi" w:eastAsia="Arial" w:hAnsiTheme="minorBidi" w:cstheme="minorBidi"/>
                <w:bCs/>
                <w:szCs w:val="20"/>
                <w:rPrChange w:id="3246" w:author="MOHSEN QURAEN" w:date="2026-09-21T11:09:00Z" w16du:dateUtc="2026-09-21T08:09:00Z">
                  <w:rPr>
                    <w:ins w:id="3247" w:author="Hamdy Rashed" w:date="2026-08-02T13:15:00Z" w16du:dateUtc="2026-08-02T10:15:00Z"/>
                    <w:rFonts w:asciiTheme="minorBidi" w:eastAsia="Arial" w:hAnsiTheme="minorBidi" w:cstheme="minorBidi"/>
                    <w:sz w:val="18"/>
                    <w:szCs w:val="18"/>
                  </w:rPr>
                </w:rPrChange>
              </w:rPr>
            </w:pPr>
            <w:ins w:id="3248" w:author="Hamdy Rashed" w:date="2026-08-02T13:19:00Z" w16du:dateUtc="2026-08-02T10:19:00Z">
              <w:r w:rsidRPr="001065A1">
                <w:rPr>
                  <w:rFonts w:asciiTheme="minorBidi" w:hAnsiTheme="minorBidi" w:cstheme="minorBidi"/>
                  <w:bCs/>
                  <w:szCs w:val="20"/>
                  <w:rtl/>
                  <w:rPrChange w:id="3249" w:author="MOHSEN QURAEN" w:date="2026-09-21T11:09:00Z" w16du:dateUtc="2026-09-21T08:09:00Z">
                    <w:rPr>
                      <w:rFonts w:asciiTheme="minorBidi" w:hAnsiTheme="minorBidi" w:cstheme="minorBidi"/>
                      <w:sz w:val="18"/>
                      <w:szCs w:val="18"/>
                      <w:rtl/>
                    </w:rPr>
                  </w:rPrChange>
                </w:rPr>
                <w:t>يقوم النظام بتحديد حالة</w:t>
              </w:r>
              <w:r w:rsidRPr="001065A1">
                <w:rPr>
                  <w:rFonts w:asciiTheme="minorBidi" w:hAnsiTheme="minorBidi" w:cstheme="minorBidi"/>
                  <w:bCs/>
                  <w:szCs w:val="20"/>
                  <w:rPrChange w:id="3250" w:author="MOHSEN QURAEN" w:date="2026-09-21T11:09:00Z" w16du:dateUtc="2026-09-21T08:09:00Z">
                    <w:rPr>
                      <w:rFonts w:asciiTheme="minorBidi" w:hAnsiTheme="minorBidi" w:cstheme="minorBidi"/>
                      <w:sz w:val="18"/>
                      <w:szCs w:val="18"/>
                    </w:rPr>
                  </w:rPrChange>
                </w:rPr>
                <w:t xml:space="preserve"> PEP</w:t>
              </w:r>
              <w:r w:rsidRPr="001065A1">
                <w:rPr>
                  <w:rFonts w:asciiTheme="minorBidi" w:hAnsiTheme="minorBidi" w:cstheme="minorBidi"/>
                  <w:bCs/>
                  <w:szCs w:val="20"/>
                  <w:rtl/>
                  <w:rPrChange w:id="3251" w:author="MOHSEN QURAEN" w:date="2026-09-21T11:09:00Z" w16du:dateUtc="2026-09-21T08:09:00Z">
                    <w:rPr>
                      <w:rFonts w:asciiTheme="minorBidi" w:hAnsiTheme="minorBidi" w:cstheme="minorBidi"/>
                      <w:sz w:val="18"/>
                      <w:szCs w:val="18"/>
                      <w:rtl/>
                    </w:rPr>
                  </w:rPrChange>
                </w:rPr>
                <w:t>، وتطبيق إجراءات العناية الواجبة المعززة</w:t>
              </w:r>
              <w:r w:rsidRPr="001065A1">
                <w:rPr>
                  <w:rFonts w:asciiTheme="minorBidi" w:hAnsiTheme="minorBidi" w:cstheme="minorBidi"/>
                  <w:bCs/>
                  <w:szCs w:val="20"/>
                  <w:rPrChange w:id="3252" w:author="MOHSEN QURAEN" w:date="2026-09-21T11:09:00Z" w16du:dateUtc="2026-09-21T08:09:00Z">
                    <w:rPr>
                      <w:rFonts w:asciiTheme="minorBidi" w:hAnsiTheme="minorBidi" w:cstheme="minorBidi"/>
                      <w:sz w:val="18"/>
                      <w:szCs w:val="18"/>
                    </w:rPr>
                  </w:rPrChange>
                </w:rPr>
                <w:t xml:space="preserve"> (EDD)</w:t>
              </w:r>
              <w:r w:rsidRPr="001065A1">
                <w:rPr>
                  <w:rFonts w:asciiTheme="minorBidi" w:hAnsiTheme="minorBidi" w:cstheme="minorBidi"/>
                  <w:bCs/>
                  <w:szCs w:val="20"/>
                  <w:rtl/>
                  <w:rPrChange w:id="3253" w:author="MOHSEN QURAEN" w:date="2026-09-21T11:09:00Z" w16du:dateUtc="2026-09-21T08:09:00Z">
                    <w:rPr>
                      <w:rFonts w:asciiTheme="minorBidi" w:hAnsiTheme="minorBidi" w:cstheme="minorBidi"/>
                      <w:sz w:val="18"/>
                      <w:szCs w:val="18"/>
                      <w:rtl/>
                    </w:rPr>
                  </w:rPrChange>
                </w:rPr>
                <w:t>، وإظهار التنبيه المناسب، مع السماح أو إيقاف الإجراء وفق سياسة الشركة.</w:t>
              </w:r>
            </w:ins>
          </w:p>
        </w:tc>
        <w:tc>
          <w:tcPr>
            <w:tcW w:w="2556" w:type="dxa"/>
            <w:tcMar>
              <w:top w:w="90" w:type="dxa"/>
              <w:left w:w="100" w:type="dxa"/>
              <w:bottom w:w="90" w:type="dxa"/>
              <w:right w:w="100" w:type="dxa"/>
            </w:tcMar>
          </w:tcPr>
          <w:p w14:paraId="20D486E2" w14:textId="5A1FCCA7" w:rsidR="00BB61CC" w:rsidRPr="001065A1" w:rsidRDefault="00BB61CC" w:rsidP="00BB61CC">
            <w:pPr>
              <w:bidi/>
              <w:spacing w:after="0"/>
              <w:rPr>
                <w:ins w:id="3254" w:author="Hamdy Rashed" w:date="2026-08-02T13:15:00Z" w16du:dateUtc="2026-08-02T10:15:00Z"/>
                <w:rFonts w:asciiTheme="minorBidi" w:eastAsia="Arial" w:hAnsiTheme="minorBidi" w:cstheme="minorBidi"/>
                <w:bCs/>
                <w:szCs w:val="20"/>
                <w:rPrChange w:id="3255" w:author="MOHSEN QURAEN" w:date="2026-09-21T11:09:00Z" w16du:dateUtc="2026-09-21T08:09:00Z">
                  <w:rPr>
                    <w:ins w:id="3256" w:author="Hamdy Rashed" w:date="2026-08-02T13:15:00Z" w16du:dateUtc="2026-08-02T10:15:00Z"/>
                    <w:rFonts w:asciiTheme="minorBidi" w:eastAsia="Arial" w:hAnsiTheme="minorBidi" w:cstheme="minorBidi"/>
                    <w:sz w:val="18"/>
                    <w:szCs w:val="18"/>
                  </w:rPr>
                </w:rPrChange>
              </w:rPr>
            </w:pPr>
            <w:ins w:id="3257" w:author="Hamdy Rashed" w:date="2026-08-02T13:19:00Z" w16du:dateUtc="2026-08-02T10:19:00Z">
              <w:r w:rsidRPr="001065A1">
                <w:rPr>
                  <w:rFonts w:asciiTheme="minorBidi" w:hAnsiTheme="minorBidi" w:cstheme="minorBidi"/>
                  <w:bCs/>
                  <w:szCs w:val="20"/>
                  <w:rtl/>
                  <w:rPrChange w:id="3258" w:author="MOHSEN QURAEN" w:date="2026-09-21T11:09:00Z" w16du:dateUtc="2026-09-21T08:09:00Z">
                    <w:rPr>
                      <w:rFonts w:asciiTheme="minorBidi" w:hAnsiTheme="minorBidi" w:cstheme="minorBidi"/>
                      <w:sz w:val="18"/>
                      <w:szCs w:val="18"/>
                      <w:rtl/>
                    </w:rPr>
                  </w:rPrChange>
                </w:rPr>
                <w:t>إنشاء مفوتر وإدخال بيانات تشير إلى أن المفوتر أو أحد الأشخاص المرتبطين به مصنف كشخص معرض سياسياً</w:t>
              </w:r>
              <w:r w:rsidRPr="001065A1">
                <w:rPr>
                  <w:rFonts w:asciiTheme="minorBidi" w:hAnsiTheme="minorBidi" w:cstheme="minorBidi"/>
                  <w:bCs/>
                  <w:szCs w:val="20"/>
                  <w:rPrChange w:id="3259" w:author="MOHSEN QURAEN" w:date="2026-09-21T11:09:00Z" w16du:dateUtc="2026-09-21T08:09:00Z">
                    <w:rPr>
                      <w:rFonts w:asciiTheme="minorBidi" w:hAnsiTheme="minorBidi" w:cstheme="minorBidi"/>
                      <w:sz w:val="18"/>
                      <w:szCs w:val="18"/>
                    </w:rPr>
                  </w:rPrChange>
                </w:rPr>
                <w:t xml:space="preserve"> (PEP).</w:t>
              </w:r>
            </w:ins>
          </w:p>
        </w:tc>
        <w:tc>
          <w:tcPr>
            <w:tcW w:w="2556" w:type="dxa"/>
            <w:tcMar>
              <w:top w:w="90" w:type="dxa"/>
              <w:left w:w="100" w:type="dxa"/>
              <w:bottom w:w="90" w:type="dxa"/>
              <w:right w:w="100" w:type="dxa"/>
            </w:tcMar>
          </w:tcPr>
          <w:p w14:paraId="14474A98" w14:textId="10FB116A" w:rsidR="00BB61CC" w:rsidRPr="001065A1" w:rsidRDefault="00BB61CC" w:rsidP="00BB61CC">
            <w:pPr>
              <w:bidi/>
              <w:spacing w:after="0"/>
              <w:rPr>
                <w:ins w:id="3260" w:author="Hamdy Rashed" w:date="2026-08-02T13:15:00Z" w16du:dateUtc="2026-08-02T10:15:00Z"/>
                <w:rFonts w:asciiTheme="minorBidi" w:eastAsia="Arial" w:hAnsiTheme="minorBidi" w:cstheme="minorBidi"/>
                <w:bCs/>
                <w:szCs w:val="20"/>
                <w:rPrChange w:id="3261" w:author="MOHSEN QURAEN" w:date="2026-09-21T11:09:00Z" w16du:dateUtc="2026-09-21T08:09:00Z">
                  <w:rPr>
                    <w:ins w:id="3262" w:author="Hamdy Rashed" w:date="2026-08-02T13:15:00Z" w16du:dateUtc="2026-08-02T10:15:00Z"/>
                    <w:rFonts w:asciiTheme="minorBidi" w:eastAsia="Arial" w:hAnsiTheme="minorBidi" w:cstheme="minorBidi"/>
                    <w:sz w:val="18"/>
                    <w:szCs w:val="18"/>
                  </w:rPr>
                </w:rPrChange>
              </w:rPr>
            </w:pPr>
            <w:ins w:id="3263" w:author="Hamdy Rashed" w:date="2026-08-02T13:19:00Z" w16du:dateUtc="2026-08-02T10:19:00Z">
              <w:r w:rsidRPr="001065A1">
                <w:rPr>
                  <w:rFonts w:asciiTheme="minorBidi" w:hAnsiTheme="minorBidi" w:cstheme="minorBidi"/>
                  <w:bCs/>
                  <w:szCs w:val="20"/>
                  <w:rtl/>
                  <w:rPrChange w:id="3264" w:author="MOHSEN QURAEN" w:date="2026-09-21T11:09:00Z" w16du:dateUtc="2026-09-21T08:09:00Z">
                    <w:rPr>
                      <w:rFonts w:asciiTheme="minorBidi" w:hAnsiTheme="minorBidi" w:cstheme="minorBidi"/>
                      <w:sz w:val="18"/>
                      <w:szCs w:val="18"/>
                      <w:rtl/>
                    </w:rPr>
                  </w:rPrChange>
                </w:rPr>
                <w:t>إنشاء مفوتر مصنف كشخص معرض سياسياً</w:t>
              </w:r>
              <w:r w:rsidRPr="001065A1">
                <w:rPr>
                  <w:rFonts w:asciiTheme="minorBidi" w:hAnsiTheme="minorBidi" w:cstheme="minorBidi"/>
                  <w:bCs/>
                  <w:szCs w:val="20"/>
                  <w:rPrChange w:id="3265" w:author="MOHSEN QURAEN" w:date="2026-09-21T11:09:00Z" w16du:dateUtc="2026-09-21T08:09:00Z">
                    <w:rPr>
                      <w:rFonts w:asciiTheme="minorBidi" w:hAnsiTheme="minorBidi" w:cstheme="minorBidi"/>
                      <w:sz w:val="18"/>
                      <w:szCs w:val="18"/>
                    </w:rPr>
                  </w:rPrChange>
                </w:rPr>
                <w:t xml:space="preserve"> (PEP)</w:t>
              </w:r>
            </w:ins>
          </w:p>
        </w:tc>
        <w:tc>
          <w:tcPr>
            <w:tcW w:w="2556" w:type="dxa"/>
            <w:tcMar>
              <w:top w:w="90" w:type="dxa"/>
              <w:left w:w="100" w:type="dxa"/>
              <w:bottom w:w="90" w:type="dxa"/>
              <w:right w:w="100" w:type="dxa"/>
            </w:tcMar>
          </w:tcPr>
          <w:p w14:paraId="0E056F6E" w14:textId="0AD7D4D2" w:rsidR="00BB61CC" w:rsidRPr="001065A1" w:rsidRDefault="00BB61CC" w:rsidP="00BB61CC">
            <w:pPr>
              <w:bidi/>
              <w:spacing w:after="0"/>
              <w:rPr>
                <w:ins w:id="3266" w:author="Hamdy Rashed" w:date="2026-08-02T13:15:00Z" w16du:dateUtc="2026-08-02T10:15:00Z"/>
                <w:rFonts w:asciiTheme="minorBidi" w:eastAsia="Arial" w:hAnsiTheme="minorBidi" w:cstheme="minorBidi"/>
                <w:bCs/>
                <w:szCs w:val="20"/>
                <w:rPrChange w:id="3267" w:author="MOHSEN QURAEN" w:date="2026-09-21T11:09:00Z" w16du:dateUtc="2026-09-21T08:09:00Z">
                  <w:rPr>
                    <w:ins w:id="3268" w:author="Hamdy Rashed" w:date="2026-08-02T13:15:00Z" w16du:dateUtc="2026-08-02T10:15:00Z"/>
                    <w:rFonts w:asciiTheme="minorBidi" w:eastAsia="Arial" w:hAnsiTheme="minorBidi" w:cstheme="minorBidi"/>
                    <w:sz w:val="18"/>
                    <w:szCs w:val="18"/>
                  </w:rPr>
                </w:rPrChange>
              </w:rPr>
            </w:pPr>
            <w:ins w:id="3269" w:author="Hamdy Rashed" w:date="2026-08-02T13:19:00Z" w16du:dateUtc="2026-08-02T10:19:00Z">
              <w:r w:rsidRPr="001065A1">
                <w:rPr>
                  <w:rFonts w:asciiTheme="minorBidi" w:hAnsiTheme="minorBidi" w:cstheme="minorBidi"/>
                  <w:bCs/>
                  <w:szCs w:val="20"/>
                  <w:rPrChange w:id="3270" w:author="MOHSEN QURAEN" w:date="2026-09-21T11:09:00Z" w16du:dateUtc="2026-09-21T08:09:00Z">
                    <w:rPr>
                      <w:rFonts w:asciiTheme="minorBidi" w:hAnsiTheme="minorBidi" w:cstheme="minorBidi"/>
                      <w:sz w:val="18"/>
                      <w:szCs w:val="18"/>
                    </w:rPr>
                  </w:rPrChange>
                </w:rPr>
                <w:t>UAT-AML-001</w:t>
              </w:r>
            </w:ins>
          </w:p>
        </w:tc>
      </w:tr>
      <w:tr w:rsidR="00BB61CC" w:rsidRPr="001065A1" w14:paraId="2780DEAD" w14:textId="77777777" w:rsidTr="00D44414">
        <w:trPr>
          <w:cantSplit/>
          <w:jc w:val="center"/>
          <w:ins w:id="3271" w:author="Hamdy Rashed" w:date="2026-08-02T13:15:00Z"/>
        </w:trPr>
        <w:tc>
          <w:tcPr>
            <w:tcW w:w="2556" w:type="dxa"/>
            <w:tcMar>
              <w:top w:w="90" w:type="dxa"/>
              <w:left w:w="100" w:type="dxa"/>
              <w:bottom w:w="90" w:type="dxa"/>
              <w:right w:w="100" w:type="dxa"/>
            </w:tcMar>
          </w:tcPr>
          <w:p w14:paraId="3566EDEF" w14:textId="150C3071" w:rsidR="00BB61CC" w:rsidRPr="001065A1" w:rsidRDefault="00BB61CC" w:rsidP="00BB61CC">
            <w:pPr>
              <w:bidi/>
              <w:spacing w:after="0"/>
              <w:rPr>
                <w:ins w:id="3272" w:author="Hamdy Rashed" w:date="2026-08-02T13:15:00Z" w16du:dateUtc="2026-08-02T10:15:00Z"/>
                <w:rFonts w:asciiTheme="minorBidi" w:eastAsia="Arial" w:hAnsiTheme="minorBidi" w:cstheme="minorBidi"/>
                <w:bCs/>
                <w:szCs w:val="20"/>
                <w:rPrChange w:id="3273" w:author="MOHSEN QURAEN" w:date="2026-09-21T11:09:00Z" w16du:dateUtc="2026-09-21T08:09:00Z">
                  <w:rPr>
                    <w:ins w:id="3274" w:author="Hamdy Rashed" w:date="2026-08-02T13:15:00Z" w16du:dateUtc="2026-08-02T10:15:00Z"/>
                    <w:rFonts w:asciiTheme="minorBidi" w:eastAsia="Arial" w:hAnsiTheme="minorBidi" w:cstheme="minorBidi"/>
                    <w:sz w:val="18"/>
                    <w:szCs w:val="18"/>
                  </w:rPr>
                </w:rPrChange>
              </w:rPr>
            </w:pPr>
            <w:ins w:id="3275" w:author="Hamdy Rashed" w:date="2026-08-02T13:19:00Z" w16du:dateUtc="2026-08-02T10:19:00Z">
              <w:r w:rsidRPr="001065A1">
                <w:rPr>
                  <w:rFonts w:asciiTheme="minorBidi" w:hAnsiTheme="minorBidi" w:cstheme="minorBidi"/>
                  <w:bCs/>
                  <w:szCs w:val="20"/>
                  <w:rtl/>
                  <w:rPrChange w:id="3276" w:author="MOHSEN QURAEN" w:date="2026-09-21T11:09:00Z" w16du:dateUtc="2026-09-21T08:09:00Z">
                    <w:rPr>
                      <w:rFonts w:asciiTheme="minorBidi" w:hAnsiTheme="minorBidi" w:cstheme="minorBidi"/>
                      <w:sz w:val="18"/>
                      <w:szCs w:val="18"/>
                      <w:rtl/>
                    </w:rPr>
                  </w:rPrChange>
                </w:rPr>
                <w:t>يمنع النظام إكمال إنشاء المفوتر ويعرض رسالة توضح ضرورة استكمال بيانات المستفيد الحقيقي وفق متطلبات</w:t>
              </w:r>
              <w:r w:rsidRPr="001065A1">
                <w:rPr>
                  <w:rFonts w:asciiTheme="minorBidi" w:hAnsiTheme="minorBidi" w:cstheme="minorBidi"/>
                  <w:bCs/>
                  <w:szCs w:val="20"/>
                  <w:rPrChange w:id="3277" w:author="MOHSEN QURAEN" w:date="2026-09-21T11:09:00Z" w16du:dateUtc="2026-09-21T08:09:00Z">
                    <w:rPr>
                      <w:rFonts w:asciiTheme="minorBidi" w:hAnsiTheme="minorBidi" w:cstheme="minorBidi"/>
                      <w:sz w:val="18"/>
                      <w:szCs w:val="18"/>
                    </w:rPr>
                  </w:rPrChange>
                </w:rPr>
                <w:t xml:space="preserve"> CDD.</w:t>
              </w:r>
            </w:ins>
          </w:p>
        </w:tc>
        <w:tc>
          <w:tcPr>
            <w:tcW w:w="2556" w:type="dxa"/>
            <w:tcMar>
              <w:top w:w="90" w:type="dxa"/>
              <w:left w:w="100" w:type="dxa"/>
              <w:bottom w:w="90" w:type="dxa"/>
              <w:right w:w="100" w:type="dxa"/>
            </w:tcMar>
          </w:tcPr>
          <w:p w14:paraId="48C2B234" w14:textId="0FAB22B7" w:rsidR="00BB61CC" w:rsidRPr="001065A1" w:rsidRDefault="00BB61CC" w:rsidP="00BB61CC">
            <w:pPr>
              <w:bidi/>
              <w:spacing w:after="0"/>
              <w:rPr>
                <w:ins w:id="3278" w:author="Hamdy Rashed" w:date="2026-08-02T13:15:00Z" w16du:dateUtc="2026-08-02T10:15:00Z"/>
                <w:rFonts w:asciiTheme="minorBidi" w:eastAsia="Arial" w:hAnsiTheme="minorBidi" w:cstheme="minorBidi"/>
                <w:bCs/>
                <w:szCs w:val="20"/>
                <w:rPrChange w:id="3279" w:author="MOHSEN QURAEN" w:date="2026-09-21T11:09:00Z" w16du:dateUtc="2026-09-21T08:09:00Z">
                  <w:rPr>
                    <w:ins w:id="3280" w:author="Hamdy Rashed" w:date="2026-08-02T13:15:00Z" w16du:dateUtc="2026-08-02T10:15:00Z"/>
                    <w:rFonts w:asciiTheme="minorBidi" w:eastAsia="Arial" w:hAnsiTheme="minorBidi" w:cstheme="minorBidi"/>
                    <w:sz w:val="18"/>
                    <w:szCs w:val="18"/>
                  </w:rPr>
                </w:rPrChange>
              </w:rPr>
            </w:pPr>
            <w:ins w:id="3281" w:author="Hamdy Rashed" w:date="2026-08-02T13:19:00Z" w16du:dateUtc="2026-08-02T10:19:00Z">
              <w:r w:rsidRPr="001065A1">
                <w:rPr>
                  <w:rFonts w:asciiTheme="minorBidi" w:hAnsiTheme="minorBidi" w:cstheme="minorBidi"/>
                  <w:bCs/>
                  <w:szCs w:val="20"/>
                  <w:rtl/>
                  <w:rPrChange w:id="3282" w:author="MOHSEN QURAEN" w:date="2026-09-21T11:09:00Z" w16du:dateUtc="2026-09-21T08:09:00Z">
                    <w:rPr>
                      <w:rFonts w:asciiTheme="minorBidi" w:hAnsiTheme="minorBidi" w:cstheme="minorBidi"/>
                      <w:sz w:val="18"/>
                      <w:szCs w:val="18"/>
                      <w:rtl/>
                    </w:rPr>
                  </w:rPrChange>
                </w:rPr>
                <w:t>محاولة إنشاء مفوتر دون تحديد بيانات المستفيد الحقيقي أو اختيار "غير معروف".</w:t>
              </w:r>
            </w:ins>
          </w:p>
        </w:tc>
        <w:tc>
          <w:tcPr>
            <w:tcW w:w="2556" w:type="dxa"/>
            <w:tcMar>
              <w:top w:w="90" w:type="dxa"/>
              <w:left w:w="100" w:type="dxa"/>
              <w:bottom w:w="90" w:type="dxa"/>
              <w:right w:w="100" w:type="dxa"/>
            </w:tcMar>
          </w:tcPr>
          <w:p w14:paraId="703B608F" w14:textId="335F7AC8" w:rsidR="00BB61CC" w:rsidRPr="001065A1" w:rsidRDefault="00BB61CC" w:rsidP="00BB61CC">
            <w:pPr>
              <w:bidi/>
              <w:spacing w:after="0"/>
              <w:rPr>
                <w:ins w:id="3283" w:author="Hamdy Rashed" w:date="2026-08-02T13:15:00Z" w16du:dateUtc="2026-08-02T10:15:00Z"/>
                <w:rFonts w:asciiTheme="minorBidi" w:eastAsia="Arial" w:hAnsiTheme="minorBidi" w:cstheme="minorBidi"/>
                <w:bCs/>
                <w:szCs w:val="20"/>
                <w:rPrChange w:id="3284" w:author="MOHSEN QURAEN" w:date="2026-09-21T11:09:00Z" w16du:dateUtc="2026-09-21T08:09:00Z">
                  <w:rPr>
                    <w:ins w:id="3285" w:author="Hamdy Rashed" w:date="2026-08-02T13:15:00Z" w16du:dateUtc="2026-08-02T10:15:00Z"/>
                    <w:rFonts w:asciiTheme="minorBidi" w:eastAsia="Arial" w:hAnsiTheme="minorBidi" w:cstheme="minorBidi"/>
                    <w:sz w:val="18"/>
                    <w:szCs w:val="18"/>
                  </w:rPr>
                </w:rPrChange>
              </w:rPr>
            </w:pPr>
            <w:ins w:id="3286" w:author="Hamdy Rashed" w:date="2026-08-02T13:19:00Z" w16du:dateUtc="2026-08-02T10:19:00Z">
              <w:r w:rsidRPr="001065A1">
                <w:rPr>
                  <w:rFonts w:asciiTheme="minorBidi" w:hAnsiTheme="minorBidi" w:cstheme="minorBidi"/>
                  <w:bCs/>
                  <w:szCs w:val="20"/>
                  <w:rtl/>
                  <w:rPrChange w:id="3287" w:author="MOHSEN QURAEN" w:date="2026-09-21T11:09:00Z" w16du:dateUtc="2026-09-21T08:09:00Z">
                    <w:rPr>
                      <w:rFonts w:asciiTheme="minorBidi" w:hAnsiTheme="minorBidi" w:cstheme="minorBidi"/>
                      <w:sz w:val="18"/>
                      <w:szCs w:val="18"/>
                      <w:rtl/>
                    </w:rPr>
                  </w:rPrChange>
                </w:rPr>
                <w:t>إنشاء مفوتر مع مستفيد حقيقي</w:t>
              </w:r>
              <w:r w:rsidRPr="001065A1">
                <w:rPr>
                  <w:rFonts w:asciiTheme="minorBidi" w:hAnsiTheme="minorBidi" w:cstheme="minorBidi"/>
                  <w:bCs/>
                  <w:szCs w:val="20"/>
                  <w:rPrChange w:id="3288" w:author="MOHSEN QURAEN" w:date="2026-09-21T11:09:00Z" w16du:dateUtc="2026-09-21T08:09:00Z">
                    <w:rPr>
                      <w:rFonts w:asciiTheme="minorBidi" w:hAnsiTheme="minorBidi" w:cstheme="minorBidi"/>
                      <w:sz w:val="18"/>
                      <w:szCs w:val="18"/>
                    </w:rPr>
                  </w:rPrChange>
                </w:rPr>
                <w:t xml:space="preserve"> (UBO) </w:t>
              </w:r>
              <w:r w:rsidRPr="001065A1">
                <w:rPr>
                  <w:rFonts w:asciiTheme="minorBidi" w:hAnsiTheme="minorBidi" w:cstheme="minorBidi"/>
                  <w:bCs/>
                  <w:szCs w:val="20"/>
                  <w:rtl/>
                  <w:rPrChange w:id="3289" w:author="MOHSEN QURAEN" w:date="2026-09-21T11:09:00Z" w16du:dateUtc="2026-09-21T08:09:00Z">
                    <w:rPr>
                      <w:rFonts w:asciiTheme="minorBidi" w:hAnsiTheme="minorBidi" w:cstheme="minorBidi"/>
                      <w:sz w:val="18"/>
                      <w:szCs w:val="18"/>
                      <w:rtl/>
                    </w:rPr>
                  </w:rPrChange>
                </w:rPr>
                <w:t>غير معروف</w:t>
              </w:r>
            </w:ins>
          </w:p>
        </w:tc>
        <w:tc>
          <w:tcPr>
            <w:tcW w:w="2556" w:type="dxa"/>
            <w:tcMar>
              <w:top w:w="90" w:type="dxa"/>
              <w:left w:w="100" w:type="dxa"/>
              <w:bottom w:w="90" w:type="dxa"/>
              <w:right w:w="100" w:type="dxa"/>
            </w:tcMar>
          </w:tcPr>
          <w:p w14:paraId="30F44ED4" w14:textId="70F61C40" w:rsidR="00BB61CC" w:rsidRPr="001065A1" w:rsidRDefault="00BB61CC" w:rsidP="00BB61CC">
            <w:pPr>
              <w:bidi/>
              <w:spacing w:after="0"/>
              <w:rPr>
                <w:ins w:id="3290" w:author="Hamdy Rashed" w:date="2026-08-02T13:15:00Z" w16du:dateUtc="2026-08-02T10:15:00Z"/>
                <w:rFonts w:asciiTheme="minorBidi" w:eastAsia="Arial" w:hAnsiTheme="minorBidi" w:cstheme="minorBidi"/>
                <w:bCs/>
                <w:szCs w:val="20"/>
                <w:rPrChange w:id="3291" w:author="MOHSEN QURAEN" w:date="2026-09-21T11:09:00Z" w16du:dateUtc="2026-09-21T08:09:00Z">
                  <w:rPr>
                    <w:ins w:id="3292" w:author="Hamdy Rashed" w:date="2026-08-02T13:15:00Z" w16du:dateUtc="2026-08-02T10:15:00Z"/>
                    <w:rFonts w:asciiTheme="minorBidi" w:eastAsia="Arial" w:hAnsiTheme="minorBidi" w:cstheme="minorBidi"/>
                    <w:sz w:val="18"/>
                    <w:szCs w:val="18"/>
                  </w:rPr>
                </w:rPrChange>
              </w:rPr>
            </w:pPr>
            <w:ins w:id="3293" w:author="Hamdy Rashed" w:date="2026-08-02T13:19:00Z" w16du:dateUtc="2026-08-02T10:19:00Z">
              <w:r w:rsidRPr="001065A1">
                <w:rPr>
                  <w:rFonts w:asciiTheme="minorBidi" w:hAnsiTheme="minorBidi" w:cstheme="minorBidi"/>
                  <w:bCs/>
                  <w:szCs w:val="20"/>
                  <w:rPrChange w:id="3294" w:author="MOHSEN QURAEN" w:date="2026-09-21T11:09:00Z" w16du:dateUtc="2026-09-21T08:09:00Z">
                    <w:rPr>
                      <w:rFonts w:asciiTheme="minorBidi" w:hAnsiTheme="minorBidi" w:cstheme="minorBidi"/>
                      <w:sz w:val="18"/>
                      <w:szCs w:val="18"/>
                    </w:rPr>
                  </w:rPrChange>
                </w:rPr>
                <w:t>UAT-AML-002</w:t>
              </w:r>
            </w:ins>
          </w:p>
        </w:tc>
      </w:tr>
      <w:tr w:rsidR="00BB61CC" w:rsidRPr="001065A1" w14:paraId="1DF0E65F" w14:textId="77777777" w:rsidTr="00D44414">
        <w:trPr>
          <w:cantSplit/>
          <w:jc w:val="center"/>
          <w:ins w:id="3295" w:author="Hamdy Rashed" w:date="2026-08-02T13:15:00Z"/>
        </w:trPr>
        <w:tc>
          <w:tcPr>
            <w:tcW w:w="2556" w:type="dxa"/>
            <w:tcMar>
              <w:top w:w="90" w:type="dxa"/>
              <w:left w:w="100" w:type="dxa"/>
              <w:bottom w:w="90" w:type="dxa"/>
              <w:right w:w="100" w:type="dxa"/>
            </w:tcMar>
          </w:tcPr>
          <w:p w14:paraId="28B081C5" w14:textId="2CA6BC09" w:rsidR="00BB61CC" w:rsidRPr="001065A1" w:rsidRDefault="00BB61CC" w:rsidP="00BB61CC">
            <w:pPr>
              <w:bidi/>
              <w:spacing w:after="0"/>
              <w:rPr>
                <w:ins w:id="3296" w:author="Hamdy Rashed" w:date="2026-08-02T13:15:00Z" w16du:dateUtc="2026-08-02T10:15:00Z"/>
                <w:rFonts w:asciiTheme="minorBidi" w:eastAsia="Arial" w:hAnsiTheme="minorBidi" w:cstheme="minorBidi"/>
                <w:bCs/>
                <w:szCs w:val="20"/>
                <w:rPrChange w:id="3297" w:author="MOHSEN QURAEN" w:date="2026-09-21T11:09:00Z" w16du:dateUtc="2026-09-21T08:09:00Z">
                  <w:rPr>
                    <w:ins w:id="3298" w:author="Hamdy Rashed" w:date="2026-08-02T13:15:00Z" w16du:dateUtc="2026-08-02T10:15:00Z"/>
                    <w:rFonts w:asciiTheme="minorBidi" w:eastAsia="Arial" w:hAnsiTheme="minorBidi" w:cstheme="minorBidi"/>
                    <w:sz w:val="18"/>
                    <w:szCs w:val="18"/>
                  </w:rPr>
                </w:rPrChange>
              </w:rPr>
            </w:pPr>
            <w:ins w:id="3299" w:author="Hamdy Rashed" w:date="2026-08-02T13:19:00Z" w16du:dateUtc="2026-08-02T10:19:00Z">
              <w:r w:rsidRPr="001065A1">
                <w:rPr>
                  <w:rFonts w:asciiTheme="minorBidi" w:hAnsiTheme="minorBidi" w:cstheme="minorBidi"/>
                  <w:bCs/>
                  <w:szCs w:val="20"/>
                  <w:rtl/>
                  <w:rPrChange w:id="3300" w:author="MOHSEN QURAEN" w:date="2026-09-21T11:09:00Z" w16du:dateUtc="2026-09-21T08:09:00Z">
                    <w:rPr>
                      <w:rFonts w:asciiTheme="minorBidi" w:hAnsiTheme="minorBidi" w:cstheme="minorBidi"/>
                      <w:sz w:val="18"/>
                      <w:szCs w:val="18"/>
                      <w:rtl/>
                    </w:rPr>
                  </w:rPrChange>
                </w:rPr>
                <w:t>يقوم النظام بإجراء</w:t>
              </w:r>
              <w:r w:rsidRPr="001065A1">
                <w:rPr>
                  <w:rFonts w:asciiTheme="minorBidi" w:hAnsiTheme="minorBidi" w:cstheme="minorBidi"/>
                  <w:bCs/>
                  <w:szCs w:val="20"/>
                  <w:rPrChange w:id="3301" w:author="MOHSEN QURAEN" w:date="2026-09-21T11:09:00Z" w16du:dateUtc="2026-09-21T08:09:00Z">
                    <w:rPr>
                      <w:rFonts w:asciiTheme="minorBidi" w:hAnsiTheme="minorBidi" w:cstheme="minorBidi"/>
                      <w:sz w:val="18"/>
                      <w:szCs w:val="18"/>
                    </w:rPr>
                  </w:rPrChange>
                </w:rPr>
                <w:t xml:space="preserve"> Screening </w:t>
              </w:r>
              <w:r w:rsidRPr="001065A1">
                <w:rPr>
                  <w:rFonts w:asciiTheme="minorBidi" w:hAnsiTheme="minorBidi" w:cstheme="minorBidi"/>
                  <w:bCs/>
                  <w:szCs w:val="20"/>
                  <w:rtl/>
                  <w:rPrChange w:id="3302" w:author="MOHSEN QURAEN" w:date="2026-09-21T11:09:00Z" w16du:dateUtc="2026-09-21T08:09:00Z">
                    <w:rPr>
                      <w:rFonts w:asciiTheme="minorBidi" w:hAnsiTheme="minorBidi" w:cstheme="minorBidi"/>
                      <w:sz w:val="18"/>
                      <w:szCs w:val="18"/>
                      <w:rtl/>
                    </w:rPr>
                  </w:rPrChange>
                </w:rPr>
                <w:t>تلقائياً، ويكتشف التطابق، ويرفض إنشاء أو تفعيل المفوتر، مع تسجيل الواقعة في سجل التدقيق وإظهار رسالة مناسبة للمستخدم.</w:t>
              </w:r>
            </w:ins>
          </w:p>
        </w:tc>
        <w:tc>
          <w:tcPr>
            <w:tcW w:w="2556" w:type="dxa"/>
            <w:tcMar>
              <w:top w:w="90" w:type="dxa"/>
              <w:left w:w="100" w:type="dxa"/>
              <w:bottom w:w="90" w:type="dxa"/>
              <w:right w:w="100" w:type="dxa"/>
            </w:tcMar>
          </w:tcPr>
          <w:p w14:paraId="166F354A" w14:textId="1388779E" w:rsidR="00BB61CC" w:rsidRPr="001065A1" w:rsidRDefault="00BB61CC" w:rsidP="00BB61CC">
            <w:pPr>
              <w:bidi/>
              <w:spacing w:after="0"/>
              <w:rPr>
                <w:ins w:id="3303" w:author="Hamdy Rashed" w:date="2026-08-02T13:15:00Z" w16du:dateUtc="2026-08-02T10:15:00Z"/>
                <w:rFonts w:asciiTheme="minorBidi" w:eastAsia="Arial" w:hAnsiTheme="minorBidi" w:cstheme="minorBidi"/>
                <w:bCs/>
                <w:szCs w:val="20"/>
                <w:rPrChange w:id="3304" w:author="MOHSEN QURAEN" w:date="2026-09-21T11:09:00Z" w16du:dateUtc="2026-09-21T08:09:00Z">
                  <w:rPr>
                    <w:ins w:id="3305" w:author="Hamdy Rashed" w:date="2026-08-02T13:15:00Z" w16du:dateUtc="2026-08-02T10:15:00Z"/>
                    <w:rFonts w:asciiTheme="minorBidi" w:eastAsia="Arial" w:hAnsiTheme="minorBidi" w:cstheme="minorBidi"/>
                    <w:sz w:val="18"/>
                    <w:szCs w:val="18"/>
                  </w:rPr>
                </w:rPrChange>
              </w:rPr>
            </w:pPr>
            <w:ins w:id="3306" w:author="Hamdy Rashed" w:date="2026-08-02T13:19:00Z" w16du:dateUtc="2026-08-02T10:19:00Z">
              <w:r w:rsidRPr="001065A1">
                <w:rPr>
                  <w:rFonts w:asciiTheme="minorBidi" w:hAnsiTheme="minorBidi" w:cstheme="minorBidi"/>
                  <w:bCs/>
                  <w:szCs w:val="20"/>
                  <w:rtl/>
                  <w:rPrChange w:id="3307" w:author="MOHSEN QURAEN" w:date="2026-09-21T11:09:00Z" w16du:dateUtc="2026-09-21T08:09:00Z">
                    <w:rPr>
                      <w:rFonts w:asciiTheme="minorBidi" w:hAnsiTheme="minorBidi" w:cstheme="minorBidi"/>
                      <w:sz w:val="18"/>
                      <w:szCs w:val="18"/>
                      <w:rtl/>
                    </w:rPr>
                  </w:rPrChange>
                </w:rPr>
                <w:t>إدخال بيانات مفوتر أو مالك أو شريك أو مفوض أو</w:t>
              </w:r>
              <w:r w:rsidRPr="001065A1">
                <w:rPr>
                  <w:rFonts w:asciiTheme="minorBidi" w:hAnsiTheme="minorBidi" w:cstheme="minorBidi"/>
                  <w:bCs/>
                  <w:szCs w:val="20"/>
                  <w:rPrChange w:id="3308" w:author="MOHSEN QURAEN" w:date="2026-09-21T11:09:00Z" w16du:dateUtc="2026-09-21T08:09:00Z">
                    <w:rPr>
                      <w:rFonts w:asciiTheme="minorBidi" w:hAnsiTheme="minorBidi" w:cstheme="minorBidi"/>
                      <w:sz w:val="18"/>
                      <w:szCs w:val="18"/>
                    </w:rPr>
                  </w:rPrChange>
                </w:rPr>
                <w:t xml:space="preserve"> UBO </w:t>
              </w:r>
              <w:r w:rsidRPr="001065A1">
                <w:rPr>
                  <w:rFonts w:asciiTheme="minorBidi" w:hAnsiTheme="minorBidi" w:cstheme="minorBidi"/>
                  <w:bCs/>
                  <w:szCs w:val="20"/>
                  <w:rtl/>
                  <w:rPrChange w:id="3309" w:author="MOHSEN QURAEN" w:date="2026-09-21T11:09:00Z" w16du:dateUtc="2026-09-21T08:09:00Z">
                    <w:rPr>
                      <w:rFonts w:asciiTheme="minorBidi" w:hAnsiTheme="minorBidi" w:cstheme="minorBidi"/>
                      <w:sz w:val="18"/>
                      <w:szCs w:val="18"/>
                      <w:rtl/>
                    </w:rPr>
                  </w:rPrChange>
                </w:rPr>
                <w:t>تتطابق مع أحد الأسماء الموجودة في قوائم العقوبات.</w:t>
              </w:r>
            </w:ins>
          </w:p>
        </w:tc>
        <w:tc>
          <w:tcPr>
            <w:tcW w:w="2556" w:type="dxa"/>
            <w:tcMar>
              <w:top w:w="90" w:type="dxa"/>
              <w:left w:w="100" w:type="dxa"/>
              <w:bottom w:w="90" w:type="dxa"/>
              <w:right w:w="100" w:type="dxa"/>
            </w:tcMar>
          </w:tcPr>
          <w:p w14:paraId="435C1FBD" w14:textId="7561B3C6" w:rsidR="00BB61CC" w:rsidRPr="001065A1" w:rsidRDefault="00BB61CC" w:rsidP="00BB61CC">
            <w:pPr>
              <w:bidi/>
              <w:spacing w:after="0"/>
              <w:rPr>
                <w:ins w:id="3310" w:author="Hamdy Rashed" w:date="2026-08-02T13:15:00Z" w16du:dateUtc="2026-08-02T10:15:00Z"/>
                <w:rFonts w:asciiTheme="minorBidi" w:eastAsia="Arial" w:hAnsiTheme="minorBidi" w:cstheme="minorBidi"/>
                <w:bCs/>
                <w:szCs w:val="20"/>
                <w:rPrChange w:id="3311" w:author="MOHSEN QURAEN" w:date="2026-09-21T11:09:00Z" w16du:dateUtc="2026-09-21T08:09:00Z">
                  <w:rPr>
                    <w:ins w:id="3312" w:author="Hamdy Rashed" w:date="2026-08-02T13:15:00Z" w16du:dateUtc="2026-08-02T10:15:00Z"/>
                    <w:rFonts w:asciiTheme="minorBidi" w:eastAsia="Arial" w:hAnsiTheme="minorBidi" w:cstheme="minorBidi"/>
                    <w:sz w:val="18"/>
                    <w:szCs w:val="18"/>
                  </w:rPr>
                </w:rPrChange>
              </w:rPr>
            </w:pPr>
            <w:ins w:id="3313" w:author="Hamdy Rashed" w:date="2026-08-02T13:19:00Z" w16du:dateUtc="2026-08-02T10:19:00Z">
              <w:r w:rsidRPr="001065A1">
                <w:rPr>
                  <w:rFonts w:asciiTheme="minorBidi" w:hAnsiTheme="minorBidi" w:cstheme="minorBidi"/>
                  <w:bCs/>
                  <w:szCs w:val="20"/>
                  <w:rtl/>
                  <w:rPrChange w:id="3314" w:author="MOHSEN QURAEN" w:date="2026-09-21T11:09:00Z" w16du:dateUtc="2026-09-21T08:09:00Z">
                    <w:rPr>
                      <w:rFonts w:asciiTheme="minorBidi" w:hAnsiTheme="minorBidi" w:cstheme="minorBidi"/>
                      <w:sz w:val="18"/>
                      <w:szCs w:val="18"/>
                      <w:rtl/>
                    </w:rPr>
                  </w:rPrChange>
                </w:rPr>
                <w:t>إنشاء مفوتر مطابق لقائمة عقوبات</w:t>
              </w:r>
            </w:ins>
          </w:p>
        </w:tc>
        <w:tc>
          <w:tcPr>
            <w:tcW w:w="2556" w:type="dxa"/>
            <w:tcMar>
              <w:top w:w="90" w:type="dxa"/>
              <w:left w:w="100" w:type="dxa"/>
              <w:bottom w:w="90" w:type="dxa"/>
              <w:right w:w="100" w:type="dxa"/>
            </w:tcMar>
          </w:tcPr>
          <w:p w14:paraId="403A76EB" w14:textId="403AA8CB" w:rsidR="00BB61CC" w:rsidRPr="001065A1" w:rsidRDefault="00BB61CC" w:rsidP="00BB61CC">
            <w:pPr>
              <w:bidi/>
              <w:spacing w:after="0"/>
              <w:rPr>
                <w:ins w:id="3315" w:author="Hamdy Rashed" w:date="2026-08-02T13:15:00Z" w16du:dateUtc="2026-08-02T10:15:00Z"/>
                <w:rFonts w:asciiTheme="minorBidi" w:eastAsia="Arial" w:hAnsiTheme="minorBidi" w:cstheme="minorBidi"/>
                <w:bCs/>
                <w:szCs w:val="20"/>
                <w:rPrChange w:id="3316" w:author="MOHSEN QURAEN" w:date="2026-09-21T11:09:00Z" w16du:dateUtc="2026-09-21T08:09:00Z">
                  <w:rPr>
                    <w:ins w:id="3317" w:author="Hamdy Rashed" w:date="2026-08-02T13:15:00Z" w16du:dateUtc="2026-08-02T10:15:00Z"/>
                    <w:rFonts w:asciiTheme="minorBidi" w:eastAsia="Arial" w:hAnsiTheme="minorBidi" w:cstheme="minorBidi"/>
                    <w:sz w:val="18"/>
                    <w:szCs w:val="18"/>
                  </w:rPr>
                </w:rPrChange>
              </w:rPr>
            </w:pPr>
            <w:ins w:id="3318" w:author="Hamdy Rashed" w:date="2026-08-02T13:19:00Z" w16du:dateUtc="2026-08-02T10:19:00Z">
              <w:r w:rsidRPr="001065A1">
                <w:rPr>
                  <w:rFonts w:asciiTheme="minorBidi" w:hAnsiTheme="minorBidi" w:cstheme="minorBidi"/>
                  <w:bCs/>
                  <w:szCs w:val="20"/>
                  <w:rPrChange w:id="3319" w:author="MOHSEN QURAEN" w:date="2026-09-21T11:09:00Z" w16du:dateUtc="2026-09-21T08:09:00Z">
                    <w:rPr>
                      <w:rFonts w:asciiTheme="minorBidi" w:hAnsiTheme="minorBidi" w:cstheme="minorBidi"/>
                      <w:sz w:val="18"/>
                      <w:szCs w:val="18"/>
                    </w:rPr>
                  </w:rPrChange>
                </w:rPr>
                <w:t>UAT-AML-003</w:t>
              </w:r>
            </w:ins>
          </w:p>
        </w:tc>
      </w:tr>
      <w:tr w:rsidR="00BB61CC" w:rsidRPr="001065A1" w14:paraId="69008917" w14:textId="77777777" w:rsidTr="00D44414">
        <w:trPr>
          <w:cantSplit/>
          <w:jc w:val="center"/>
          <w:ins w:id="3320" w:author="Hamdy Rashed" w:date="2026-08-02T13:15:00Z"/>
        </w:trPr>
        <w:tc>
          <w:tcPr>
            <w:tcW w:w="2556" w:type="dxa"/>
            <w:tcMar>
              <w:top w:w="90" w:type="dxa"/>
              <w:left w:w="100" w:type="dxa"/>
              <w:bottom w:w="90" w:type="dxa"/>
              <w:right w:w="100" w:type="dxa"/>
            </w:tcMar>
          </w:tcPr>
          <w:p w14:paraId="7A8EF423" w14:textId="256A42F2" w:rsidR="00BB61CC" w:rsidRPr="001065A1" w:rsidRDefault="00BB61CC" w:rsidP="00BB61CC">
            <w:pPr>
              <w:bidi/>
              <w:spacing w:after="0"/>
              <w:rPr>
                <w:ins w:id="3321" w:author="Hamdy Rashed" w:date="2026-08-02T13:15:00Z" w16du:dateUtc="2026-08-02T10:15:00Z"/>
                <w:rFonts w:asciiTheme="minorBidi" w:eastAsia="Arial" w:hAnsiTheme="minorBidi" w:cstheme="minorBidi"/>
                <w:bCs/>
                <w:szCs w:val="20"/>
                <w:rPrChange w:id="3322" w:author="MOHSEN QURAEN" w:date="2026-09-21T11:09:00Z" w16du:dateUtc="2026-09-21T08:09:00Z">
                  <w:rPr>
                    <w:ins w:id="3323" w:author="Hamdy Rashed" w:date="2026-08-02T13:15:00Z" w16du:dateUtc="2026-08-02T10:15:00Z"/>
                    <w:rFonts w:asciiTheme="minorBidi" w:eastAsia="Arial" w:hAnsiTheme="minorBidi" w:cstheme="minorBidi"/>
                    <w:sz w:val="18"/>
                    <w:szCs w:val="18"/>
                  </w:rPr>
                </w:rPrChange>
              </w:rPr>
            </w:pPr>
            <w:ins w:id="3324" w:author="Hamdy Rashed" w:date="2026-08-02T13:19:00Z" w16du:dateUtc="2026-08-02T10:19:00Z">
              <w:r w:rsidRPr="001065A1">
                <w:rPr>
                  <w:rFonts w:asciiTheme="minorBidi" w:hAnsiTheme="minorBidi" w:cstheme="minorBidi"/>
                  <w:bCs/>
                  <w:szCs w:val="20"/>
                  <w:rtl/>
                  <w:rPrChange w:id="3325" w:author="MOHSEN QURAEN" w:date="2026-09-21T11:09:00Z" w16du:dateUtc="2026-09-21T08:09:00Z">
                    <w:rPr>
                      <w:rFonts w:asciiTheme="minorBidi" w:hAnsiTheme="minorBidi" w:cstheme="minorBidi"/>
                      <w:sz w:val="18"/>
                      <w:szCs w:val="18"/>
                      <w:rtl/>
                    </w:rPr>
                  </w:rPrChange>
                </w:rPr>
                <w:t>يقوم النظام بإظهار تحذير أو رفع مستوى المخاطر أو إحالة الطلب للمراجعة وفق قواعد تقييم المخاطر المعتمدة.</w:t>
              </w:r>
            </w:ins>
          </w:p>
        </w:tc>
        <w:tc>
          <w:tcPr>
            <w:tcW w:w="2556" w:type="dxa"/>
            <w:tcMar>
              <w:top w:w="90" w:type="dxa"/>
              <w:left w:w="100" w:type="dxa"/>
              <w:bottom w:w="90" w:type="dxa"/>
              <w:right w:w="100" w:type="dxa"/>
            </w:tcMar>
          </w:tcPr>
          <w:p w14:paraId="5938CF23" w14:textId="78971786" w:rsidR="00BB61CC" w:rsidRPr="001065A1" w:rsidRDefault="00BB61CC" w:rsidP="00BB61CC">
            <w:pPr>
              <w:bidi/>
              <w:spacing w:after="0"/>
              <w:rPr>
                <w:ins w:id="3326" w:author="Hamdy Rashed" w:date="2026-08-02T13:15:00Z" w16du:dateUtc="2026-08-02T10:15:00Z"/>
                <w:rFonts w:asciiTheme="minorBidi" w:eastAsia="Arial" w:hAnsiTheme="minorBidi" w:cstheme="minorBidi"/>
                <w:bCs/>
                <w:szCs w:val="20"/>
                <w:rPrChange w:id="3327" w:author="MOHSEN QURAEN" w:date="2026-09-21T11:09:00Z" w16du:dateUtc="2026-09-21T08:09:00Z">
                  <w:rPr>
                    <w:ins w:id="3328" w:author="Hamdy Rashed" w:date="2026-08-02T13:15:00Z" w16du:dateUtc="2026-08-02T10:15:00Z"/>
                    <w:rFonts w:asciiTheme="minorBidi" w:eastAsia="Arial" w:hAnsiTheme="minorBidi" w:cstheme="minorBidi"/>
                    <w:sz w:val="18"/>
                    <w:szCs w:val="18"/>
                  </w:rPr>
                </w:rPrChange>
              </w:rPr>
            </w:pPr>
            <w:ins w:id="3329" w:author="Hamdy Rashed" w:date="2026-08-02T13:19:00Z" w16du:dateUtc="2026-08-02T10:19:00Z">
              <w:r w:rsidRPr="001065A1">
                <w:rPr>
                  <w:rFonts w:asciiTheme="minorBidi" w:hAnsiTheme="minorBidi" w:cstheme="minorBidi"/>
                  <w:bCs/>
                  <w:szCs w:val="20"/>
                  <w:rtl/>
                  <w:rPrChange w:id="3330" w:author="MOHSEN QURAEN" w:date="2026-09-21T11:09:00Z" w16du:dateUtc="2026-09-21T08:09:00Z">
                    <w:rPr>
                      <w:rFonts w:asciiTheme="minorBidi" w:hAnsiTheme="minorBidi" w:cstheme="minorBidi"/>
                      <w:sz w:val="18"/>
                      <w:szCs w:val="18"/>
                      <w:rtl/>
                    </w:rPr>
                  </w:rPrChange>
                </w:rPr>
                <w:t>إدخال حجم مبيعات أو عدد عمليات متوقع لا يتناسب مع طبيعة النشاط التجاري أو القطاع الاقتصادي.</w:t>
              </w:r>
            </w:ins>
          </w:p>
        </w:tc>
        <w:tc>
          <w:tcPr>
            <w:tcW w:w="2556" w:type="dxa"/>
            <w:tcMar>
              <w:top w:w="90" w:type="dxa"/>
              <w:left w:w="100" w:type="dxa"/>
              <w:bottom w:w="90" w:type="dxa"/>
              <w:right w:w="100" w:type="dxa"/>
            </w:tcMar>
          </w:tcPr>
          <w:p w14:paraId="736F5C2F" w14:textId="576E792C" w:rsidR="00BB61CC" w:rsidRPr="001065A1" w:rsidRDefault="00BB61CC" w:rsidP="00BB61CC">
            <w:pPr>
              <w:bidi/>
              <w:spacing w:after="0"/>
              <w:rPr>
                <w:ins w:id="3331" w:author="Hamdy Rashed" w:date="2026-08-02T13:15:00Z" w16du:dateUtc="2026-08-02T10:15:00Z"/>
                <w:rFonts w:asciiTheme="minorBidi" w:eastAsia="Arial" w:hAnsiTheme="minorBidi" w:cstheme="minorBidi"/>
                <w:bCs/>
                <w:szCs w:val="20"/>
                <w:rPrChange w:id="3332" w:author="MOHSEN QURAEN" w:date="2026-09-21T11:09:00Z" w16du:dateUtc="2026-09-21T08:09:00Z">
                  <w:rPr>
                    <w:ins w:id="3333" w:author="Hamdy Rashed" w:date="2026-08-02T13:15:00Z" w16du:dateUtc="2026-08-02T10:15:00Z"/>
                    <w:rFonts w:asciiTheme="minorBidi" w:eastAsia="Arial" w:hAnsiTheme="minorBidi" w:cstheme="minorBidi"/>
                    <w:sz w:val="18"/>
                    <w:szCs w:val="18"/>
                  </w:rPr>
                </w:rPrChange>
              </w:rPr>
            </w:pPr>
            <w:ins w:id="3334" w:author="Hamdy Rashed" w:date="2026-08-02T13:19:00Z" w16du:dateUtc="2026-08-02T10:19:00Z">
              <w:r w:rsidRPr="001065A1">
                <w:rPr>
                  <w:rFonts w:asciiTheme="minorBidi" w:hAnsiTheme="minorBidi" w:cstheme="minorBidi"/>
                  <w:bCs/>
                  <w:szCs w:val="20"/>
                  <w:rtl/>
                  <w:rPrChange w:id="3335" w:author="MOHSEN QURAEN" w:date="2026-09-21T11:09:00Z" w16du:dateUtc="2026-09-21T08:09:00Z">
                    <w:rPr>
                      <w:rFonts w:asciiTheme="minorBidi" w:hAnsiTheme="minorBidi" w:cstheme="minorBidi"/>
                      <w:sz w:val="18"/>
                      <w:szCs w:val="18"/>
                      <w:rtl/>
                    </w:rPr>
                  </w:rPrChange>
                </w:rPr>
                <w:t>إنشاء مفوتر بحجم مبيعات غير منطقي</w:t>
              </w:r>
            </w:ins>
          </w:p>
        </w:tc>
        <w:tc>
          <w:tcPr>
            <w:tcW w:w="2556" w:type="dxa"/>
            <w:tcMar>
              <w:top w:w="90" w:type="dxa"/>
              <w:left w:w="100" w:type="dxa"/>
              <w:bottom w:w="90" w:type="dxa"/>
              <w:right w:w="100" w:type="dxa"/>
            </w:tcMar>
          </w:tcPr>
          <w:p w14:paraId="12307B8D" w14:textId="442B72D0" w:rsidR="00BB61CC" w:rsidRPr="001065A1" w:rsidRDefault="00BB61CC" w:rsidP="00BB61CC">
            <w:pPr>
              <w:bidi/>
              <w:spacing w:after="0"/>
              <w:rPr>
                <w:ins w:id="3336" w:author="Hamdy Rashed" w:date="2026-08-02T13:15:00Z" w16du:dateUtc="2026-08-02T10:15:00Z"/>
                <w:rFonts w:asciiTheme="minorBidi" w:eastAsia="Arial" w:hAnsiTheme="minorBidi" w:cstheme="minorBidi"/>
                <w:bCs/>
                <w:szCs w:val="20"/>
                <w:rPrChange w:id="3337" w:author="MOHSEN QURAEN" w:date="2026-09-21T11:09:00Z" w16du:dateUtc="2026-09-21T08:09:00Z">
                  <w:rPr>
                    <w:ins w:id="3338" w:author="Hamdy Rashed" w:date="2026-08-02T13:15:00Z" w16du:dateUtc="2026-08-02T10:15:00Z"/>
                    <w:rFonts w:asciiTheme="minorBidi" w:eastAsia="Arial" w:hAnsiTheme="minorBidi" w:cstheme="minorBidi"/>
                    <w:sz w:val="18"/>
                    <w:szCs w:val="18"/>
                  </w:rPr>
                </w:rPrChange>
              </w:rPr>
            </w:pPr>
            <w:ins w:id="3339" w:author="Hamdy Rashed" w:date="2026-08-02T13:19:00Z" w16du:dateUtc="2026-08-02T10:19:00Z">
              <w:r w:rsidRPr="001065A1">
                <w:rPr>
                  <w:rFonts w:asciiTheme="minorBidi" w:hAnsiTheme="minorBidi" w:cstheme="minorBidi"/>
                  <w:bCs/>
                  <w:szCs w:val="20"/>
                  <w:rPrChange w:id="3340" w:author="MOHSEN QURAEN" w:date="2026-09-21T11:09:00Z" w16du:dateUtc="2026-09-21T08:09:00Z">
                    <w:rPr>
                      <w:rFonts w:asciiTheme="minorBidi" w:hAnsiTheme="minorBidi" w:cstheme="minorBidi"/>
                      <w:sz w:val="18"/>
                      <w:szCs w:val="18"/>
                    </w:rPr>
                  </w:rPrChange>
                </w:rPr>
                <w:t>UAT-AML-004</w:t>
              </w:r>
            </w:ins>
          </w:p>
        </w:tc>
      </w:tr>
      <w:tr w:rsidR="00BB61CC" w:rsidRPr="001065A1" w14:paraId="21F5F971" w14:textId="77777777" w:rsidTr="00D44414">
        <w:trPr>
          <w:cantSplit/>
          <w:jc w:val="center"/>
          <w:ins w:id="3341" w:author="Hamdy Rashed" w:date="2026-08-02T13:15:00Z"/>
        </w:trPr>
        <w:tc>
          <w:tcPr>
            <w:tcW w:w="2556" w:type="dxa"/>
            <w:tcMar>
              <w:top w:w="90" w:type="dxa"/>
              <w:left w:w="100" w:type="dxa"/>
              <w:bottom w:w="90" w:type="dxa"/>
              <w:right w:w="100" w:type="dxa"/>
            </w:tcMar>
          </w:tcPr>
          <w:p w14:paraId="17EDF0EA" w14:textId="77777777" w:rsidR="00181C35" w:rsidRPr="001065A1" w:rsidRDefault="00BB61CC" w:rsidP="00BB61CC">
            <w:pPr>
              <w:bidi/>
              <w:spacing w:after="0"/>
              <w:rPr>
                <w:ins w:id="3342" w:author="MAZEN FAYEZ" w:date="2026-08-10T12:32:00Z" w16du:dateUtc="2026-08-10T09:32:00Z"/>
                <w:rFonts w:asciiTheme="minorBidi" w:hAnsiTheme="minorBidi" w:cstheme="minorBidi"/>
                <w:bCs/>
                <w:szCs w:val="20"/>
                <w:rPrChange w:id="3343" w:author="MOHSEN QURAEN" w:date="2026-09-21T11:09:00Z" w16du:dateUtc="2026-09-21T08:09:00Z">
                  <w:rPr>
                    <w:ins w:id="3344" w:author="MAZEN FAYEZ" w:date="2026-08-10T12:32:00Z" w16du:dateUtc="2026-08-10T09:32:00Z"/>
                    <w:rFonts w:asciiTheme="minorBidi" w:hAnsiTheme="minorBidi" w:cstheme="minorBidi"/>
                    <w:sz w:val="18"/>
                    <w:szCs w:val="18"/>
                  </w:rPr>
                </w:rPrChange>
              </w:rPr>
            </w:pPr>
            <w:ins w:id="3345" w:author="Hamdy Rashed" w:date="2026-08-02T13:19:00Z" w16du:dateUtc="2026-08-02T10:19:00Z">
              <w:r w:rsidRPr="001065A1">
                <w:rPr>
                  <w:rFonts w:asciiTheme="minorBidi" w:hAnsiTheme="minorBidi" w:cstheme="minorBidi"/>
                  <w:bCs/>
                  <w:szCs w:val="20"/>
                  <w:rtl/>
                  <w:rPrChange w:id="3346" w:author="MOHSEN QURAEN" w:date="2026-09-21T11:09:00Z" w16du:dateUtc="2026-09-21T08:09:00Z">
                    <w:rPr>
                      <w:rFonts w:asciiTheme="minorBidi" w:hAnsiTheme="minorBidi" w:cstheme="minorBidi"/>
                      <w:sz w:val="18"/>
                      <w:szCs w:val="18"/>
                      <w:rtl/>
                    </w:rPr>
                  </w:rPrChange>
                </w:rPr>
                <w:lastRenderedPageBreak/>
                <w:t>يقوم النظام بإعادة التحقق من هيكل الملكية، وتحديث بيانات</w:t>
              </w:r>
              <w:r w:rsidRPr="001065A1">
                <w:rPr>
                  <w:rFonts w:asciiTheme="minorBidi" w:hAnsiTheme="minorBidi" w:cstheme="minorBidi"/>
                  <w:bCs/>
                  <w:szCs w:val="20"/>
                  <w:rPrChange w:id="3347" w:author="MOHSEN QURAEN" w:date="2026-09-21T11:09:00Z" w16du:dateUtc="2026-09-21T08:09:00Z">
                    <w:rPr>
                      <w:rFonts w:asciiTheme="minorBidi" w:hAnsiTheme="minorBidi" w:cstheme="minorBidi"/>
                      <w:sz w:val="18"/>
                      <w:szCs w:val="18"/>
                    </w:rPr>
                  </w:rPrChange>
                </w:rPr>
                <w:t xml:space="preserve"> UBO </w:t>
              </w:r>
              <w:r w:rsidRPr="001065A1">
                <w:rPr>
                  <w:rFonts w:asciiTheme="minorBidi" w:hAnsiTheme="minorBidi" w:cstheme="minorBidi"/>
                  <w:bCs/>
                  <w:szCs w:val="20"/>
                  <w:rtl/>
                  <w:rPrChange w:id="3348" w:author="MOHSEN QURAEN" w:date="2026-09-21T11:09:00Z" w16du:dateUtc="2026-09-21T08:09:00Z">
                    <w:rPr>
                      <w:rFonts w:asciiTheme="minorBidi" w:hAnsiTheme="minorBidi" w:cstheme="minorBidi"/>
                      <w:sz w:val="18"/>
                      <w:szCs w:val="18"/>
                      <w:rtl/>
                    </w:rPr>
                  </w:rPrChange>
                </w:rPr>
                <w:t>عند الحاجة، وإعادة تقييم المخاطر وإعادة</w:t>
              </w:r>
            </w:ins>
          </w:p>
          <w:p w14:paraId="688391D0" w14:textId="65AC2400" w:rsidR="00BB61CC" w:rsidRPr="001065A1" w:rsidRDefault="00BB61CC" w:rsidP="00181C35">
            <w:pPr>
              <w:bidi/>
              <w:spacing w:after="0"/>
              <w:rPr>
                <w:ins w:id="3349" w:author="Hamdy Rashed" w:date="2026-08-02T13:15:00Z" w16du:dateUtc="2026-08-02T10:15:00Z"/>
                <w:rFonts w:asciiTheme="minorBidi" w:eastAsia="Arial" w:hAnsiTheme="minorBidi" w:cstheme="minorBidi"/>
                <w:bCs/>
                <w:szCs w:val="20"/>
                <w:rPrChange w:id="3350" w:author="MOHSEN QURAEN" w:date="2026-09-21T11:09:00Z" w16du:dateUtc="2026-09-21T08:09:00Z">
                  <w:rPr>
                    <w:ins w:id="3351" w:author="Hamdy Rashed" w:date="2026-08-02T13:15:00Z" w16du:dateUtc="2026-08-02T10:15:00Z"/>
                    <w:rFonts w:asciiTheme="minorBidi" w:eastAsia="Arial" w:hAnsiTheme="minorBidi" w:cstheme="minorBidi"/>
                    <w:sz w:val="18"/>
                    <w:szCs w:val="18"/>
                  </w:rPr>
                </w:rPrChange>
              </w:rPr>
            </w:pPr>
            <w:ins w:id="3352" w:author="Hamdy Rashed" w:date="2026-08-02T13:19:00Z" w16du:dateUtc="2026-08-02T10:19:00Z">
              <w:r w:rsidRPr="001065A1">
                <w:rPr>
                  <w:rFonts w:asciiTheme="minorBidi" w:hAnsiTheme="minorBidi" w:cstheme="minorBidi"/>
                  <w:bCs/>
                  <w:szCs w:val="20"/>
                  <w:rPrChange w:id="3353" w:author="MOHSEN QURAEN" w:date="2026-09-21T11:09:00Z" w16du:dateUtc="2026-09-21T08:09:00Z">
                    <w:rPr>
                      <w:rFonts w:asciiTheme="minorBidi" w:hAnsiTheme="minorBidi" w:cstheme="minorBidi"/>
                      <w:sz w:val="18"/>
                      <w:szCs w:val="18"/>
                    </w:rPr>
                  </w:rPrChange>
                </w:rPr>
                <w:t xml:space="preserve"> Screening </w:t>
              </w:r>
              <w:r w:rsidRPr="001065A1">
                <w:rPr>
                  <w:rFonts w:asciiTheme="minorBidi" w:hAnsiTheme="minorBidi" w:cstheme="minorBidi"/>
                  <w:bCs/>
                  <w:szCs w:val="20"/>
                  <w:rtl/>
                  <w:rPrChange w:id="3354" w:author="MOHSEN QURAEN" w:date="2026-09-21T11:09:00Z" w16du:dateUtc="2026-09-21T08:09:00Z">
                    <w:rPr>
                      <w:rFonts w:asciiTheme="minorBidi" w:hAnsiTheme="minorBidi" w:cstheme="minorBidi"/>
                      <w:sz w:val="18"/>
                      <w:szCs w:val="18"/>
                      <w:rtl/>
                    </w:rPr>
                  </w:rPrChange>
                </w:rPr>
                <w:t>تلقائياً.</w:t>
              </w:r>
            </w:ins>
            <w:ins w:id="3355" w:author="MAZEN FAYEZ" w:date="2026-08-10T12:32:00Z" w16du:dateUtc="2026-08-10T09:32:00Z">
              <w:r w:rsidR="00181C35" w:rsidRPr="001065A1">
                <w:rPr>
                  <w:rFonts w:asciiTheme="minorBidi" w:hAnsiTheme="minorBidi" w:cstheme="minorBidi"/>
                  <w:bCs/>
                  <w:szCs w:val="20"/>
                  <w:rPrChange w:id="3356" w:author="MOHSEN QURAEN" w:date="2026-09-21T11:09:00Z" w16du:dateUtc="2026-09-21T08:09:00Z">
                    <w:rPr>
                      <w:rFonts w:asciiTheme="minorBidi" w:hAnsiTheme="minorBidi" w:cstheme="minorBidi"/>
                      <w:sz w:val="18"/>
                      <w:szCs w:val="18"/>
                    </w:rPr>
                  </w:rPrChange>
                </w:rPr>
                <w:t xml:space="preserve">   </w:t>
              </w:r>
            </w:ins>
          </w:p>
        </w:tc>
        <w:tc>
          <w:tcPr>
            <w:tcW w:w="2556" w:type="dxa"/>
            <w:tcMar>
              <w:top w:w="90" w:type="dxa"/>
              <w:left w:w="100" w:type="dxa"/>
              <w:bottom w:w="90" w:type="dxa"/>
              <w:right w:w="100" w:type="dxa"/>
            </w:tcMar>
          </w:tcPr>
          <w:p w14:paraId="1A7DD399" w14:textId="29413E0D" w:rsidR="00BB61CC" w:rsidRPr="001065A1" w:rsidRDefault="00BB61CC" w:rsidP="00BB61CC">
            <w:pPr>
              <w:bidi/>
              <w:spacing w:after="0"/>
              <w:rPr>
                <w:ins w:id="3357" w:author="Hamdy Rashed" w:date="2026-08-02T13:15:00Z" w16du:dateUtc="2026-08-02T10:15:00Z"/>
                <w:rFonts w:asciiTheme="minorBidi" w:eastAsia="Arial" w:hAnsiTheme="minorBidi" w:cstheme="minorBidi"/>
                <w:bCs/>
                <w:szCs w:val="20"/>
                <w:rPrChange w:id="3358" w:author="MOHSEN QURAEN" w:date="2026-09-21T11:09:00Z" w16du:dateUtc="2026-09-21T08:09:00Z">
                  <w:rPr>
                    <w:ins w:id="3359" w:author="Hamdy Rashed" w:date="2026-08-02T13:15:00Z" w16du:dateUtc="2026-08-02T10:15:00Z"/>
                    <w:rFonts w:asciiTheme="minorBidi" w:eastAsia="Arial" w:hAnsiTheme="minorBidi" w:cstheme="minorBidi"/>
                    <w:sz w:val="18"/>
                    <w:szCs w:val="18"/>
                  </w:rPr>
                </w:rPrChange>
              </w:rPr>
            </w:pPr>
            <w:ins w:id="3360" w:author="Hamdy Rashed" w:date="2026-08-02T13:19:00Z" w16du:dateUtc="2026-08-02T10:19:00Z">
              <w:r w:rsidRPr="001065A1">
                <w:rPr>
                  <w:rFonts w:asciiTheme="minorBidi" w:hAnsiTheme="minorBidi" w:cstheme="minorBidi"/>
                  <w:bCs/>
                  <w:szCs w:val="20"/>
                  <w:rtl/>
                  <w:rPrChange w:id="3361" w:author="MOHSEN QURAEN" w:date="2026-09-21T11:09:00Z" w16du:dateUtc="2026-09-21T08:09:00Z">
                    <w:rPr>
                      <w:rFonts w:asciiTheme="minorBidi" w:hAnsiTheme="minorBidi" w:cstheme="minorBidi"/>
                      <w:sz w:val="18"/>
                      <w:szCs w:val="18"/>
                      <w:rtl/>
                    </w:rPr>
                  </w:rPrChange>
                </w:rPr>
                <w:t>تعديل نسبة ملكية أحد الشركاء أو إضافة شريك جديد بعد اعتماد المفوتر.</w:t>
              </w:r>
            </w:ins>
          </w:p>
        </w:tc>
        <w:tc>
          <w:tcPr>
            <w:tcW w:w="2556" w:type="dxa"/>
            <w:tcMar>
              <w:top w:w="90" w:type="dxa"/>
              <w:left w:w="100" w:type="dxa"/>
              <w:bottom w:w="90" w:type="dxa"/>
              <w:right w:w="100" w:type="dxa"/>
            </w:tcMar>
          </w:tcPr>
          <w:p w14:paraId="682B51CC" w14:textId="46F6362A" w:rsidR="00BB61CC" w:rsidRPr="001065A1" w:rsidRDefault="00BB61CC" w:rsidP="00BB61CC">
            <w:pPr>
              <w:bidi/>
              <w:spacing w:after="0"/>
              <w:rPr>
                <w:ins w:id="3362" w:author="Hamdy Rashed" w:date="2026-08-02T13:15:00Z" w16du:dateUtc="2026-08-02T10:15:00Z"/>
                <w:rFonts w:asciiTheme="minorBidi" w:eastAsia="Arial" w:hAnsiTheme="minorBidi" w:cstheme="minorBidi"/>
                <w:bCs/>
                <w:szCs w:val="20"/>
                <w:rPrChange w:id="3363" w:author="MOHSEN QURAEN" w:date="2026-09-21T11:09:00Z" w16du:dateUtc="2026-09-21T08:09:00Z">
                  <w:rPr>
                    <w:ins w:id="3364" w:author="Hamdy Rashed" w:date="2026-08-02T13:15:00Z" w16du:dateUtc="2026-08-02T10:15:00Z"/>
                    <w:rFonts w:asciiTheme="minorBidi" w:eastAsia="Arial" w:hAnsiTheme="minorBidi" w:cstheme="minorBidi"/>
                    <w:sz w:val="18"/>
                    <w:szCs w:val="18"/>
                  </w:rPr>
                </w:rPrChange>
              </w:rPr>
            </w:pPr>
            <w:ins w:id="3365" w:author="Hamdy Rashed" w:date="2026-08-02T13:19:00Z" w16du:dateUtc="2026-08-02T10:19:00Z">
              <w:r w:rsidRPr="001065A1">
                <w:rPr>
                  <w:rFonts w:asciiTheme="minorBidi" w:hAnsiTheme="minorBidi" w:cstheme="minorBidi"/>
                  <w:bCs/>
                  <w:szCs w:val="20"/>
                  <w:rtl/>
                  <w:rPrChange w:id="3366" w:author="MOHSEN QURAEN" w:date="2026-09-21T11:09:00Z" w16du:dateUtc="2026-09-21T08:09:00Z">
                    <w:rPr>
                      <w:rFonts w:asciiTheme="minorBidi" w:hAnsiTheme="minorBidi" w:cstheme="minorBidi"/>
                      <w:sz w:val="18"/>
                      <w:szCs w:val="18"/>
                      <w:rtl/>
                    </w:rPr>
                  </w:rPrChange>
                </w:rPr>
                <w:t>تعديل نسب ملكية الشركاء</w:t>
              </w:r>
            </w:ins>
          </w:p>
        </w:tc>
        <w:tc>
          <w:tcPr>
            <w:tcW w:w="2556" w:type="dxa"/>
            <w:tcMar>
              <w:top w:w="90" w:type="dxa"/>
              <w:left w:w="100" w:type="dxa"/>
              <w:bottom w:w="90" w:type="dxa"/>
              <w:right w:w="100" w:type="dxa"/>
            </w:tcMar>
          </w:tcPr>
          <w:p w14:paraId="60EDE84F" w14:textId="6E88C0FF" w:rsidR="00BB61CC" w:rsidRPr="001065A1" w:rsidRDefault="00BB61CC" w:rsidP="00BB61CC">
            <w:pPr>
              <w:bidi/>
              <w:spacing w:after="0"/>
              <w:rPr>
                <w:ins w:id="3367" w:author="Hamdy Rashed" w:date="2026-08-02T13:15:00Z" w16du:dateUtc="2026-08-02T10:15:00Z"/>
                <w:rFonts w:asciiTheme="minorBidi" w:eastAsia="Arial" w:hAnsiTheme="minorBidi" w:cstheme="minorBidi"/>
                <w:bCs/>
                <w:szCs w:val="20"/>
                <w:rPrChange w:id="3368" w:author="MOHSEN QURAEN" w:date="2026-09-21T11:09:00Z" w16du:dateUtc="2026-09-21T08:09:00Z">
                  <w:rPr>
                    <w:ins w:id="3369" w:author="Hamdy Rashed" w:date="2026-08-02T13:15:00Z" w16du:dateUtc="2026-08-02T10:15:00Z"/>
                    <w:rFonts w:asciiTheme="minorBidi" w:eastAsia="Arial" w:hAnsiTheme="minorBidi" w:cstheme="minorBidi"/>
                    <w:sz w:val="18"/>
                    <w:szCs w:val="18"/>
                  </w:rPr>
                </w:rPrChange>
              </w:rPr>
            </w:pPr>
            <w:ins w:id="3370" w:author="Hamdy Rashed" w:date="2026-08-02T13:19:00Z" w16du:dateUtc="2026-08-02T10:19:00Z">
              <w:r w:rsidRPr="001065A1">
                <w:rPr>
                  <w:rFonts w:asciiTheme="minorBidi" w:hAnsiTheme="minorBidi" w:cstheme="minorBidi"/>
                  <w:bCs/>
                  <w:szCs w:val="20"/>
                  <w:rPrChange w:id="3371" w:author="MOHSEN QURAEN" w:date="2026-09-21T11:09:00Z" w16du:dateUtc="2026-09-21T08:09:00Z">
                    <w:rPr>
                      <w:rFonts w:asciiTheme="minorBidi" w:hAnsiTheme="minorBidi" w:cstheme="minorBidi"/>
                      <w:sz w:val="18"/>
                      <w:szCs w:val="18"/>
                    </w:rPr>
                  </w:rPrChange>
                </w:rPr>
                <w:t>UAT-AML-005</w:t>
              </w:r>
            </w:ins>
          </w:p>
        </w:tc>
      </w:tr>
      <w:tr w:rsidR="00BB61CC" w:rsidRPr="001065A1" w14:paraId="3D259D32" w14:textId="77777777" w:rsidTr="00D44414">
        <w:trPr>
          <w:cantSplit/>
          <w:jc w:val="center"/>
          <w:ins w:id="3372" w:author="Hamdy Rashed" w:date="2026-08-02T13:18:00Z"/>
        </w:trPr>
        <w:tc>
          <w:tcPr>
            <w:tcW w:w="2556" w:type="dxa"/>
            <w:tcMar>
              <w:top w:w="90" w:type="dxa"/>
              <w:left w:w="100" w:type="dxa"/>
              <w:bottom w:w="90" w:type="dxa"/>
              <w:right w:w="100" w:type="dxa"/>
            </w:tcMar>
          </w:tcPr>
          <w:p w14:paraId="50CC8E4B" w14:textId="0F60EB61" w:rsidR="00BB61CC" w:rsidRPr="001065A1" w:rsidRDefault="00BB61CC" w:rsidP="00BB61CC">
            <w:pPr>
              <w:bidi/>
              <w:spacing w:after="0"/>
              <w:rPr>
                <w:ins w:id="3373" w:author="Hamdy Rashed" w:date="2026-08-02T13:18:00Z" w16du:dateUtc="2026-08-02T10:18:00Z"/>
                <w:rFonts w:asciiTheme="minorBidi" w:eastAsia="Arial" w:hAnsiTheme="minorBidi" w:cstheme="minorBidi"/>
                <w:bCs/>
                <w:szCs w:val="20"/>
                <w:rPrChange w:id="3374" w:author="MOHSEN QURAEN" w:date="2026-09-21T11:09:00Z" w16du:dateUtc="2026-09-21T08:09:00Z">
                  <w:rPr>
                    <w:ins w:id="3375" w:author="Hamdy Rashed" w:date="2026-08-02T13:18:00Z" w16du:dateUtc="2026-08-02T10:18:00Z"/>
                    <w:rFonts w:asciiTheme="minorBidi" w:eastAsia="Arial" w:hAnsiTheme="minorBidi" w:cstheme="minorBidi"/>
                    <w:sz w:val="18"/>
                    <w:szCs w:val="18"/>
                  </w:rPr>
                </w:rPrChange>
              </w:rPr>
            </w:pPr>
            <w:ins w:id="3376" w:author="Hamdy Rashed" w:date="2026-08-02T13:19:00Z" w16du:dateUtc="2026-08-02T10:19:00Z">
              <w:r w:rsidRPr="001065A1">
                <w:rPr>
                  <w:rFonts w:asciiTheme="minorBidi" w:hAnsiTheme="minorBidi" w:cstheme="minorBidi"/>
                  <w:bCs/>
                  <w:szCs w:val="20"/>
                  <w:rtl/>
                  <w:rPrChange w:id="3377" w:author="MOHSEN QURAEN" w:date="2026-09-21T11:09:00Z" w16du:dateUtc="2026-09-21T08:09:00Z">
                    <w:rPr>
                      <w:rFonts w:asciiTheme="minorBidi" w:hAnsiTheme="minorBidi" w:cstheme="minorBidi"/>
                      <w:sz w:val="18"/>
                      <w:szCs w:val="18"/>
                      <w:rtl/>
                    </w:rPr>
                  </w:rPrChange>
                </w:rPr>
                <w:t>يقوم النظام بتسجيل التغيير، وإرسال تنبيه، وإعادة التحقق من</w:t>
              </w:r>
              <w:r w:rsidRPr="001065A1">
                <w:rPr>
                  <w:rFonts w:asciiTheme="minorBidi" w:hAnsiTheme="minorBidi" w:cstheme="minorBidi"/>
                  <w:bCs/>
                  <w:szCs w:val="20"/>
                  <w:rPrChange w:id="3378" w:author="MOHSEN QURAEN" w:date="2026-09-21T11:09:00Z" w16du:dateUtc="2026-09-21T08:09:00Z">
                    <w:rPr>
                      <w:rFonts w:asciiTheme="minorBidi" w:hAnsiTheme="minorBidi" w:cstheme="minorBidi"/>
                      <w:sz w:val="18"/>
                      <w:szCs w:val="18"/>
                    </w:rPr>
                  </w:rPrChange>
                </w:rPr>
                <w:t xml:space="preserve"> UBO</w:t>
              </w:r>
              <w:r w:rsidRPr="001065A1">
                <w:rPr>
                  <w:rFonts w:asciiTheme="minorBidi" w:hAnsiTheme="minorBidi" w:cstheme="minorBidi"/>
                  <w:bCs/>
                  <w:szCs w:val="20"/>
                  <w:rtl/>
                  <w:rPrChange w:id="3379" w:author="MOHSEN QURAEN" w:date="2026-09-21T11:09:00Z" w16du:dateUtc="2026-09-21T08:09:00Z">
                    <w:rPr>
                      <w:rFonts w:asciiTheme="minorBidi" w:hAnsiTheme="minorBidi" w:cstheme="minorBidi"/>
                      <w:sz w:val="18"/>
                      <w:szCs w:val="18"/>
                      <w:rtl/>
                    </w:rPr>
                  </w:rPrChange>
                </w:rPr>
                <w:t>، وإعادة</w:t>
              </w:r>
              <w:r w:rsidRPr="001065A1">
                <w:rPr>
                  <w:rFonts w:asciiTheme="minorBidi" w:hAnsiTheme="minorBidi" w:cstheme="minorBidi"/>
                  <w:bCs/>
                  <w:szCs w:val="20"/>
                  <w:rPrChange w:id="3380" w:author="MOHSEN QURAEN" w:date="2026-09-21T11:09:00Z" w16du:dateUtc="2026-09-21T08:09:00Z">
                    <w:rPr>
                      <w:rFonts w:asciiTheme="minorBidi" w:hAnsiTheme="minorBidi" w:cstheme="minorBidi"/>
                      <w:sz w:val="18"/>
                      <w:szCs w:val="18"/>
                    </w:rPr>
                  </w:rPrChange>
                </w:rPr>
                <w:t xml:space="preserve"> Screening</w:t>
              </w:r>
              <w:r w:rsidRPr="001065A1">
                <w:rPr>
                  <w:rFonts w:asciiTheme="minorBidi" w:hAnsiTheme="minorBidi" w:cstheme="minorBidi"/>
                  <w:bCs/>
                  <w:szCs w:val="20"/>
                  <w:rtl/>
                  <w:rPrChange w:id="3381" w:author="MOHSEN QURAEN" w:date="2026-09-21T11:09:00Z" w16du:dateUtc="2026-09-21T08:09:00Z">
                    <w:rPr>
                      <w:rFonts w:asciiTheme="minorBidi" w:hAnsiTheme="minorBidi" w:cstheme="minorBidi"/>
                      <w:sz w:val="18"/>
                      <w:szCs w:val="18"/>
                      <w:rtl/>
                    </w:rPr>
                  </w:rPrChange>
                </w:rPr>
                <w:t>، وإعادة تقييم مستوى المخاطر قبل اعتماد التعديل.</w:t>
              </w:r>
            </w:ins>
          </w:p>
        </w:tc>
        <w:tc>
          <w:tcPr>
            <w:tcW w:w="2556" w:type="dxa"/>
            <w:tcMar>
              <w:top w:w="90" w:type="dxa"/>
              <w:left w:w="100" w:type="dxa"/>
              <w:bottom w:w="90" w:type="dxa"/>
              <w:right w:w="100" w:type="dxa"/>
            </w:tcMar>
          </w:tcPr>
          <w:p w14:paraId="527BA152" w14:textId="14329BB8" w:rsidR="00BB61CC" w:rsidRPr="001065A1" w:rsidRDefault="00BB61CC" w:rsidP="00BB61CC">
            <w:pPr>
              <w:bidi/>
              <w:spacing w:after="0"/>
              <w:rPr>
                <w:ins w:id="3382" w:author="Hamdy Rashed" w:date="2026-08-02T13:18:00Z" w16du:dateUtc="2026-08-02T10:18:00Z"/>
                <w:rFonts w:asciiTheme="minorBidi" w:eastAsia="Arial" w:hAnsiTheme="minorBidi" w:cstheme="minorBidi"/>
                <w:bCs/>
                <w:szCs w:val="20"/>
                <w:rPrChange w:id="3383" w:author="MOHSEN QURAEN" w:date="2026-09-21T11:09:00Z" w16du:dateUtc="2026-09-21T08:09:00Z">
                  <w:rPr>
                    <w:ins w:id="3384" w:author="Hamdy Rashed" w:date="2026-08-02T13:18:00Z" w16du:dateUtc="2026-08-02T10:18:00Z"/>
                    <w:rFonts w:asciiTheme="minorBidi" w:eastAsia="Arial" w:hAnsiTheme="minorBidi" w:cstheme="minorBidi"/>
                    <w:sz w:val="18"/>
                    <w:szCs w:val="18"/>
                  </w:rPr>
                </w:rPrChange>
              </w:rPr>
            </w:pPr>
            <w:ins w:id="3385" w:author="Hamdy Rashed" w:date="2026-08-02T13:19:00Z" w16du:dateUtc="2026-08-02T10:19:00Z">
              <w:r w:rsidRPr="001065A1">
                <w:rPr>
                  <w:rFonts w:asciiTheme="minorBidi" w:hAnsiTheme="minorBidi" w:cstheme="minorBidi"/>
                  <w:bCs/>
                  <w:szCs w:val="20"/>
                  <w:rtl/>
                  <w:rPrChange w:id="3386" w:author="MOHSEN QURAEN" w:date="2026-09-21T11:09:00Z" w16du:dateUtc="2026-09-21T08:09:00Z">
                    <w:rPr>
                      <w:rFonts w:asciiTheme="minorBidi" w:hAnsiTheme="minorBidi" w:cstheme="minorBidi"/>
                      <w:sz w:val="18"/>
                      <w:szCs w:val="18"/>
                      <w:rtl/>
                    </w:rPr>
                  </w:rPrChange>
                </w:rPr>
                <w:t>تعديل أو استبدال أو حذف بيانات المستفيد الحقيقي للمفوتر.</w:t>
              </w:r>
            </w:ins>
          </w:p>
        </w:tc>
        <w:tc>
          <w:tcPr>
            <w:tcW w:w="2556" w:type="dxa"/>
            <w:tcMar>
              <w:top w:w="90" w:type="dxa"/>
              <w:left w:w="100" w:type="dxa"/>
              <w:bottom w:w="90" w:type="dxa"/>
              <w:right w:w="100" w:type="dxa"/>
            </w:tcMar>
          </w:tcPr>
          <w:p w14:paraId="6BE8AAF7" w14:textId="748C8D26" w:rsidR="00BB61CC" w:rsidRPr="001065A1" w:rsidRDefault="00BB61CC" w:rsidP="00BB61CC">
            <w:pPr>
              <w:bidi/>
              <w:spacing w:after="0"/>
              <w:rPr>
                <w:ins w:id="3387" w:author="Hamdy Rashed" w:date="2026-08-02T13:18:00Z" w16du:dateUtc="2026-08-02T10:18:00Z"/>
                <w:rFonts w:asciiTheme="minorBidi" w:eastAsia="Arial" w:hAnsiTheme="minorBidi" w:cstheme="minorBidi"/>
                <w:bCs/>
                <w:szCs w:val="20"/>
                <w:rPrChange w:id="3388" w:author="MOHSEN QURAEN" w:date="2026-09-21T11:09:00Z" w16du:dateUtc="2026-09-21T08:09:00Z">
                  <w:rPr>
                    <w:ins w:id="3389" w:author="Hamdy Rashed" w:date="2026-08-02T13:18:00Z" w16du:dateUtc="2026-08-02T10:18:00Z"/>
                    <w:rFonts w:asciiTheme="minorBidi" w:eastAsia="Arial" w:hAnsiTheme="minorBidi" w:cstheme="minorBidi"/>
                    <w:sz w:val="18"/>
                    <w:szCs w:val="18"/>
                  </w:rPr>
                </w:rPrChange>
              </w:rPr>
            </w:pPr>
            <w:ins w:id="3390" w:author="Hamdy Rashed" w:date="2026-08-02T13:19:00Z" w16du:dateUtc="2026-08-02T10:19:00Z">
              <w:r w:rsidRPr="001065A1">
                <w:rPr>
                  <w:rFonts w:asciiTheme="minorBidi" w:hAnsiTheme="minorBidi" w:cstheme="minorBidi"/>
                  <w:bCs/>
                  <w:szCs w:val="20"/>
                  <w:rtl/>
                  <w:rPrChange w:id="3391" w:author="MOHSEN QURAEN" w:date="2026-09-21T11:09:00Z" w16du:dateUtc="2026-09-21T08:09:00Z">
                    <w:rPr>
                      <w:rFonts w:asciiTheme="minorBidi" w:hAnsiTheme="minorBidi" w:cstheme="minorBidi"/>
                      <w:sz w:val="18"/>
                      <w:szCs w:val="18"/>
                      <w:rtl/>
                    </w:rPr>
                  </w:rPrChange>
                </w:rPr>
                <w:t>تغيير بيانات المستفيد الحقيقي</w:t>
              </w:r>
              <w:r w:rsidRPr="001065A1">
                <w:rPr>
                  <w:rFonts w:asciiTheme="minorBidi" w:hAnsiTheme="minorBidi" w:cstheme="minorBidi"/>
                  <w:bCs/>
                  <w:szCs w:val="20"/>
                  <w:rPrChange w:id="3392" w:author="MOHSEN QURAEN" w:date="2026-09-21T11:09:00Z" w16du:dateUtc="2026-09-21T08:09:00Z">
                    <w:rPr>
                      <w:rFonts w:asciiTheme="minorBidi" w:hAnsiTheme="minorBidi" w:cstheme="minorBidi"/>
                      <w:sz w:val="18"/>
                      <w:szCs w:val="18"/>
                    </w:rPr>
                  </w:rPrChange>
                </w:rPr>
                <w:t xml:space="preserve"> (UBO)</w:t>
              </w:r>
            </w:ins>
          </w:p>
        </w:tc>
        <w:tc>
          <w:tcPr>
            <w:tcW w:w="2556" w:type="dxa"/>
            <w:tcMar>
              <w:top w:w="90" w:type="dxa"/>
              <w:left w:w="100" w:type="dxa"/>
              <w:bottom w:w="90" w:type="dxa"/>
              <w:right w:w="100" w:type="dxa"/>
            </w:tcMar>
          </w:tcPr>
          <w:p w14:paraId="57F3C050" w14:textId="4F0FEA8F" w:rsidR="00BB61CC" w:rsidRPr="001065A1" w:rsidRDefault="00BB61CC" w:rsidP="00BB61CC">
            <w:pPr>
              <w:bidi/>
              <w:spacing w:after="0"/>
              <w:rPr>
                <w:ins w:id="3393" w:author="Hamdy Rashed" w:date="2026-08-02T13:18:00Z" w16du:dateUtc="2026-08-02T10:18:00Z"/>
                <w:rFonts w:asciiTheme="minorBidi" w:eastAsia="Arial" w:hAnsiTheme="minorBidi" w:cstheme="minorBidi"/>
                <w:bCs/>
                <w:szCs w:val="20"/>
                <w:rPrChange w:id="3394" w:author="MOHSEN QURAEN" w:date="2026-09-21T11:09:00Z" w16du:dateUtc="2026-09-21T08:09:00Z">
                  <w:rPr>
                    <w:ins w:id="3395" w:author="Hamdy Rashed" w:date="2026-08-02T13:18:00Z" w16du:dateUtc="2026-08-02T10:18:00Z"/>
                    <w:rFonts w:asciiTheme="minorBidi" w:eastAsia="Arial" w:hAnsiTheme="minorBidi" w:cstheme="minorBidi"/>
                    <w:sz w:val="18"/>
                    <w:szCs w:val="18"/>
                  </w:rPr>
                </w:rPrChange>
              </w:rPr>
            </w:pPr>
            <w:ins w:id="3396" w:author="Hamdy Rashed" w:date="2026-08-02T13:19:00Z" w16du:dateUtc="2026-08-02T10:19:00Z">
              <w:r w:rsidRPr="001065A1">
                <w:rPr>
                  <w:rFonts w:asciiTheme="minorBidi" w:hAnsiTheme="minorBidi" w:cstheme="minorBidi"/>
                  <w:bCs/>
                  <w:szCs w:val="20"/>
                  <w:rPrChange w:id="3397" w:author="MOHSEN QURAEN" w:date="2026-09-21T11:09:00Z" w16du:dateUtc="2026-09-21T08:09:00Z">
                    <w:rPr>
                      <w:rFonts w:asciiTheme="minorBidi" w:hAnsiTheme="minorBidi" w:cstheme="minorBidi"/>
                      <w:sz w:val="18"/>
                      <w:szCs w:val="18"/>
                    </w:rPr>
                  </w:rPrChange>
                </w:rPr>
                <w:t>UAT-AML-006</w:t>
              </w:r>
            </w:ins>
          </w:p>
        </w:tc>
      </w:tr>
      <w:tr w:rsidR="00BB61CC" w:rsidRPr="001065A1" w14:paraId="74FE6795" w14:textId="77777777" w:rsidTr="00D44414">
        <w:trPr>
          <w:cantSplit/>
          <w:jc w:val="center"/>
          <w:ins w:id="3398" w:author="Hamdy Rashed" w:date="2026-08-02T13:18:00Z"/>
        </w:trPr>
        <w:tc>
          <w:tcPr>
            <w:tcW w:w="2556" w:type="dxa"/>
            <w:tcMar>
              <w:top w:w="90" w:type="dxa"/>
              <w:left w:w="100" w:type="dxa"/>
              <w:bottom w:w="90" w:type="dxa"/>
              <w:right w:w="100" w:type="dxa"/>
            </w:tcMar>
          </w:tcPr>
          <w:p w14:paraId="192309E0" w14:textId="30A63E40" w:rsidR="00BB61CC" w:rsidRPr="001065A1" w:rsidRDefault="00BB61CC" w:rsidP="00BB61CC">
            <w:pPr>
              <w:bidi/>
              <w:spacing w:after="0"/>
              <w:rPr>
                <w:ins w:id="3399" w:author="Hamdy Rashed" w:date="2026-08-02T13:18:00Z" w16du:dateUtc="2026-08-02T10:18:00Z"/>
                <w:rFonts w:asciiTheme="minorBidi" w:hAnsiTheme="minorBidi" w:cstheme="minorBidi"/>
                <w:bCs/>
                <w:szCs w:val="20"/>
                <w:rPrChange w:id="3400" w:author="MOHSEN QURAEN" w:date="2026-09-21T11:09:00Z" w16du:dateUtc="2026-09-21T08:09:00Z">
                  <w:rPr>
                    <w:ins w:id="3401" w:author="Hamdy Rashed" w:date="2026-08-02T13:18:00Z" w16du:dateUtc="2026-08-02T10:18:00Z"/>
                    <w:rFonts w:asciiTheme="minorBidi" w:hAnsiTheme="minorBidi" w:cstheme="minorBidi"/>
                    <w:sz w:val="18"/>
                    <w:szCs w:val="18"/>
                  </w:rPr>
                </w:rPrChange>
              </w:rPr>
            </w:pPr>
            <w:ins w:id="3402" w:author="Hamdy Rashed" w:date="2026-08-02T13:19:00Z" w16du:dateUtc="2026-08-02T10:19:00Z">
              <w:r w:rsidRPr="001065A1">
                <w:rPr>
                  <w:rFonts w:asciiTheme="minorBidi" w:hAnsiTheme="minorBidi" w:cstheme="minorBidi"/>
                  <w:bCs/>
                  <w:szCs w:val="20"/>
                  <w:rtl/>
                  <w:rPrChange w:id="3403" w:author="MOHSEN QURAEN" w:date="2026-09-21T11:09:00Z" w16du:dateUtc="2026-09-21T08:09:00Z">
                    <w:rPr>
                      <w:rFonts w:asciiTheme="minorBidi" w:hAnsiTheme="minorBidi" w:cstheme="minorBidi"/>
                      <w:sz w:val="18"/>
                      <w:szCs w:val="18"/>
                      <w:rtl/>
                    </w:rPr>
                  </w:rPrChange>
                </w:rPr>
                <w:t>يقوم النظام بإعادة تنفيذ</w:t>
              </w:r>
              <w:r w:rsidRPr="001065A1">
                <w:rPr>
                  <w:rFonts w:asciiTheme="minorBidi" w:hAnsiTheme="minorBidi" w:cstheme="minorBidi"/>
                  <w:bCs/>
                  <w:szCs w:val="20"/>
                  <w:rPrChange w:id="3404" w:author="MOHSEN QURAEN" w:date="2026-09-21T11:09:00Z" w16du:dateUtc="2026-09-21T08:09:00Z">
                    <w:rPr>
                      <w:rFonts w:asciiTheme="minorBidi" w:hAnsiTheme="minorBidi" w:cstheme="minorBidi"/>
                      <w:sz w:val="18"/>
                      <w:szCs w:val="18"/>
                    </w:rPr>
                  </w:rPrChange>
                </w:rPr>
                <w:t xml:space="preserve"> Screening </w:t>
              </w:r>
              <w:r w:rsidRPr="001065A1">
                <w:rPr>
                  <w:rFonts w:asciiTheme="minorBidi" w:hAnsiTheme="minorBidi" w:cstheme="minorBidi"/>
                  <w:bCs/>
                  <w:szCs w:val="20"/>
                  <w:rtl/>
                  <w:rPrChange w:id="3405" w:author="MOHSEN QURAEN" w:date="2026-09-21T11:09:00Z" w16du:dateUtc="2026-09-21T08:09:00Z">
                    <w:rPr>
                      <w:rFonts w:asciiTheme="minorBidi" w:hAnsiTheme="minorBidi" w:cstheme="minorBidi"/>
                      <w:sz w:val="18"/>
                      <w:szCs w:val="18"/>
                      <w:rtl/>
                    </w:rPr>
                  </w:rPrChange>
                </w:rPr>
                <w:t>باستخدام أحدث قوائم العقوبات، مع حفظ نتيجة الفحص الجديدة دون حذف السجل السابق.</w:t>
              </w:r>
            </w:ins>
          </w:p>
        </w:tc>
        <w:tc>
          <w:tcPr>
            <w:tcW w:w="2556" w:type="dxa"/>
            <w:tcMar>
              <w:top w:w="90" w:type="dxa"/>
              <w:left w:w="100" w:type="dxa"/>
              <w:bottom w:w="90" w:type="dxa"/>
              <w:right w:w="100" w:type="dxa"/>
            </w:tcMar>
          </w:tcPr>
          <w:p w14:paraId="703E99BC" w14:textId="74AEEFF8" w:rsidR="00BB61CC" w:rsidRPr="001065A1" w:rsidRDefault="00BB61CC" w:rsidP="00BB61CC">
            <w:pPr>
              <w:bidi/>
              <w:spacing w:after="0"/>
              <w:rPr>
                <w:ins w:id="3406" w:author="Hamdy Rashed" w:date="2026-08-02T13:18:00Z" w16du:dateUtc="2026-08-02T10:18:00Z"/>
                <w:rFonts w:asciiTheme="minorBidi" w:eastAsia="Arial" w:hAnsiTheme="minorBidi" w:cstheme="minorBidi"/>
                <w:bCs/>
                <w:szCs w:val="20"/>
                <w:rPrChange w:id="3407" w:author="MOHSEN QURAEN" w:date="2026-09-21T11:09:00Z" w16du:dateUtc="2026-09-21T08:09:00Z">
                  <w:rPr>
                    <w:ins w:id="3408" w:author="Hamdy Rashed" w:date="2026-08-02T13:18:00Z" w16du:dateUtc="2026-08-02T10:18:00Z"/>
                    <w:rFonts w:asciiTheme="minorBidi" w:eastAsia="Arial" w:hAnsiTheme="minorBidi" w:cstheme="minorBidi"/>
                    <w:sz w:val="18"/>
                    <w:szCs w:val="18"/>
                  </w:rPr>
                </w:rPrChange>
              </w:rPr>
            </w:pPr>
            <w:ins w:id="3409" w:author="Hamdy Rashed" w:date="2026-08-02T13:19:00Z" w16du:dateUtc="2026-08-02T10:19:00Z">
              <w:r w:rsidRPr="001065A1">
                <w:rPr>
                  <w:rFonts w:asciiTheme="minorBidi" w:hAnsiTheme="minorBidi" w:cstheme="minorBidi"/>
                  <w:bCs/>
                  <w:szCs w:val="20"/>
                  <w:rtl/>
                  <w:rPrChange w:id="3410" w:author="MOHSEN QURAEN" w:date="2026-09-21T11:09:00Z" w16du:dateUtc="2026-09-21T08:09:00Z">
                    <w:rPr>
                      <w:rFonts w:asciiTheme="minorBidi" w:hAnsiTheme="minorBidi" w:cstheme="minorBidi"/>
                      <w:sz w:val="18"/>
                      <w:szCs w:val="18"/>
                      <w:rtl/>
                    </w:rPr>
                  </w:rPrChange>
                </w:rPr>
                <w:t>تعديل بيانات العميل أو تنفيذ إعادة الفحص يدوياً بواسطة المستخدم المخول.</w:t>
              </w:r>
            </w:ins>
          </w:p>
        </w:tc>
        <w:tc>
          <w:tcPr>
            <w:tcW w:w="2556" w:type="dxa"/>
            <w:tcMar>
              <w:top w:w="90" w:type="dxa"/>
              <w:left w:w="100" w:type="dxa"/>
              <w:bottom w:w="90" w:type="dxa"/>
              <w:right w:w="100" w:type="dxa"/>
            </w:tcMar>
          </w:tcPr>
          <w:p w14:paraId="2C9CA674" w14:textId="7638EB4F" w:rsidR="00BB61CC" w:rsidRPr="001065A1" w:rsidRDefault="00BB61CC" w:rsidP="00BB61CC">
            <w:pPr>
              <w:bidi/>
              <w:spacing w:after="0"/>
              <w:rPr>
                <w:ins w:id="3411" w:author="Hamdy Rashed" w:date="2026-08-02T13:18:00Z" w16du:dateUtc="2026-08-02T10:18:00Z"/>
                <w:rFonts w:asciiTheme="minorBidi" w:eastAsia="Arial" w:hAnsiTheme="minorBidi" w:cstheme="minorBidi"/>
                <w:bCs/>
                <w:szCs w:val="20"/>
                <w:rPrChange w:id="3412" w:author="MOHSEN QURAEN" w:date="2026-09-21T11:09:00Z" w16du:dateUtc="2026-09-21T08:09:00Z">
                  <w:rPr>
                    <w:ins w:id="3413" w:author="Hamdy Rashed" w:date="2026-08-02T13:18:00Z" w16du:dateUtc="2026-08-02T10:18:00Z"/>
                    <w:rFonts w:asciiTheme="minorBidi" w:eastAsia="Arial" w:hAnsiTheme="minorBidi" w:cstheme="minorBidi"/>
                    <w:sz w:val="18"/>
                    <w:szCs w:val="18"/>
                  </w:rPr>
                </w:rPrChange>
              </w:rPr>
            </w:pPr>
            <w:ins w:id="3414" w:author="Hamdy Rashed" w:date="2026-08-02T13:19:00Z" w16du:dateUtc="2026-08-02T10:19:00Z">
              <w:r w:rsidRPr="001065A1">
                <w:rPr>
                  <w:rFonts w:asciiTheme="minorBidi" w:hAnsiTheme="minorBidi" w:cstheme="minorBidi"/>
                  <w:bCs/>
                  <w:szCs w:val="20"/>
                  <w:rtl/>
                  <w:rPrChange w:id="3415" w:author="MOHSEN QURAEN" w:date="2026-09-21T11:09:00Z" w16du:dateUtc="2026-09-21T08:09:00Z">
                    <w:rPr>
                      <w:rFonts w:asciiTheme="minorBidi" w:hAnsiTheme="minorBidi" w:cstheme="minorBidi"/>
                      <w:sz w:val="18"/>
                      <w:szCs w:val="18"/>
                      <w:rtl/>
                    </w:rPr>
                  </w:rPrChange>
                </w:rPr>
                <w:t>إعادة فحص العقوبات</w:t>
              </w:r>
              <w:r w:rsidRPr="001065A1">
                <w:rPr>
                  <w:rFonts w:asciiTheme="minorBidi" w:hAnsiTheme="minorBidi" w:cstheme="minorBidi"/>
                  <w:bCs/>
                  <w:szCs w:val="20"/>
                  <w:rPrChange w:id="3416" w:author="MOHSEN QURAEN" w:date="2026-09-21T11:09:00Z" w16du:dateUtc="2026-09-21T08:09:00Z">
                    <w:rPr>
                      <w:rFonts w:asciiTheme="minorBidi" w:hAnsiTheme="minorBidi" w:cstheme="minorBidi"/>
                      <w:sz w:val="18"/>
                      <w:szCs w:val="18"/>
                    </w:rPr>
                  </w:rPrChange>
                </w:rPr>
                <w:t xml:space="preserve"> (Screening)</w:t>
              </w:r>
            </w:ins>
          </w:p>
        </w:tc>
        <w:tc>
          <w:tcPr>
            <w:tcW w:w="2556" w:type="dxa"/>
            <w:tcMar>
              <w:top w:w="90" w:type="dxa"/>
              <w:left w:w="100" w:type="dxa"/>
              <w:bottom w:w="90" w:type="dxa"/>
              <w:right w:w="100" w:type="dxa"/>
            </w:tcMar>
          </w:tcPr>
          <w:p w14:paraId="10AA6C03" w14:textId="00A83D66" w:rsidR="00BB61CC" w:rsidRPr="001065A1" w:rsidRDefault="00BB61CC" w:rsidP="00BB61CC">
            <w:pPr>
              <w:bidi/>
              <w:spacing w:after="0"/>
              <w:rPr>
                <w:ins w:id="3417" w:author="Hamdy Rashed" w:date="2026-08-02T13:18:00Z" w16du:dateUtc="2026-08-02T10:18:00Z"/>
                <w:rFonts w:asciiTheme="minorBidi" w:eastAsia="Arial" w:hAnsiTheme="minorBidi" w:cstheme="minorBidi"/>
                <w:bCs/>
                <w:szCs w:val="20"/>
                <w:rPrChange w:id="3418" w:author="MOHSEN QURAEN" w:date="2026-09-21T11:09:00Z" w16du:dateUtc="2026-09-21T08:09:00Z">
                  <w:rPr>
                    <w:ins w:id="3419" w:author="Hamdy Rashed" w:date="2026-08-02T13:18:00Z" w16du:dateUtc="2026-08-02T10:18:00Z"/>
                    <w:rFonts w:asciiTheme="minorBidi" w:eastAsia="Arial" w:hAnsiTheme="minorBidi" w:cstheme="minorBidi"/>
                    <w:sz w:val="18"/>
                    <w:szCs w:val="18"/>
                  </w:rPr>
                </w:rPrChange>
              </w:rPr>
            </w:pPr>
            <w:ins w:id="3420" w:author="Hamdy Rashed" w:date="2026-08-02T13:19:00Z" w16du:dateUtc="2026-08-02T10:19:00Z">
              <w:r w:rsidRPr="001065A1">
                <w:rPr>
                  <w:rFonts w:asciiTheme="minorBidi" w:hAnsiTheme="minorBidi" w:cstheme="minorBidi"/>
                  <w:bCs/>
                  <w:szCs w:val="20"/>
                  <w:rPrChange w:id="3421" w:author="MOHSEN QURAEN" w:date="2026-09-21T11:09:00Z" w16du:dateUtc="2026-09-21T08:09:00Z">
                    <w:rPr>
                      <w:rFonts w:asciiTheme="minorBidi" w:hAnsiTheme="minorBidi" w:cstheme="minorBidi"/>
                      <w:sz w:val="18"/>
                      <w:szCs w:val="18"/>
                    </w:rPr>
                  </w:rPrChange>
                </w:rPr>
                <w:t>UAT-AML-007</w:t>
              </w:r>
            </w:ins>
          </w:p>
        </w:tc>
      </w:tr>
      <w:tr w:rsidR="00BB61CC" w:rsidRPr="001065A1" w14:paraId="628DA09C" w14:textId="77777777" w:rsidTr="00D44414">
        <w:trPr>
          <w:cantSplit/>
          <w:jc w:val="center"/>
          <w:ins w:id="3422" w:author="Hamdy Rashed" w:date="2026-08-02T13:18:00Z"/>
        </w:trPr>
        <w:tc>
          <w:tcPr>
            <w:tcW w:w="2556" w:type="dxa"/>
            <w:tcMar>
              <w:top w:w="90" w:type="dxa"/>
              <w:left w:w="100" w:type="dxa"/>
              <w:bottom w:w="90" w:type="dxa"/>
              <w:right w:w="100" w:type="dxa"/>
            </w:tcMar>
          </w:tcPr>
          <w:p w14:paraId="5E51BA85" w14:textId="514823BB" w:rsidR="00BB61CC" w:rsidRPr="001065A1" w:rsidRDefault="00BB61CC" w:rsidP="00BB61CC">
            <w:pPr>
              <w:bidi/>
              <w:spacing w:after="0"/>
              <w:rPr>
                <w:ins w:id="3423" w:author="Hamdy Rashed" w:date="2026-08-02T13:18:00Z" w16du:dateUtc="2026-08-02T10:18:00Z"/>
                <w:rFonts w:asciiTheme="minorBidi" w:eastAsia="Arial" w:hAnsiTheme="minorBidi" w:cstheme="minorBidi"/>
                <w:bCs/>
                <w:szCs w:val="20"/>
                <w:rPrChange w:id="3424" w:author="MOHSEN QURAEN" w:date="2026-09-21T11:09:00Z" w16du:dateUtc="2026-09-21T08:09:00Z">
                  <w:rPr>
                    <w:ins w:id="3425" w:author="Hamdy Rashed" w:date="2026-08-02T13:18:00Z" w16du:dateUtc="2026-08-02T10:18:00Z"/>
                    <w:rFonts w:asciiTheme="minorBidi" w:eastAsia="Arial" w:hAnsiTheme="minorBidi" w:cstheme="minorBidi"/>
                    <w:sz w:val="18"/>
                    <w:szCs w:val="18"/>
                  </w:rPr>
                </w:rPrChange>
              </w:rPr>
            </w:pPr>
            <w:ins w:id="3426" w:author="Hamdy Rashed" w:date="2026-08-02T13:19:00Z" w16du:dateUtc="2026-08-02T10:19:00Z">
              <w:r w:rsidRPr="001065A1">
                <w:rPr>
                  <w:rFonts w:asciiTheme="minorBidi" w:hAnsiTheme="minorBidi" w:cstheme="minorBidi"/>
                  <w:bCs/>
                  <w:szCs w:val="20"/>
                  <w:rtl/>
                  <w:rPrChange w:id="3427" w:author="MOHSEN QURAEN" w:date="2026-09-21T11:09:00Z" w16du:dateUtc="2026-09-21T08:09:00Z">
                    <w:rPr>
                      <w:rFonts w:asciiTheme="minorBidi" w:hAnsiTheme="minorBidi" w:cstheme="minorBidi"/>
                      <w:sz w:val="18"/>
                      <w:szCs w:val="18"/>
                      <w:rtl/>
                    </w:rPr>
                  </w:rPrChange>
                </w:rPr>
                <w:t>يقوم النظام بإعادة احتساب مستوى المخاطر تلقائياً، مع الاحتفاظ بالتصنيف السابق والجديد وأسباب التغيير في سجل التدقيق.</w:t>
              </w:r>
            </w:ins>
          </w:p>
        </w:tc>
        <w:tc>
          <w:tcPr>
            <w:tcW w:w="2556" w:type="dxa"/>
            <w:tcMar>
              <w:top w:w="90" w:type="dxa"/>
              <w:left w:w="100" w:type="dxa"/>
              <w:bottom w:w="90" w:type="dxa"/>
              <w:right w:w="100" w:type="dxa"/>
            </w:tcMar>
          </w:tcPr>
          <w:p w14:paraId="006D5CA2" w14:textId="578FA72F" w:rsidR="00BB61CC" w:rsidRPr="001065A1" w:rsidRDefault="00BB61CC" w:rsidP="00BB61CC">
            <w:pPr>
              <w:bidi/>
              <w:spacing w:after="0"/>
              <w:rPr>
                <w:ins w:id="3428" w:author="Hamdy Rashed" w:date="2026-08-02T13:18:00Z" w16du:dateUtc="2026-08-02T10:18:00Z"/>
                <w:rFonts w:asciiTheme="minorBidi" w:eastAsia="Arial" w:hAnsiTheme="minorBidi" w:cstheme="minorBidi"/>
                <w:bCs/>
                <w:szCs w:val="20"/>
                <w:rPrChange w:id="3429" w:author="MOHSEN QURAEN" w:date="2026-09-21T11:09:00Z" w16du:dateUtc="2026-09-21T08:09:00Z">
                  <w:rPr>
                    <w:ins w:id="3430" w:author="Hamdy Rashed" w:date="2026-08-02T13:18:00Z" w16du:dateUtc="2026-08-02T10:18:00Z"/>
                    <w:rFonts w:asciiTheme="minorBidi" w:eastAsia="Arial" w:hAnsiTheme="minorBidi" w:cstheme="minorBidi"/>
                    <w:sz w:val="18"/>
                    <w:szCs w:val="18"/>
                  </w:rPr>
                </w:rPrChange>
              </w:rPr>
            </w:pPr>
            <w:ins w:id="3431" w:author="Hamdy Rashed" w:date="2026-08-02T13:19:00Z" w16du:dateUtc="2026-08-02T10:19:00Z">
              <w:r w:rsidRPr="001065A1">
                <w:rPr>
                  <w:rFonts w:asciiTheme="minorBidi" w:hAnsiTheme="minorBidi" w:cstheme="minorBidi"/>
                  <w:bCs/>
                  <w:szCs w:val="20"/>
                  <w:rtl/>
                  <w:rPrChange w:id="3432" w:author="MOHSEN QURAEN" w:date="2026-09-21T11:09:00Z" w16du:dateUtc="2026-09-21T08:09:00Z">
                    <w:rPr>
                      <w:rFonts w:asciiTheme="minorBidi" w:hAnsiTheme="minorBidi" w:cstheme="minorBidi"/>
                      <w:sz w:val="18"/>
                      <w:szCs w:val="18"/>
                      <w:rtl/>
                    </w:rPr>
                  </w:rPrChange>
                </w:rPr>
                <w:t>تعديل بيانات تؤثر على تقييم المخاطر مثل النشاط التجاري أو حجم المبيعات أو هيكل الملكية أو حالة</w:t>
              </w:r>
              <w:r w:rsidRPr="001065A1">
                <w:rPr>
                  <w:rFonts w:asciiTheme="minorBidi" w:hAnsiTheme="minorBidi" w:cstheme="minorBidi"/>
                  <w:bCs/>
                  <w:szCs w:val="20"/>
                  <w:rPrChange w:id="3433" w:author="MOHSEN QURAEN" w:date="2026-09-21T11:09:00Z" w16du:dateUtc="2026-09-21T08:09:00Z">
                    <w:rPr>
                      <w:rFonts w:asciiTheme="minorBidi" w:hAnsiTheme="minorBidi" w:cstheme="minorBidi"/>
                      <w:sz w:val="18"/>
                      <w:szCs w:val="18"/>
                    </w:rPr>
                  </w:rPrChange>
                </w:rPr>
                <w:t xml:space="preserve"> PEP.</w:t>
              </w:r>
            </w:ins>
          </w:p>
        </w:tc>
        <w:tc>
          <w:tcPr>
            <w:tcW w:w="2556" w:type="dxa"/>
            <w:tcMar>
              <w:top w:w="90" w:type="dxa"/>
              <w:left w:w="100" w:type="dxa"/>
              <w:bottom w:w="90" w:type="dxa"/>
              <w:right w:w="100" w:type="dxa"/>
            </w:tcMar>
          </w:tcPr>
          <w:p w14:paraId="7E875DEF" w14:textId="3D0D8ABE" w:rsidR="00BB61CC" w:rsidRPr="001065A1" w:rsidRDefault="00BB61CC" w:rsidP="00BB61CC">
            <w:pPr>
              <w:bidi/>
              <w:spacing w:after="0"/>
              <w:rPr>
                <w:ins w:id="3434" w:author="Hamdy Rashed" w:date="2026-08-02T13:18:00Z" w16du:dateUtc="2026-08-02T10:18:00Z"/>
                <w:rFonts w:asciiTheme="minorBidi" w:eastAsia="Arial" w:hAnsiTheme="minorBidi" w:cstheme="minorBidi"/>
                <w:bCs/>
                <w:szCs w:val="20"/>
                <w:rPrChange w:id="3435" w:author="MOHSEN QURAEN" w:date="2026-09-21T11:09:00Z" w16du:dateUtc="2026-09-21T08:09:00Z">
                  <w:rPr>
                    <w:ins w:id="3436" w:author="Hamdy Rashed" w:date="2026-08-02T13:18:00Z" w16du:dateUtc="2026-08-02T10:18:00Z"/>
                    <w:rFonts w:asciiTheme="minorBidi" w:eastAsia="Arial" w:hAnsiTheme="minorBidi" w:cstheme="minorBidi"/>
                    <w:sz w:val="18"/>
                    <w:szCs w:val="18"/>
                  </w:rPr>
                </w:rPrChange>
              </w:rPr>
            </w:pPr>
            <w:ins w:id="3437" w:author="Hamdy Rashed" w:date="2026-08-02T13:19:00Z" w16du:dateUtc="2026-08-02T10:19:00Z">
              <w:r w:rsidRPr="001065A1">
                <w:rPr>
                  <w:rFonts w:asciiTheme="minorBidi" w:hAnsiTheme="minorBidi" w:cstheme="minorBidi"/>
                  <w:bCs/>
                  <w:szCs w:val="20"/>
                  <w:rtl/>
                  <w:rPrChange w:id="3438" w:author="MOHSEN QURAEN" w:date="2026-09-21T11:09:00Z" w16du:dateUtc="2026-09-21T08:09:00Z">
                    <w:rPr>
                      <w:rFonts w:asciiTheme="minorBidi" w:hAnsiTheme="minorBidi" w:cstheme="minorBidi"/>
                      <w:sz w:val="18"/>
                      <w:szCs w:val="18"/>
                      <w:rtl/>
                    </w:rPr>
                  </w:rPrChange>
                </w:rPr>
                <w:t>إعادة تقييم مستوى المخاطر</w:t>
              </w:r>
            </w:ins>
          </w:p>
        </w:tc>
        <w:tc>
          <w:tcPr>
            <w:tcW w:w="2556" w:type="dxa"/>
            <w:tcMar>
              <w:top w:w="90" w:type="dxa"/>
              <w:left w:w="100" w:type="dxa"/>
              <w:bottom w:w="90" w:type="dxa"/>
              <w:right w:w="100" w:type="dxa"/>
            </w:tcMar>
          </w:tcPr>
          <w:p w14:paraId="2A2B84AD" w14:textId="4B907E9A" w:rsidR="00BB61CC" w:rsidRPr="001065A1" w:rsidRDefault="00BB61CC" w:rsidP="00BB61CC">
            <w:pPr>
              <w:bidi/>
              <w:spacing w:after="0"/>
              <w:rPr>
                <w:ins w:id="3439" w:author="Hamdy Rashed" w:date="2026-08-02T13:18:00Z" w16du:dateUtc="2026-08-02T10:18:00Z"/>
                <w:rFonts w:asciiTheme="minorBidi" w:eastAsia="Arial" w:hAnsiTheme="minorBidi" w:cstheme="minorBidi"/>
                <w:bCs/>
                <w:szCs w:val="20"/>
                <w:rPrChange w:id="3440" w:author="MOHSEN QURAEN" w:date="2026-09-21T11:09:00Z" w16du:dateUtc="2026-09-21T08:09:00Z">
                  <w:rPr>
                    <w:ins w:id="3441" w:author="Hamdy Rashed" w:date="2026-08-02T13:18:00Z" w16du:dateUtc="2026-08-02T10:18:00Z"/>
                    <w:rFonts w:asciiTheme="minorBidi" w:eastAsia="Arial" w:hAnsiTheme="minorBidi" w:cstheme="minorBidi"/>
                    <w:sz w:val="18"/>
                    <w:szCs w:val="18"/>
                  </w:rPr>
                </w:rPrChange>
              </w:rPr>
            </w:pPr>
            <w:ins w:id="3442" w:author="Hamdy Rashed" w:date="2026-08-02T13:19:00Z" w16du:dateUtc="2026-08-02T10:19:00Z">
              <w:r w:rsidRPr="001065A1">
                <w:rPr>
                  <w:rFonts w:asciiTheme="minorBidi" w:hAnsiTheme="minorBidi" w:cstheme="minorBidi"/>
                  <w:bCs/>
                  <w:szCs w:val="20"/>
                  <w:rPrChange w:id="3443" w:author="MOHSEN QURAEN" w:date="2026-09-21T11:09:00Z" w16du:dateUtc="2026-09-21T08:09:00Z">
                    <w:rPr>
                      <w:rFonts w:asciiTheme="minorBidi" w:hAnsiTheme="minorBidi" w:cstheme="minorBidi"/>
                      <w:sz w:val="18"/>
                      <w:szCs w:val="18"/>
                    </w:rPr>
                  </w:rPrChange>
                </w:rPr>
                <w:t>UAT-AML-008</w:t>
              </w:r>
            </w:ins>
          </w:p>
        </w:tc>
      </w:tr>
      <w:tr w:rsidR="00BB61CC" w:rsidRPr="001065A1" w14:paraId="1C4D53D2" w14:textId="77777777" w:rsidTr="00D44414">
        <w:trPr>
          <w:cantSplit/>
          <w:jc w:val="center"/>
          <w:ins w:id="3444" w:author="Hamdy Rashed" w:date="2026-08-02T13:18:00Z"/>
        </w:trPr>
        <w:tc>
          <w:tcPr>
            <w:tcW w:w="2556" w:type="dxa"/>
            <w:tcMar>
              <w:top w:w="90" w:type="dxa"/>
              <w:left w:w="100" w:type="dxa"/>
              <w:bottom w:w="90" w:type="dxa"/>
              <w:right w:w="100" w:type="dxa"/>
            </w:tcMar>
          </w:tcPr>
          <w:p w14:paraId="0FFB7909" w14:textId="0155C326" w:rsidR="00BB61CC" w:rsidRPr="001065A1" w:rsidRDefault="00BB61CC" w:rsidP="00BB61CC">
            <w:pPr>
              <w:bidi/>
              <w:spacing w:after="0"/>
              <w:rPr>
                <w:ins w:id="3445" w:author="Hamdy Rashed" w:date="2026-08-02T13:18:00Z" w16du:dateUtc="2026-08-02T10:18:00Z"/>
                <w:rFonts w:asciiTheme="minorBidi" w:eastAsia="Arial" w:hAnsiTheme="minorBidi" w:cstheme="minorBidi"/>
                <w:bCs/>
                <w:szCs w:val="20"/>
                <w:rPrChange w:id="3446" w:author="MOHSEN QURAEN" w:date="2026-09-21T11:09:00Z" w16du:dateUtc="2026-09-21T08:09:00Z">
                  <w:rPr>
                    <w:ins w:id="3447" w:author="Hamdy Rashed" w:date="2026-08-02T13:18:00Z" w16du:dateUtc="2026-08-02T10:18:00Z"/>
                    <w:rFonts w:asciiTheme="minorBidi" w:eastAsia="Arial" w:hAnsiTheme="minorBidi" w:cstheme="minorBidi"/>
                    <w:sz w:val="18"/>
                    <w:szCs w:val="18"/>
                  </w:rPr>
                </w:rPrChange>
              </w:rPr>
            </w:pPr>
            <w:ins w:id="3448" w:author="Hamdy Rashed" w:date="2026-08-02T13:19:00Z" w16du:dateUtc="2026-08-02T10:19:00Z">
              <w:r w:rsidRPr="001065A1">
                <w:rPr>
                  <w:rFonts w:asciiTheme="minorBidi" w:hAnsiTheme="minorBidi" w:cstheme="minorBidi"/>
                  <w:bCs/>
                  <w:szCs w:val="20"/>
                  <w:rtl/>
                  <w:rPrChange w:id="3449" w:author="MOHSEN QURAEN" w:date="2026-09-21T11:09:00Z" w16du:dateUtc="2026-09-21T08:09:00Z">
                    <w:rPr>
                      <w:rFonts w:asciiTheme="minorBidi" w:hAnsiTheme="minorBidi" w:cstheme="minorBidi"/>
                      <w:sz w:val="18"/>
                      <w:szCs w:val="18"/>
                      <w:rtl/>
                    </w:rPr>
                  </w:rPrChange>
                </w:rPr>
                <w:t>يمنع النظام إنشاء أو تفعيل المفوتر، ويعرض جميع البيانات أو المستندات الناقصة المطلوب استكمالها قبل المتابعة.</w:t>
              </w:r>
            </w:ins>
          </w:p>
        </w:tc>
        <w:tc>
          <w:tcPr>
            <w:tcW w:w="2556" w:type="dxa"/>
            <w:tcMar>
              <w:top w:w="90" w:type="dxa"/>
              <w:left w:w="100" w:type="dxa"/>
              <w:bottom w:w="90" w:type="dxa"/>
              <w:right w:w="100" w:type="dxa"/>
            </w:tcMar>
          </w:tcPr>
          <w:p w14:paraId="3D5EFE99" w14:textId="522C3D2E" w:rsidR="00BB61CC" w:rsidRPr="001065A1" w:rsidRDefault="00BB61CC" w:rsidP="00BB61CC">
            <w:pPr>
              <w:bidi/>
              <w:spacing w:after="0"/>
              <w:rPr>
                <w:ins w:id="3450" w:author="Hamdy Rashed" w:date="2026-08-02T13:18:00Z" w16du:dateUtc="2026-08-02T10:18:00Z"/>
                <w:rFonts w:asciiTheme="minorBidi" w:eastAsia="Arial" w:hAnsiTheme="minorBidi" w:cstheme="minorBidi"/>
                <w:bCs/>
                <w:szCs w:val="20"/>
                <w:rPrChange w:id="3451" w:author="MOHSEN QURAEN" w:date="2026-09-21T11:09:00Z" w16du:dateUtc="2026-09-21T08:09:00Z">
                  <w:rPr>
                    <w:ins w:id="3452" w:author="Hamdy Rashed" w:date="2026-08-02T13:18:00Z" w16du:dateUtc="2026-08-02T10:18:00Z"/>
                    <w:rFonts w:asciiTheme="minorBidi" w:eastAsia="Arial" w:hAnsiTheme="minorBidi" w:cstheme="minorBidi"/>
                    <w:sz w:val="18"/>
                    <w:szCs w:val="18"/>
                  </w:rPr>
                </w:rPrChange>
              </w:rPr>
            </w:pPr>
            <w:ins w:id="3453" w:author="Hamdy Rashed" w:date="2026-08-02T13:19:00Z" w16du:dateUtc="2026-08-02T10:19:00Z">
              <w:r w:rsidRPr="001065A1">
                <w:rPr>
                  <w:rFonts w:asciiTheme="minorBidi" w:hAnsiTheme="minorBidi" w:cstheme="minorBidi"/>
                  <w:bCs/>
                  <w:szCs w:val="20"/>
                  <w:rtl/>
                  <w:rPrChange w:id="3454" w:author="MOHSEN QURAEN" w:date="2026-09-21T11:09:00Z" w16du:dateUtc="2026-09-21T08:09:00Z">
                    <w:rPr>
                      <w:rFonts w:asciiTheme="minorBidi" w:hAnsiTheme="minorBidi" w:cstheme="minorBidi"/>
                      <w:sz w:val="18"/>
                      <w:szCs w:val="18"/>
                      <w:rtl/>
                    </w:rPr>
                  </w:rPrChange>
                </w:rPr>
                <w:t>محاولة إنشاء مفوتر مع عدم استكمال البيانات الإلزامية الخاصة بالعناية الواجبة</w:t>
              </w:r>
              <w:r w:rsidRPr="001065A1">
                <w:rPr>
                  <w:rFonts w:asciiTheme="minorBidi" w:hAnsiTheme="minorBidi" w:cstheme="minorBidi"/>
                  <w:bCs/>
                  <w:szCs w:val="20"/>
                  <w:rPrChange w:id="3455" w:author="MOHSEN QURAEN" w:date="2026-09-21T11:09:00Z" w16du:dateUtc="2026-09-21T08:09:00Z">
                    <w:rPr>
                      <w:rFonts w:asciiTheme="minorBidi" w:hAnsiTheme="minorBidi" w:cstheme="minorBidi"/>
                      <w:sz w:val="18"/>
                      <w:szCs w:val="18"/>
                    </w:rPr>
                  </w:rPrChange>
                </w:rPr>
                <w:t xml:space="preserve"> (CDD).</w:t>
              </w:r>
            </w:ins>
          </w:p>
        </w:tc>
        <w:tc>
          <w:tcPr>
            <w:tcW w:w="2556" w:type="dxa"/>
            <w:tcMar>
              <w:top w:w="90" w:type="dxa"/>
              <w:left w:w="100" w:type="dxa"/>
              <w:bottom w:w="90" w:type="dxa"/>
              <w:right w:w="100" w:type="dxa"/>
            </w:tcMar>
          </w:tcPr>
          <w:p w14:paraId="005A137F" w14:textId="0633E648" w:rsidR="00BB61CC" w:rsidRPr="001065A1" w:rsidRDefault="00BB61CC" w:rsidP="00BB61CC">
            <w:pPr>
              <w:bidi/>
              <w:spacing w:after="0"/>
              <w:rPr>
                <w:ins w:id="3456" w:author="Hamdy Rashed" w:date="2026-08-02T13:18:00Z" w16du:dateUtc="2026-08-02T10:18:00Z"/>
                <w:rFonts w:asciiTheme="minorBidi" w:eastAsia="Arial" w:hAnsiTheme="minorBidi" w:cstheme="minorBidi"/>
                <w:bCs/>
                <w:szCs w:val="20"/>
                <w:rPrChange w:id="3457" w:author="MOHSEN QURAEN" w:date="2026-09-21T11:09:00Z" w16du:dateUtc="2026-09-21T08:09:00Z">
                  <w:rPr>
                    <w:ins w:id="3458" w:author="Hamdy Rashed" w:date="2026-08-02T13:18:00Z" w16du:dateUtc="2026-08-02T10:18:00Z"/>
                    <w:rFonts w:asciiTheme="minorBidi" w:eastAsia="Arial" w:hAnsiTheme="minorBidi" w:cstheme="minorBidi"/>
                    <w:sz w:val="18"/>
                    <w:szCs w:val="18"/>
                  </w:rPr>
                </w:rPrChange>
              </w:rPr>
            </w:pPr>
            <w:ins w:id="3459" w:author="Hamdy Rashed" w:date="2026-08-02T13:19:00Z" w16du:dateUtc="2026-08-02T10:19:00Z">
              <w:r w:rsidRPr="001065A1">
                <w:rPr>
                  <w:rFonts w:asciiTheme="minorBidi" w:hAnsiTheme="minorBidi" w:cstheme="minorBidi"/>
                  <w:bCs/>
                  <w:szCs w:val="20"/>
                  <w:rtl/>
                  <w:rPrChange w:id="3460" w:author="MOHSEN QURAEN" w:date="2026-09-21T11:09:00Z" w16du:dateUtc="2026-09-21T08:09:00Z">
                    <w:rPr>
                      <w:rFonts w:asciiTheme="minorBidi" w:hAnsiTheme="minorBidi" w:cstheme="minorBidi"/>
                      <w:sz w:val="18"/>
                      <w:szCs w:val="18"/>
                      <w:rtl/>
                    </w:rPr>
                  </w:rPrChange>
                </w:rPr>
                <w:t>رفض إنشاء مفوتر عند عدم اكتمال بيانات</w:t>
              </w:r>
              <w:r w:rsidRPr="001065A1">
                <w:rPr>
                  <w:rFonts w:asciiTheme="minorBidi" w:hAnsiTheme="minorBidi" w:cstheme="minorBidi"/>
                  <w:bCs/>
                  <w:szCs w:val="20"/>
                  <w:rPrChange w:id="3461" w:author="MOHSEN QURAEN" w:date="2026-09-21T11:09:00Z" w16du:dateUtc="2026-09-21T08:09:00Z">
                    <w:rPr>
                      <w:rFonts w:asciiTheme="minorBidi" w:hAnsiTheme="minorBidi" w:cstheme="minorBidi"/>
                      <w:sz w:val="18"/>
                      <w:szCs w:val="18"/>
                    </w:rPr>
                  </w:rPrChange>
                </w:rPr>
                <w:t xml:space="preserve"> CDD</w:t>
              </w:r>
            </w:ins>
          </w:p>
        </w:tc>
        <w:tc>
          <w:tcPr>
            <w:tcW w:w="2556" w:type="dxa"/>
            <w:tcMar>
              <w:top w:w="90" w:type="dxa"/>
              <w:left w:w="100" w:type="dxa"/>
              <w:bottom w:w="90" w:type="dxa"/>
              <w:right w:w="100" w:type="dxa"/>
            </w:tcMar>
          </w:tcPr>
          <w:p w14:paraId="1AAA8F6F" w14:textId="10160B8F" w:rsidR="00BB61CC" w:rsidRPr="001065A1" w:rsidRDefault="00BB61CC" w:rsidP="00BB61CC">
            <w:pPr>
              <w:bidi/>
              <w:spacing w:after="0"/>
              <w:rPr>
                <w:ins w:id="3462" w:author="Hamdy Rashed" w:date="2026-08-02T13:18:00Z" w16du:dateUtc="2026-08-02T10:18:00Z"/>
                <w:rFonts w:asciiTheme="minorBidi" w:eastAsia="Arial" w:hAnsiTheme="minorBidi" w:cstheme="minorBidi"/>
                <w:bCs/>
                <w:szCs w:val="20"/>
                <w:rPrChange w:id="3463" w:author="MOHSEN QURAEN" w:date="2026-09-21T11:09:00Z" w16du:dateUtc="2026-09-21T08:09:00Z">
                  <w:rPr>
                    <w:ins w:id="3464" w:author="Hamdy Rashed" w:date="2026-08-02T13:18:00Z" w16du:dateUtc="2026-08-02T10:18:00Z"/>
                    <w:rFonts w:asciiTheme="minorBidi" w:eastAsia="Arial" w:hAnsiTheme="minorBidi" w:cstheme="minorBidi"/>
                    <w:sz w:val="18"/>
                    <w:szCs w:val="18"/>
                  </w:rPr>
                </w:rPrChange>
              </w:rPr>
            </w:pPr>
            <w:ins w:id="3465" w:author="Hamdy Rashed" w:date="2026-08-02T13:19:00Z" w16du:dateUtc="2026-08-02T10:19:00Z">
              <w:r w:rsidRPr="001065A1">
                <w:rPr>
                  <w:rFonts w:asciiTheme="minorBidi" w:hAnsiTheme="minorBidi" w:cstheme="minorBidi"/>
                  <w:bCs/>
                  <w:szCs w:val="20"/>
                  <w:rPrChange w:id="3466" w:author="MOHSEN QURAEN" w:date="2026-09-21T11:09:00Z" w16du:dateUtc="2026-09-21T08:09:00Z">
                    <w:rPr>
                      <w:rFonts w:asciiTheme="minorBidi" w:hAnsiTheme="minorBidi" w:cstheme="minorBidi"/>
                      <w:sz w:val="18"/>
                      <w:szCs w:val="18"/>
                    </w:rPr>
                  </w:rPrChange>
                </w:rPr>
                <w:t>UAT-AML-009</w:t>
              </w:r>
            </w:ins>
          </w:p>
        </w:tc>
      </w:tr>
      <w:tr w:rsidR="00BB61CC" w:rsidRPr="001065A1" w14:paraId="611A2728" w14:textId="77777777" w:rsidTr="00D44414">
        <w:trPr>
          <w:cantSplit/>
          <w:jc w:val="center"/>
          <w:ins w:id="3467" w:author="Hamdy Rashed" w:date="2026-08-02T13:18:00Z"/>
        </w:trPr>
        <w:tc>
          <w:tcPr>
            <w:tcW w:w="2556" w:type="dxa"/>
            <w:tcMar>
              <w:top w:w="90" w:type="dxa"/>
              <w:left w:w="100" w:type="dxa"/>
              <w:bottom w:w="90" w:type="dxa"/>
              <w:right w:w="100" w:type="dxa"/>
            </w:tcMar>
          </w:tcPr>
          <w:p w14:paraId="7D536848" w14:textId="38C637A7" w:rsidR="00BB61CC" w:rsidRPr="001065A1" w:rsidRDefault="00BB61CC" w:rsidP="00BB61CC">
            <w:pPr>
              <w:bidi/>
              <w:spacing w:after="0"/>
              <w:rPr>
                <w:ins w:id="3468" w:author="Hamdy Rashed" w:date="2026-08-02T13:18:00Z" w16du:dateUtc="2026-08-02T10:18:00Z"/>
                <w:rFonts w:asciiTheme="minorBidi" w:eastAsia="Arial" w:hAnsiTheme="minorBidi" w:cstheme="minorBidi"/>
                <w:bCs/>
                <w:szCs w:val="20"/>
                <w:rPrChange w:id="3469" w:author="MOHSEN QURAEN" w:date="2026-09-21T11:09:00Z" w16du:dateUtc="2026-09-21T08:09:00Z">
                  <w:rPr>
                    <w:ins w:id="3470" w:author="Hamdy Rashed" w:date="2026-08-02T13:18:00Z" w16du:dateUtc="2026-08-02T10:18:00Z"/>
                    <w:rFonts w:asciiTheme="minorBidi" w:eastAsia="Arial" w:hAnsiTheme="minorBidi" w:cstheme="minorBidi"/>
                    <w:sz w:val="18"/>
                    <w:szCs w:val="18"/>
                  </w:rPr>
                </w:rPrChange>
              </w:rPr>
            </w:pPr>
            <w:ins w:id="3471" w:author="Hamdy Rashed" w:date="2026-08-02T13:19:00Z" w16du:dateUtc="2026-08-02T10:19:00Z">
              <w:r w:rsidRPr="001065A1">
                <w:rPr>
                  <w:rFonts w:asciiTheme="minorBidi" w:hAnsiTheme="minorBidi" w:cstheme="minorBidi"/>
                  <w:bCs/>
                  <w:szCs w:val="20"/>
                  <w:rtl/>
                  <w:rPrChange w:id="3472" w:author="MOHSEN QURAEN" w:date="2026-09-21T11:09:00Z" w16du:dateUtc="2026-09-21T08:09:00Z">
                    <w:rPr>
                      <w:rFonts w:asciiTheme="minorBidi" w:hAnsiTheme="minorBidi" w:cstheme="minorBidi"/>
                      <w:sz w:val="18"/>
                      <w:szCs w:val="18"/>
                      <w:rtl/>
                    </w:rPr>
                  </w:rPrChange>
                </w:rPr>
                <w:t>يقوم النظام بإظهار تنبيه بعدم صلاحية الوثيقة، ويمنع تنفيذ الإجراءات التي تتطلب وثائق سارية حتى يتم تحديثها.</w:t>
              </w:r>
            </w:ins>
          </w:p>
        </w:tc>
        <w:tc>
          <w:tcPr>
            <w:tcW w:w="2556" w:type="dxa"/>
            <w:tcMar>
              <w:top w:w="90" w:type="dxa"/>
              <w:left w:w="100" w:type="dxa"/>
              <w:bottom w:w="90" w:type="dxa"/>
              <w:right w:w="100" w:type="dxa"/>
            </w:tcMar>
          </w:tcPr>
          <w:p w14:paraId="03D48673" w14:textId="2751DF2E" w:rsidR="00BB61CC" w:rsidRPr="001065A1" w:rsidRDefault="00BB61CC" w:rsidP="00BB61CC">
            <w:pPr>
              <w:bidi/>
              <w:spacing w:after="0"/>
              <w:rPr>
                <w:ins w:id="3473" w:author="Hamdy Rashed" w:date="2026-08-02T13:18:00Z" w16du:dateUtc="2026-08-02T10:18:00Z"/>
                <w:rFonts w:asciiTheme="minorBidi" w:eastAsia="Arial" w:hAnsiTheme="minorBidi" w:cstheme="minorBidi"/>
                <w:bCs/>
                <w:szCs w:val="20"/>
                <w:rPrChange w:id="3474" w:author="MOHSEN QURAEN" w:date="2026-09-21T11:09:00Z" w16du:dateUtc="2026-09-21T08:09:00Z">
                  <w:rPr>
                    <w:ins w:id="3475" w:author="Hamdy Rashed" w:date="2026-08-02T13:18:00Z" w16du:dateUtc="2026-08-02T10:18:00Z"/>
                    <w:rFonts w:asciiTheme="minorBidi" w:eastAsia="Arial" w:hAnsiTheme="minorBidi" w:cstheme="minorBidi"/>
                    <w:sz w:val="18"/>
                    <w:szCs w:val="18"/>
                  </w:rPr>
                </w:rPrChange>
              </w:rPr>
            </w:pPr>
            <w:ins w:id="3476" w:author="Hamdy Rashed" w:date="2026-08-02T13:19:00Z" w16du:dateUtc="2026-08-02T10:19:00Z">
              <w:r w:rsidRPr="001065A1">
                <w:rPr>
                  <w:rFonts w:asciiTheme="minorBidi" w:hAnsiTheme="minorBidi" w:cstheme="minorBidi"/>
                  <w:bCs/>
                  <w:szCs w:val="20"/>
                  <w:rtl/>
                  <w:rPrChange w:id="3477" w:author="MOHSEN QURAEN" w:date="2026-09-21T11:09:00Z" w16du:dateUtc="2026-09-21T08:09:00Z">
                    <w:rPr>
                      <w:rFonts w:asciiTheme="minorBidi" w:hAnsiTheme="minorBidi" w:cstheme="minorBidi"/>
                      <w:sz w:val="18"/>
                      <w:szCs w:val="18"/>
                      <w:rtl/>
                    </w:rPr>
                  </w:rPrChange>
                </w:rPr>
                <w:t>محاولة اعتماد أو الاستمرار في التعامل مع مفوتر انتهت صلاحية إحدى وثائقه.</w:t>
              </w:r>
            </w:ins>
          </w:p>
        </w:tc>
        <w:tc>
          <w:tcPr>
            <w:tcW w:w="2556" w:type="dxa"/>
            <w:tcMar>
              <w:top w:w="90" w:type="dxa"/>
              <w:left w:w="100" w:type="dxa"/>
              <w:bottom w:w="90" w:type="dxa"/>
              <w:right w:w="100" w:type="dxa"/>
            </w:tcMar>
          </w:tcPr>
          <w:p w14:paraId="0B3699A9" w14:textId="0AEBB591" w:rsidR="00BB61CC" w:rsidRPr="001065A1" w:rsidRDefault="00BB61CC" w:rsidP="00BB61CC">
            <w:pPr>
              <w:bidi/>
              <w:spacing w:after="0"/>
              <w:rPr>
                <w:ins w:id="3478" w:author="Hamdy Rashed" w:date="2026-08-02T13:18:00Z" w16du:dateUtc="2026-08-02T10:18:00Z"/>
                <w:rFonts w:asciiTheme="minorBidi" w:eastAsia="Arial" w:hAnsiTheme="minorBidi" w:cstheme="minorBidi"/>
                <w:bCs/>
                <w:szCs w:val="20"/>
                <w:rPrChange w:id="3479" w:author="MOHSEN QURAEN" w:date="2026-09-21T11:09:00Z" w16du:dateUtc="2026-09-21T08:09:00Z">
                  <w:rPr>
                    <w:ins w:id="3480" w:author="Hamdy Rashed" w:date="2026-08-02T13:18:00Z" w16du:dateUtc="2026-08-02T10:18:00Z"/>
                    <w:rFonts w:asciiTheme="minorBidi" w:eastAsia="Arial" w:hAnsiTheme="minorBidi" w:cstheme="minorBidi"/>
                    <w:sz w:val="18"/>
                    <w:szCs w:val="18"/>
                  </w:rPr>
                </w:rPrChange>
              </w:rPr>
            </w:pPr>
            <w:ins w:id="3481" w:author="Hamdy Rashed" w:date="2026-08-02T13:19:00Z" w16du:dateUtc="2026-08-02T10:19:00Z">
              <w:r w:rsidRPr="001065A1">
                <w:rPr>
                  <w:rFonts w:asciiTheme="minorBidi" w:hAnsiTheme="minorBidi" w:cstheme="minorBidi"/>
                  <w:bCs/>
                  <w:szCs w:val="20"/>
                  <w:rtl/>
                  <w:rPrChange w:id="3482" w:author="MOHSEN QURAEN" w:date="2026-09-21T11:09:00Z" w16du:dateUtc="2026-09-21T08:09:00Z">
                    <w:rPr>
                      <w:rFonts w:asciiTheme="minorBidi" w:hAnsiTheme="minorBidi" w:cstheme="minorBidi"/>
                      <w:sz w:val="18"/>
                      <w:szCs w:val="18"/>
                      <w:rtl/>
                    </w:rPr>
                  </w:rPrChange>
                </w:rPr>
                <w:t>انتهاء صلاحية وثائق المفوتر</w:t>
              </w:r>
            </w:ins>
          </w:p>
        </w:tc>
        <w:tc>
          <w:tcPr>
            <w:tcW w:w="2556" w:type="dxa"/>
            <w:tcMar>
              <w:top w:w="90" w:type="dxa"/>
              <w:left w:w="100" w:type="dxa"/>
              <w:bottom w:w="90" w:type="dxa"/>
              <w:right w:w="100" w:type="dxa"/>
            </w:tcMar>
          </w:tcPr>
          <w:p w14:paraId="48B19E7E" w14:textId="0FA12497" w:rsidR="00BB61CC" w:rsidRPr="001065A1" w:rsidRDefault="00BB61CC" w:rsidP="00BB61CC">
            <w:pPr>
              <w:bidi/>
              <w:spacing w:after="0"/>
              <w:rPr>
                <w:ins w:id="3483" w:author="Hamdy Rashed" w:date="2026-08-02T13:18:00Z" w16du:dateUtc="2026-08-02T10:18:00Z"/>
                <w:rFonts w:asciiTheme="minorBidi" w:eastAsia="Arial" w:hAnsiTheme="minorBidi" w:cstheme="minorBidi"/>
                <w:bCs/>
                <w:szCs w:val="20"/>
                <w:rPrChange w:id="3484" w:author="MOHSEN QURAEN" w:date="2026-09-21T11:09:00Z" w16du:dateUtc="2026-09-21T08:09:00Z">
                  <w:rPr>
                    <w:ins w:id="3485" w:author="Hamdy Rashed" w:date="2026-08-02T13:18:00Z" w16du:dateUtc="2026-08-02T10:18:00Z"/>
                    <w:rFonts w:asciiTheme="minorBidi" w:eastAsia="Arial" w:hAnsiTheme="minorBidi" w:cstheme="minorBidi"/>
                    <w:sz w:val="18"/>
                    <w:szCs w:val="18"/>
                  </w:rPr>
                </w:rPrChange>
              </w:rPr>
            </w:pPr>
            <w:ins w:id="3486" w:author="Hamdy Rashed" w:date="2026-08-02T13:19:00Z" w16du:dateUtc="2026-08-02T10:19:00Z">
              <w:r w:rsidRPr="001065A1">
                <w:rPr>
                  <w:rFonts w:asciiTheme="minorBidi" w:hAnsiTheme="minorBidi" w:cstheme="minorBidi"/>
                  <w:bCs/>
                  <w:szCs w:val="20"/>
                  <w:rPrChange w:id="3487" w:author="MOHSEN QURAEN" w:date="2026-09-21T11:09:00Z" w16du:dateUtc="2026-09-21T08:09:00Z">
                    <w:rPr>
                      <w:rFonts w:asciiTheme="minorBidi" w:hAnsiTheme="minorBidi" w:cstheme="minorBidi"/>
                      <w:sz w:val="18"/>
                      <w:szCs w:val="18"/>
                    </w:rPr>
                  </w:rPrChange>
                </w:rPr>
                <w:t>UAT-AML-010</w:t>
              </w:r>
            </w:ins>
          </w:p>
        </w:tc>
      </w:tr>
      <w:tr w:rsidR="00BB61CC" w:rsidRPr="001065A1" w14:paraId="4E605D35" w14:textId="77777777" w:rsidTr="00D44414">
        <w:trPr>
          <w:cantSplit/>
          <w:jc w:val="center"/>
          <w:ins w:id="3488" w:author="Hamdy Rashed" w:date="2026-08-02T13:18:00Z"/>
        </w:trPr>
        <w:tc>
          <w:tcPr>
            <w:tcW w:w="2556" w:type="dxa"/>
            <w:tcMar>
              <w:top w:w="90" w:type="dxa"/>
              <w:left w:w="100" w:type="dxa"/>
              <w:bottom w:w="90" w:type="dxa"/>
              <w:right w:w="100" w:type="dxa"/>
            </w:tcMar>
          </w:tcPr>
          <w:p w14:paraId="31203756" w14:textId="34056F13" w:rsidR="00BB61CC" w:rsidRPr="001065A1" w:rsidRDefault="00BB61CC" w:rsidP="00BB61CC">
            <w:pPr>
              <w:bidi/>
              <w:spacing w:after="0"/>
              <w:rPr>
                <w:ins w:id="3489" w:author="Hamdy Rashed" w:date="2026-08-02T13:18:00Z" w16du:dateUtc="2026-08-02T10:18:00Z"/>
                <w:rFonts w:asciiTheme="minorBidi" w:eastAsia="Arial" w:hAnsiTheme="minorBidi" w:cstheme="minorBidi"/>
                <w:bCs/>
                <w:szCs w:val="20"/>
                <w:rPrChange w:id="3490" w:author="MOHSEN QURAEN" w:date="2026-09-21T11:09:00Z" w16du:dateUtc="2026-09-21T08:09:00Z">
                  <w:rPr>
                    <w:ins w:id="3491" w:author="Hamdy Rashed" w:date="2026-08-02T13:18:00Z" w16du:dateUtc="2026-08-02T10:18:00Z"/>
                    <w:rFonts w:asciiTheme="minorBidi" w:eastAsia="Arial" w:hAnsiTheme="minorBidi" w:cstheme="minorBidi"/>
                    <w:sz w:val="18"/>
                    <w:szCs w:val="18"/>
                  </w:rPr>
                </w:rPrChange>
              </w:rPr>
            </w:pPr>
            <w:ins w:id="3492" w:author="Hamdy Rashed" w:date="2026-08-02T13:19:00Z" w16du:dateUtc="2026-08-02T10:19:00Z">
              <w:r w:rsidRPr="001065A1">
                <w:rPr>
                  <w:rFonts w:asciiTheme="minorBidi" w:hAnsiTheme="minorBidi" w:cstheme="minorBidi"/>
                  <w:bCs/>
                  <w:szCs w:val="20"/>
                  <w:rtl/>
                  <w:rPrChange w:id="3493" w:author="MOHSEN QURAEN" w:date="2026-09-21T11:09:00Z" w16du:dateUtc="2026-09-21T08:09:00Z">
                    <w:rPr>
                      <w:rFonts w:asciiTheme="minorBidi" w:hAnsiTheme="minorBidi" w:cstheme="minorBidi"/>
                      <w:sz w:val="18"/>
                      <w:szCs w:val="18"/>
                      <w:rtl/>
                    </w:rPr>
                  </w:rPrChange>
                </w:rPr>
                <w:t>يحتفظ النظام بجميع نتائج الفحص السابقة واللاحقة مع التاريخ والوقت والقوائم المستخدمة والقرار النهائي، دون حذف أي سجل سابق.</w:t>
              </w:r>
            </w:ins>
          </w:p>
        </w:tc>
        <w:tc>
          <w:tcPr>
            <w:tcW w:w="2556" w:type="dxa"/>
            <w:tcMar>
              <w:top w:w="90" w:type="dxa"/>
              <w:left w:w="100" w:type="dxa"/>
              <w:bottom w:w="90" w:type="dxa"/>
              <w:right w:w="100" w:type="dxa"/>
            </w:tcMar>
          </w:tcPr>
          <w:p w14:paraId="3BF7B29D" w14:textId="4F830AE9" w:rsidR="00BB61CC" w:rsidRPr="001065A1" w:rsidRDefault="00BB61CC" w:rsidP="00BB61CC">
            <w:pPr>
              <w:bidi/>
              <w:spacing w:after="0"/>
              <w:rPr>
                <w:ins w:id="3494" w:author="Hamdy Rashed" w:date="2026-08-02T13:18:00Z" w16du:dateUtc="2026-08-02T10:18:00Z"/>
                <w:rFonts w:asciiTheme="minorBidi" w:eastAsia="Arial" w:hAnsiTheme="minorBidi" w:cstheme="minorBidi"/>
                <w:bCs/>
                <w:szCs w:val="20"/>
                <w:rPrChange w:id="3495" w:author="MOHSEN QURAEN" w:date="2026-09-21T11:09:00Z" w16du:dateUtc="2026-09-21T08:09:00Z">
                  <w:rPr>
                    <w:ins w:id="3496" w:author="Hamdy Rashed" w:date="2026-08-02T13:18:00Z" w16du:dateUtc="2026-08-02T10:18:00Z"/>
                    <w:rFonts w:asciiTheme="minorBidi" w:eastAsia="Arial" w:hAnsiTheme="minorBidi" w:cstheme="minorBidi"/>
                    <w:sz w:val="18"/>
                    <w:szCs w:val="18"/>
                  </w:rPr>
                </w:rPrChange>
              </w:rPr>
            </w:pPr>
            <w:ins w:id="3497" w:author="Hamdy Rashed" w:date="2026-08-02T13:19:00Z" w16du:dateUtc="2026-08-02T10:19:00Z">
              <w:r w:rsidRPr="001065A1">
                <w:rPr>
                  <w:rFonts w:asciiTheme="minorBidi" w:hAnsiTheme="minorBidi" w:cstheme="minorBidi"/>
                  <w:bCs/>
                  <w:szCs w:val="20"/>
                  <w:rtl/>
                  <w:rPrChange w:id="3498" w:author="MOHSEN QURAEN" w:date="2026-09-21T11:09:00Z" w16du:dateUtc="2026-09-21T08:09:00Z">
                    <w:rPr>
                      <w:rFonts w:asciiTheme="minorBidi" w:hAnsiTheme="minorBidi" w:cstheme="minorBidi"/>
                      <w:sz w:val="18"/>
                      <w:szCs w:val="18"/>
                      <w:rtl/>
                    </w:rPr>
                  </w:rPrChange>
                </w:rPr>
                <w:t>تنفيذ أكثر من عملية</w:t>
              </w:r>
              <w:r w:rsidRPr="001065A1">
                <w:rPr>
                  <w:rFonts w:asciiTheme="minorBidi" w:hAnsiTheme="minorBidi" w:cstheme="minorBidi"/>
                  <w:bCs/>
                  <w:szCs w:val="20"/>
                  <w:rPrChange w:id="3499" w:author="MOHSEN QURAEN" w:date="2026-09-21T11:09:00Z" w16du:dateUtc="2026-09-21T08:09:00Z">
                    <w:rPr>
                      <w:rFonts w:asciiTheme="minorBidi" w:hAnsiTheme="minorBidi" w:cstheme="minorBidi"/>
                      <w:sz w:val="18"/>
                      <w:szCs w:val="18"/>
                    </w:rPr>
                  </w:rPrChange>
                </w:rPr>
                <w:t xml:space="preserve"> Screening </w:t>
              </w:r>
              <w:r w:rsidRPr="001065A1">
                <w:rPr>
                  <w:rFonts w:asciiTheme="minorBidi" w:hAnsiTheme="minorBidi" w:cstheme="minorBidi"/>
                  <w:bCs/>
                  <w:szCs w:val="20"/>
                  <w:rtl/>
                  <w:rPrChange w:id="3500" w:author="MOHSEN QURAEN" w:date="2026-09-21T11:09:00Z" w16du:dateUtc="2026-09-21T08:09:00Z">
                    <w:rPr>
                      <w:rFonts w:asciiTheme="minorBidi" w:hAnsiTheme="minorBidi" w:cstheme="minorBidi"/>
                      <w:sz w:val="18"/>
                      <w:szCs w:val="18"/>
                      <w:rtl/>
                    </w:rPr>
                  </w:rPrChange>
                </w:rPr>
                <w:t>لنفس المفوتر بعد تعديل بياناته.</w:t>
              </w:r>
            </w:ins>
          </w:p>
        </w:tc>
        <w:tc>
          <w:tcPr>
            <w:tcW w:w="2556" w:type="dxa"/>
            <w:tcMar>
              <w:top w:w="90" w:type="dxa"/>
              <w:left w:w="100" w:type="dxa"/>
              <w:bottom w:w="90" w:type="dxa"/>
              <w:right w:w="100" w:type="dxa"/>
            </w:tcMar>
          </w:tcPr>
          <w:p w14:paraId="288BF8BE" w14:textId="714672C5" w:rsidR="00BB61CC" w:rsidRPr="001065A1" w:rsidRDefault="00BB61CC" w:rsidP="00BB61CC">
            <w:pPr>
              <w:bidi/>
              <w:spacing w:after="0"/>
              <w:rPr>
                <w:ins w:id="3501" w:author="Hamdy Rashed" w:date="2026-08-02T13:18:00Z" w16du:dateUtc="2026-08-02T10:18:00Z"/>
                <w:rFonts w:asciiTheme="minorBidi" w:eastAsia="Arial" w:hAnsiTheme="minorBidi" w:cstheme="minorBidi"/>
                <w:bCs/>
                <w:szCs w:val="20"/>
                <w:rPrChange w:id="3502" w:author="MOHSEN QURAEN" w:date="2026-09-21T11:09:00Z" w16du:dateUtc="2026-09-21T08:09:00Z">
                  <w:rPr>
                    <w:ins w:id="3503" w:author="Hamdy Rashed" w:date="2026-08-02T13:18:00Z" w16du:dateUtc="2026-08-02T10:18:00Z"/>
                    <w:rFonts w:asciiTheme="minorBidi" w:eastAsia="Arial" w:hAnsiTheme="minorBidi" w:cstheme="minorBidi"/>
                    <w:sz w:val="18"/>
                    <w:szCs w:val="18"/>
                  </w:rPr>
                </w:rPrChange>
              </w:rPr>
            </w:pPr>
            <w:ins w:id="3504" w:author="Hamdy Rashed" w:date="2026-08-02T13:19:00Z" w16du:dateUtc="2026-08-02T10:19:00Z">
              <w:r w:rsidRPr="001065A1">
                <w:rPr>
                  <w:rFonts w:asciiTheme="minorBidi" w:hAnsiTheme="minorBidi" w:cstheme="minorBidi"/>
                  <w:bCs/>
                  <w:szCs w:val="20"/>
                  <w:rtl/>
                  <w:rPrChange w:id="3505" w:author="MOHSEN QURAEN" w:date="2026-09-21T11:09:00Z" w16du:dateUtc="2026-09-21T08:09:00Z">
                    <w:rPr>
                      <w:rFonts w:asciiTheme="minorBidi" w:hAnsiTheme="minorBidi" w:cstheme="minorBidi"/>
                      <w:sz w:val="18"/>
                      <w:szCs w:val="18"/>
                      <w:rtl/>
                    </w:rPr>
                  </w:rPrChange>
                </w:rPr>
                <w:t>الاحتفاظ بسجل نتائج</w:t>
              </w:r>
              <w:r w:rsidRPr="001065A1">
                <w:rPr>
                  <w:rFonts w:asciiTheme="minorBidi" w:hAnsiTheme="minorBidi" w:cstheme="minorBidi"/>
                  <w:bCs/>
                  <w:szCs w:val="20"/>
                  <w:rPrChange w:id="3506" w:author="MOHSEN QURAEN" w:date="2026-09-21T11:09:00Z" w16du:dateUtc="2026-09-21T08:09:00Z">
                    <w:rPr>
                      <w:rFonts w:asciiTheme="minorBidi" w:hAnsiTheme="minorBidi" w:cstheme="minorBidi"/>
                      <w:sz w:val="18"/>
                      <w:szCs w:val="18"/>
                    </w:rPr>
                  </w:rPrChange>
                </w:rPr>
                <w:t xml:space="preserve"> Screening</w:t>
              </w:r>
            </w:ins>
          </w:p>
        </w:tc>
        <w:tc>
          <w:tcPr>
            <w:tcW w:w="2556" w:type="dxa"/>
            <w:tcMar>
              <w:top w:w="90" w:type="dxa"/>
              <w:left w:w="100" w:type="dxa"/>
              <w:bottom w:w="90" w:type="dxa"/>
              <w:right w:w="100" w:type="dxa"/>
            </w:tcMar>
          </w:tcPr>
          <w:p w14:paraId="1CD26459" w14:textId="36ADDF83" w:rsidR="00BB61CC" w:rsidRPr="001065A1" w:rsidRDefault="00BB61CC" w:rsidP="00BB61CC">
            <w:pPr>
              <w:bidi/>
              <w:spacing w:after="0"/>
              <w:rPr>
                <w:ins w:id="3507" w:author="Hamdy Rashed" w:date="2026-08-02T13:18:00Z" w16du:dateUtc="2026-08-02T10:18:00Z"/>
                <w:rFonts w:asciiTheme="minorBidi" w:eastAsia="Arial" w:hAnsiTheme="minorBidi" w:cstheme="minorBidi"/>
                <w:bCs/>
                <w:szCs w:val="20"/>
                <w:rPrChange w:id="3508" w:author="MOHSEN QURAEN" w:date="2026-09-21T11:09:00Z" w16du:dateUtc="2026-09-21T08:09:00Z">
                  <w:rPr>
                    <w:ins w:id="3509" w:author="Hamdy Rashed" w:date="2026-08-02T13:18:00Z" w16du:dateUtc="2026-08-02T10:18:00Z"/>
                    <w:rFonts w:asciiTheme="minorBidi" w:eastAsia="Arial" w:hAnsiTheme="minorBidi" w:cstheme="minorBidi"/>
                    <w:sz w:val="18"/>
                    <w:szCs w:val="18"/>
                  </w:rPr>
                </w:rPrChange>
              </w:rPr>
            </w:pPr>
            <w:ins w:id="3510" w:author="Hamdy Rashed" w:date="2026-08-02T13:19:00Z" w16du:dateUtc="2026-08-02T10:19:00Z">
              <w:r w:rsidRPr="001065A1">
                <w:rPr>
                  <w:rFonts w:asciiTheme="minorBidi" w:hAnsiTheme="minorBidi" w:cstheme="minorBidi"/>
                  <w:bCs/>
                  <w:szCs w:val="20"/>
                  <w:rPrChange w:id="3511" w:author="MOHSEN QURAEN" w:date="2026-09-21T11:09:00Z" w16du:dateUtc="2026-09-21T08:09:00Z">
                    <w:rPr>
                      <w:rFonts w:asciiTheme="minorBidi" w:hAnsiTheme="minorBidi" w:cstheme="minorBidi"/>
                      <w:sz w:val="18"/>
                      <w:szCs w:val="18"/>
                    </w:rPr>
                  </w:rPrChange>
                </w:rPr>
                <w:t>UAT-AML-011</w:t>
              </w:r>
            </w:ins>
          </w:p>
        </w:tc>
      </w:tr>
      <w:tr w:rsidR="00BB61CC" w:rsidRPr="001065A1" w14:paraId="7575DEDB" w14:textId="77777777" w:rsidTr="00D44414">
        <w:trPr>
          <w:cantSplit/>
          <w:jc w:val="center"/>
          <w:ins w:id="3512" w:author="Hamdy Rashed" w:date="2026-08-02T13:18:00Z"/>
        </w:trPr>
        <w:tc>
          <w:tcPr>
            <w:tcW w:w="2556" w:type="dxa"/>
            <w:tcMar>
              <w:top w:w="90" w:type="dxa"/>
              <w:left w:w="100" w:type="dxa"/>
              <w:bottom w:w="90" w:type="dxa"/>
              <w:right w:w="100" w:type="dxa"/>
            </w:tcMar>
          </w:tcPr>
          <w:p w14:paraId="31214BC4" w14:textId="47646674" w:rsidR="00BB61CC" w:rsidRPr="001065A1" w:rsidRDefault="00BB61CC" w:rsidP="00BB61CC">
            <w:pPr>
              <w:bidi/>
              <w:spacing w:after="0"/>
              <w:rPr>
                <w:ins w:id="3513" w:author="Hamdy Rashed" w:date="2026-08-02T13:18:00Z" w16du:dateUtc="2026-08-02T10:18:00Z"/>
                <w:rFonts w:asciiTheme="minorBidi" w:eastAsia="Arial" w:hAnsiTheme="minorBidi" w:cstheme="minorBidi"/>
                <w:bCs/>
                <w:szCs w:val="20"/>
                <w:rPrChange w:id="3514" w:author="MOHSEN QURAEN" w:date="2026-09-21T11:09:00Z" w16du:dateUtc="2026-09-21T08:09:00Z">
                  <w:rPr>
                    <w:ins w:id="3515" w:author="Hamdy Rashed" w:date="2026-08-02T13:18:00Z" w16du:dateUtc="2026-08-02T10:18:00Z"/>
                    <w:rFonts w:asciiTheme="minorBidi" w:eastAsia="Arial" w:hAnsiTheme="minorBidi" w:cstheme="minorBidi"/>
                    <w:sz w:val="18"/>
                    <w:szCs w:val="18"/>
                  </w:rPr>
                </w:rPrChange>
              </w:rPr>
            </w:pPr>
            <w:ins w:id="3516" w:author="Hamdy Rashed" w:date="2026-08-02T13:19:00Z" w16du:dateUtc="2026-08-02T10:19:00Z">
              <w:r w:rsidRPr="001065A1">
                <w:rPr>
                  <w:rFonts w:asciiTheme="minorBidi" w:hAnsiTheme="minorBidi" w:cstheme="minorBidi"/>
                  <w:bCs/>
                  <w:szCs w:val="20"/>
                  <w:rtl/>
                  <w:rPrChange w:id="3517" w:author="MOHSEN QURAEN" w:date="2026-09-21T11:09:00Z" w16du:dateUtc="2026-09-21T08:09:00Z">
                    <w:rPr>
                      <w:rFonts w:asciiTheme="minorBidi" w:hAnsiTheme="minorBidi" w:cstheme="minorBidi"/>
                      <w:sz w:val="18"/>
                      <w:szCs w:val="18"/>
                      <w:rtl/>
                    </w:rPr>
                  </w:rPrChange>
                </w:rPr>
                <w:t>يمنع النظام حذف نتائج الفحص أو تعديلها، مع تسجيل محاولة الحذف في سجل التدقيق</w:t>
              </w:r>
              <w:r w:rsidRPr="001065A1">
                <w:rPr>
                  <w:rFonts w:asciiTheme="minorBidi" w:hAnsiTheme="minorBidi" w:cstheme="minorBidi"/>
                  <w:bCs/>
                  <w:szCs w:val="20"/>
                  <w:rPrChange w:id="3518" w:author="MOHSEN QURAEN" w:date="2026-09-21T11:09:00Z" w16du:dateUtc="2026-09-21T08:09:00Z">
                    <w:rPr>
                      <w:rFonts w:asciiTheme="minorBidi" w:hAnsiTheme="minorBidi" w:cstheme="minorBidi"/>
                      <w:sz w:val="18"/>
                      <w:szCs w:val="18"/>
                    </w:rPr>
                  </w:rPrChange>
                </w:rPr>
                <w:t xml:space="preserve"> (Audit Log).</w:t>
              </w:r>
            </w:ins>
          </w:p>
        </w:tc>
        <w:tc>
          <w:tcPr>
            <w:tcW w:w="2556" w:type="dxa"/>
            <w:tcMar>
              <w:top w:w="90" w:type="dxa"/>
              <w:left w:w="100" w:type="dxa"/>
              <w:bottom w:w="90" w:type="dxa"/>
              <w:right w:w="100" w:type="dxa"/>
            </w:tcMar>
          </w:tcPr>
          <w:p w14:paraId="6564792A" w14:textId="71BB3D04" w:rsidR="00BB61CC" w:rsidRPr="001065A1" w:rsidRDefault="00BB61CC" w:rsidP="00BB61CC">
            <w:pPr>
              <w:bidi/>
              <w:spacing w:after="0"/>
              <w:rPr>
                <w:ins w:id="3519" w:author="Hamdy Rashed" w:date="2026-08-02T13:18:00Z" w16du:dateUtc="2026-08-02T10:18:00Z"/>
                <w:rFonts w:asciiTheme="minorBidi" w:eastAsia="Arial" w:hAnsiTheme="minorBidi" w:cstheme="minorBidi"/>
                <w:bCs/>
                <w:szCs w:val="20"/>
                <w:rPrChange w:id="3520" w:author="MOHSEN QURAEN" w:date="2026-09-21T11:09:00Z" w16du:dateUtc="2026-09-21T08:09:00Z">
                  <w:rPr>
                    <w:ins w:id="3521" w:author="Hamdy Rashed" w:date="2026-08-02T13:18:00Z" w16du:dateUtc="2026-08-02T10:18:00Z"/>
                    <w:rFonts w:asciiTheme="minorBidi" w:eastAsia="Arial" w:hAnsiTheme="minorBidi" w:cstheme="minorBidi"/>
                    <w:sz w:val="18"/>
                    <w:szCs w:val="18"/>
                  </w:rPr>
                </w:rPrChange>
              </w:rPr>
            </w:pPr>
            <w:ins w:id="3522" w:author="Hamdy Rashed" w:date="2026-08-02T13:19:00Z" w16du:dateUtc="2026-08-02T10:19:00Z">
              <w:r w:rsidRPr="001065A1">
                <w:rPr>
                  <w:rFonts w:asciiTheme="minorBidi" w:hAnsiTheme="minorBidi" w:cstheme="minorBidi"/>
                  <w:bCs/>
                  <w:szCs w:val="20"/>
                  <w:rtl/>
                  <w:rPrChange w:id="3523" w:author="MOHSEN QURAEN" w:date="2026-09-21T11:09:00Z" w16du:dateUtc="2026-09-21T08:09:00Z">
                    <w:rPr>
                      <w:rFonts w:asciiTheme="minorBidi" w:hAnsiTheme="minorBidi" w:cstheme="minorBidi"/>
                      <w:sz w:val="18"/>
                      <w:szCs w:val="18"/>
                      <w:rtl/>
                    </w:rPr>
                  </w:rPrChange>
                </w:rPr>
                <w:t>قيام مستخدم لديه صلاحيات إدارية بمحاولة حذف نتائج</w:t>
              </w:r>
              <w:r w:rsidRPr="001065A1">
                <w:rPr>
                  <w:rFonts w:asciiTheme="minorBidi" w:hAnsiTheme="minorBidi" w:cstheme="minorBidi"/>
                  <w:bCs/>
                  <w:szCs w:val="20"/>
                  <w:rPrChange w:id="3524" w:author="MOHSEN QURAEN" w:date="2026-09-21T11:09:00Z" w16du:dateUtc="2026-09-21T08:09:00Z">
                    <w:rPr>
                      <w:rFonts w:asciiTheme="minorBidi" w:hAnsiTheme="minorBidi" w:cstheme="minorBidi"/>
                      <w:sz w:val="18"/>
                      <w:szCs w:val="18"/>
                    </w:rPr>
                  </w:rPrChange>
                </w:rPr>
                <w:t xml:space="preserve"> Screening </w:t>
              </w:r>
              <w:r w:rsidRPr="001065A1">
                <w:rPr>
                  <w:rFonts w:asciiTheme="minorBidi" w:hAnsiTheme="minorBidi" w:cstheme="minorBidi"/>
                  <w:bCs/>
                  <w:szCs w:val="20"/>
                  <w:rtl/>
                  <w:rPrChange w:id="3525" w:author="MOHSEN QURAEN" w:date="2026-09-21T11:09:00Z" w16du:dateUtc="2026-09-21T08:09:00Z">
                    <w:rPr>
                      <w:rFonts w:asciiTheme="minorBidi" w:hAnsiTheme="minorBidi" w:cstheme="minorBidi"/>
                      <w:sz w:val="18"/>
                      <w:szCs w:val="18"/>
                      <w:rtl/>
                    </w:rPr>
                  </w:rPrChange>
                </w:rPr>
                <w:t>السابقة.</w:t>
              </w:r>
            </w:ins>
          </w:p>
        </w:tc>
        <w:tc>
          <w:tcPr>
            <w:tcW w:w="2556" w:type="dxa"/>
            <w:tcMar>
              <w:top w:w="90" w:type="dxa"/>
              <w:left w:w="100" w:type="dxa"/>
              <w:bottom w:w="90" w:type="dxa"/>
              <w:right w:w="100" w:type="dxa"/>
            </w:tcMar>
          </w:tcPr>
          <w:p w14:paraId="5A892DBA" w14:textId="3720AA3B" w:rsidR="00BB61CC" w:rsidRPr="001065A1" w:rsidRDefault="00BB61CC" w:rsidP="00BB61CC">
            <w:pPr>
              <w:bidi/>
              <w:spacing w:after="0"/>
              <w:rPr>
                <w:ins w:id="3526" w:author="Hamdy Rashed" w:date="2026-08-02T13:18:00Z" w16du:dateUtc="2026-08-02T10:18:00Z"/>
                <w:rFonts w:asciiTheme="minorBidi" w:eastAsia="Arial" w:hAnsiTheme="minorBidi" w:cstheme="minorBidi"/>
                <w:bCs/>
                <w:szCs w:val="20"/>
                <w:rPrChange w:id="3527" w:author="MOHSEN QURAEN" w:date="2026-09-21T11:09:00Z" w16du:dateUtc="2026-09-21T08:09:00Z">
                  <w:rPr>
                    <w:ins w:id="3528" w:author="Hamdy Rashed" w:date="2026-08-02T13:18:00Z" w16du:dateUtc="2026-08-02T10:18:00Z"/>
                    <w:rFonts w:asciiTheme="minorBidi" w:eastAsia="Arial" w:hAnsiTheme="minorBidi" w:cstheme="minorBidi"/>
                    <w:sz w:val="18"/>
                    <w:szCs w:val="18"/>
                  </w:rPr>
                </w:rPrChange>
              </w:rPr>
            </w:pPr>
            <w:ins w:id="3529" w:author="Hamdy Rashed" w:date="2026-08-02T13:19:00Z" w16du:dateUtc="2026-08-02T10:19:00Z">
              <w:r w:rsidRPr="001065A1">
                <w:rPr>
                  <w:rFonts w:asciiTheme="minorBidi" w:hAnsiTheme="minorBidi" w:cstheme="minorBidi"/>
                  <w:bCs/>
                  <w:szCs w:val="20"/>
                  <w:rtl/>
                  <w:rPrChange w:id="3530" w:author="MOHSEN QURAEN" w:date="2026-09-21T11:09:00Z" w16du:dateUtc="2026-09-21T08:09:00Z">
                    <w:rPr>
                      <w:rFonts w:asciiTheme="minorBidi" w:hAnsiTheme="minorBidi" w:cstheme="minorBidi"/>
                      <w:sz w:val="18"/>
                      <w:szCs w:val="18"/>
                      <w:rtl/>
                    </w:rPr>
                  </w:rPrChange>
                </w:rPr>
                <w:t>محاولة حذف نتائج</w:t>
              </w:r>
              <w:r w:rsidRPr="001065A1">
                <w:rPr>
                  <w:rFonts w:asciiTheme="minorBidi" w:hAnsiTheme="minorBidi" w:cstheme="minorBidi"/>
                  <w:bCs/>
                  <w:szCs w:val="20"/>
                  <w:rPrChange w:id="3531" w:author="MOHSEN QURAEN" w:date="2026-09-21T11:09:00Z" w16du:dateUtc="2026-09-21T08:09:00Z">
                    <w:rPr>
                      <w:rFonts w:asciiTheme="minorBidi" w:hAnsiTheme="minorBidi" w:cstheme="minorBidi"/>
                      <w:sz w:val="18"/>
                      <w:szCs w:val="18"/>
                    </w:rPr>
                  </w:rPrChange>
                </w:rPr>
                <w:t xml:space="preserve"> Screening</w:t>
              </w:r>
            </w:ins>
          </w:p>
        </w:tc>
        <w:tc>
          <w:tcPr>
            <w:tcW w:w="2556" w:type="dxa"/>
            <w:tcMar>
              <w:top w:w="90" w:type="dxa"/>
              <w:left w:w="100" w:type="dxa"/>
              <w:bottom w:w="90" w:type="dxa"/>
              <w:right w:w="100" w:type="dxa"/>
            </w:tcMar>
          </w:tcPr>
          <w:p w14:paraId="5BAC20DE" w14:textId="7B2F62EF" w:rsidR="00BB61CC" w:rsidRPr="001065A1" w:rsidRDefault="00BB61CC" w:rsidP="00BB61CC">
            <w:pPr>
              <w:bidi/>
              <w:spacing w:after="0"/>
              <w:rPr>
                <w:ins w:id="3532" w:author="Hamdy Rashed" w:date="2026-08-02T13:18:00Z" w16du:dateUtc="2026-08-02T10:18:00Z"/>
                <w:rFonts w:asciiTheme="minorBidi" w:eastAsia="Arial" w:hAnsiTheme="minorBidi" w:cstheme="minorBidi"/>
                <w:bCs/>
                <w:szCs w:val="20"/>
                <w:rPrChange w:id="3533" w:author="MOHSEN QURAEN" w:date="2026-09-21T11:09:00Z" w16du:dateUtc="2026-09-21T08:09:00Z">
                  <w:rPr>
                    <w:ins w:id="3534" w:author="Hamdy Rashed" w:date="2026-08-02T13:18:00Z" w16du:dateUtc="2026-08-02T10:18:00Z"/>
                    <w:rFonts w:asciiTheme="minorBidi" w:eastAsia="Arial" w:hAnsiTheme="minorBidi" w:cstheme="minorBidi"/>
                    <w:sz w:val="18"/>
                    <w:szCs w:val="18"/>
                  </w:rPr>
                </w:rPrChange>
              </w:rPr>
            </w:pPr>
            <w:ins w:id="3535" w:author="Hamdy Rashed" w:date="2026-08-02T13:19:00Z" w16du:dateUtc="2026-08-02T10:19:00Z">
              <w:r w:rsidRPr="001065A1">
                <w:rPr>
                  <w:rFonts w:asciiTheme="minorBidi" w:hAnsiTheme="minorBidi" w:cstheme="minorBidi"/>
                  <w:bCs/>
                  <w:szCs w:val="20"/>
                  <w:rPrChange w:id="3536" w:author="MOHSEN QURAEN" w:date="2026-09-21T11:09:00Z" w16du:dateUtc="2026-09-21T08:09:00Z">
                    <w:rPr>
                      <w:rFonts w:asciiTheme="minorBidi" w:hAnsiTheme="minorBidi" w:cstheme="minorBidi"/>
                      <w:sz w:val="18"/>
                      <w:szCs w:val="18"/>
                    </w:rPr>
                  </w:rPrChange>
                </w:rPr>
                <w:t>UAT-AML-012</w:t>
              </w:r>
            </w:ins>
          </w:p>
        </w:tc>
      </w:tr>
      <w:tr w:rsidR="00BB61CC" w:rsidRPr="001065A1" w14:paraId="5D96A622" w14:textId="77777777" w:rsidTr="00D44414">
        <w:trPr>
          <w:cantSplit/>
          <w:jc w:val="center"/>
          <w:ins w:id="3537" w:author="Hamdy Rashed" w:date="2026-08-02T13:18:00Z"/>
        </w:trPr>
        <w:tc>
          <w:tcPr>
            <w:tcW w:w="2556" w:type="dxa"/>
            <w:tcMar>
              <w:top w:w="90" w:type="dxa"/>
              <w:left w:w="100" w:type="dxa"/>
              <w:bottom w:w="90" w:type="dxa"/>
              <w:right w:w="100" w:type="dxa"/>
            </w:tcMar>
          </w:tcPr>
          <w:p w14:paraId="27692A92" w14:textId="63F3724B" w:rsidR="00BB61CC" w:rsidRPr="001065A1" w:rsidRDefault="00BB61CC" w:rsidP="00BB61CC">
            <w:pPr>
              <w:bidi/>
              <w:spacing w:after="0"/>
              <w:rPr>
                <w:ins w:id="3538" w:author="Hamdy Rashed" w:date="2026-08-02T13:18:00Z" w16du:dateUtc="2026-08-02T10:18:00Z"/>
                <w:rFonts w:asciiTheme="minorBidi" w:eastAsia="Arial" w:hAnsiTheme="minorBidi" w:cstheme="minorBidi"/>
                <w:bCs/>
                <w:szCs w:val="20"/>
                <w:rPrChange w:id="3539" w:author="MOHSEN QURAEN" w:date="2026-09-21T11:09:00Z" w16du:dateUtc="2026-09-21T08:09:00Z">
                  <w:rPr>
                    <w:ins w:id="3540" w:author="Hamdy Rashed" w:date="2026-08-02T13:18:00Z" w16du:dateUtc="2026-08-02T10:18:00Z"/>
                    <w:rFonts w:asciiTheme="minorBidi" w:eastAsia="Arial" w:hAnsiTheme="minorBidi" w:cstheme="minorBidi"/>
                    <w:sz w:val="18"/>
                    <w:szCs w:val="18"/>
                  </w:rPr>
                </w:rPrChange>
              </w:rPr>
            </w:pPr>
            <w:ins w:id="3541" w:author="Hamdy Rashed" w:date="2026-08-02T13:19:00Z" w16du:dateUtc="2026-08-02T10:19:00Z">
              <w:r w:rsidRPr="001065A1">
                <w:rPr>
                  <w:rFonts w:asciiTheme="minorBidi" w:hAnsiTheme="minorBidi" w:cstheme="minorBidi"/>
                  <w:bCs/>
                  <w:szCs w:val="20"/>
                  <w:rtl/>
                  <w:rPrChange w:id="3542" w:author="MOHSEN QURAEN" w:date="2026-09-21T11:09:00Z" w16du:dateUtc="2026-09-21T08:09:00Z">
                    <w:rPr>
                      <w:rFonts w:asciiTheme="minorBidi" w:hAnsiTheme="minorBidi" w:cstheme="minorBidi"/>
                      <w:sz w:val="18"/>
                      <w:szCs w:val="18"/>
                      <w:rtl/>
                    </w:rPr>
                  </w:rPrChange>
                </w:rPr>
                <w:t>يقوم النظام بتحديد حالة</w:t>
              </w:r>
              <w:r w:rsidRPr="001065A1">
                <w:rPr>
                  <w:rFonts w:asciiTheme="minorBidi" w:hAnsiTheme="minorBidi" w:cstheme="minorBidi"/>
                  <w:bCs/>
                  <w:szCs w:val="20"/>
                  <w:rPrChange w:id="3543" w:author="MOHSEN QURAEN" w:date="2026-09-21T11:09:00Z" w16du:dateUtc="2026-09-21T08:09:00Z">
                    <w:rPr>
                      <w:rFonts w:asciiTheme="minorBidi" w:hAnsiTheme="minorBidi" w:cstheme="minorBidi"/>
                      <w:sz w:val="18"/>
                      <w:szCs w:val="18"/>
                    </w:rPr>
                  </w:rPrChange>
                </w:rPr>
                <w:t xml:space="preserve"> PEP</w:t>
              </w:r>
              <w:r w:rsidRPr="001065A1">
                <w:rPr>
                  <w:rFonts w:asciiTheme="minorBidi" w:hAnsiTheme="minorBidi" w:cstheme="minorBidi"/>
                  <w:bCs/>
                  <w:szCs w:val="20"/>
                  <w:rtl/>
                  <w:rPrChange w:id="3544" w:author="MOHSEN QURAEN" w:date="2026-09-21T11:09:00Z" w16du:dateUtc="2026-09-21T08:09:00Z">
                    <w:rPr>
                      <w:rFonts w:asciiTheme="minorBidi" w:hAnsiTheme="minorBidi" w:cstheme="minorBidi"/>
                      <w:sz w:val="18"/>
                      <w:szCs w:val="18"/>
                      <w:rtl/>
                    </w:rPr>
                  </w:rPrChange>
                </w:rPr>
                <w:t>، وتطبيق إجراءات العناية الواجبة المعززة</w:t>
              </w:r>
              <w:r w:rsidRPr="001065A1">
                <w:rPr>
                  <w:rFonts w:asciiTheme="minorBidi" w:hAnsiTheme="minorBidi" w:cstheme="minorBidi"/>
                  <w:bCs/>
                  <w:szCs w:val="20"/>
                  <w:rPrChange w:id="3545" w:author="MOHSEN QURAEN" w:date="2026-09-21T11:09:00Z" w16du:dateUtc="2026-09-21T08:09:00Z">
                    <w:rPr>
                      <w:rFonts w:asciiTheme="minorBidi" w:hAnsiTheme="minorBidi" w:cstheme="minorBidi"/>
                      <w:sz w:val="18"/>
                      <w:szCs w:val="18"/>
                    </w:rPr>
                  </w:rPrChange>
                </w:rPr>
                <w:t xml:space="preserve"> (EDD)</w:t>
              </w:r>
              <w:r w:rsidRPr="001065A1">
                <w:rPr>
                  <w:rFonts w:asciiTheme="minorBidi" w:hAnsiTheme="minorBidi" w:cstheme="minorBidi"/>
                  <w:bCs/>
                  <w:szCs w:val="20"/>
                  <w:rtl/>
                  <w:rPrChange w:id="3546" w:author="MOHSEN QURAEN" w:date="2026-09-21T11:09:00Z" w16du:dateUtc="2026-09-21T08:09:00Z">
                    <w:rPr>
                      <w:rFonts w:asciiTheme="minorBidi" w:hAnsiTheme="minorBidi" w:cstheme="minorBidi"/>
                      <w:sz w:val="18"/>
                      <w:szCs w:val="18"/>
                      <w:rtl/>
                    </w:rPr>
                  </w:rPrChange>
                </w:rPr>
                <w:t>، وإظهار التنبيه المناسب، مع السماح أو إيقاف الإجراء وفق سياسة الشركة.</w:t>
              </w:r>
            </w:ins>
          </w:p>
        </w:tc>
        <w:tc>
          <w:tcPr>
            <w:tcW w:w="2556" w:type="dxa"/>
            <w:tcMar>
              <w:top w:w="90" w:type="dxa"/>
              <w:left w:w="100" w:type="dxa"/>
              <w:bottom w:w="90" w:type="dxa"/>
              <w:right w:w="100" w:type="dxa"/>
            </w:tcMar>
          </w:tcPr>
          <w:p w14:paraId="0892E01C" w14:textId="0D7490AC" w:rsidR="00BB61CC" w:rsidRPr="001065A1" w:rsidRDefault="00BB61CC" w:rsidP="00BB61CC">
            <w:pPr>
              <w:bidi/>
              <w:spacing w:after="0"/>
              <w:rPr>
                <w:ins w:id="3547" w:author="Hamdy Rashed" w:date="2026-08-02T13:18:00Z" w16du:dateUtc="2026-08-02T10:18:00Z"/>
                <w:rFonts w:asciiTheme="minorBidi" w:eastAsia="Arial" w:hAnsiTheme="minorBidi" w:cstheme="minorBidi"/>
                <w:bCs/>
                <w:szCs w:val="20"/>
                <w:rPrChange w:id="3548" w:author="MOHSEN QURAEN" w:date="2026-09-21T11:09:00Z" w16du:dateUtc="2026-09-21T08:09:00Z">
                  <w:rPr>
                    <w:ins w:id="3549" w:author="Hamdy Rashed" w:date="2026-08-02T13:18:00Z" w16du:dateUtc="2026-08-02T10:18:00Z"/>
                    <w:rFonts w:asciiTheme="minorBidi" w:eastAsia="Arial" w:hAnsiTheme="minorBidi" w:cstheme="minorBidi"/>
                    <w:sz w:val="18"/>
                    <w:szCs w:val="18"/>
                  </w:rPr>
                </w:rPrChange>
              </w:rPr>
            </w:pPr>
            <w:ins w:id="3550" w:author="Hamdy Rashed" w:date="2026-08-02T13:19:00Z" w16du:dateUtc="2026-08-02T10:19:00Z">
              <w:r w:rsidRPr="001065A1">
                <w:rPr>
                  <w:rFonts w:asciiTheme="minorBidi" w:hAnsiTheme="minorBidi" w:cstheme="minorBidi"/>
                  <w:bCs/>
                  <w:szCs w:val="20"/>
                  <w:rtl/>
                  <w:rPrChange w:id="3551" w:author="MOHSEN QURAEN" w:date="2026-09-21T11:09:00Z" w16du:dateUtc="2026-09-21T08:09:00Z">
                    <w:rPr>
                      <w:rFonts w:asciiTheme="minorBidi" w:hAnsiTheme="minorBidi" w:cstheme="minorBidi"/>
                      <w:sz w:val="18"/>
                      <w:szCs w:val="18"/>
                      <w:rtl/>
                    </w:rPr>
                  </w:rPrChange>
                </w:rPr>
                <w:t>إنشاء مفوتر وإدخال بيانات تشير إلى أن المفوتر أو أحد الأشخاص المرتبطين به مصنف كشخص معرض سياسياً</w:t>
              </w:r>
              <w:r w:rsidRPr="001065A1">
                <w:rPr>
                  <w:rFonts w:asciiTheme="minorBidi" w:hAnsiTheme="minorBidi" w:cstheme="minorBidi"/>
                  <w:bCs/>
                  <w:szCs w:val="20"/>
                  <w:rPrChange w:id="3552" w:author="MOHSEN QURAEN" w:date="2026-09-21T11:09:00Z" w16du:dateUtc="2026-09-21T08:09:00Z">
                    <w:rPr>
                      <w:rFonts w:asciiTheme="minorBidi" w:hAnsiTheme="minorBidi" w:cstheme="minorBidi"/>
                      <w:sz w:val="18"/>
                      <w:szCs w:val="18"/>
                    </w:rPr>
                  </w:rPrChange>
                </w:rPr>
                <w:t xml:space="preserve"> (PEP).</w:t>
              </w:r>
            </w:ins>
          </w:p>
        </w:tc>
        <w:tc>
          <w:tcPr>
            <w:tcW w:w="2556" w:type="dxa"/>
            <w:tcMar>
              <w:top w:w="90" w:type="dxa"/>
              <w:left w:w="100" w:type="dxa"/>
              <w:bottom w:w="90" w:type="dxa"/>
              <w:right w:w="100" w:type="dxa"/>
            </w:tcMar>
          </w:tcPr>
          <w:p w14:paraId="05AC4713" w14:textId="4BDEDFC4" w:rsidR="00BB61CC" w:rsidRPr="001065A1" w:rsidRDefault="00BB61CC" w:rsidP="00BB61CC">
            <w:pPr>
              <w:bidi/>
              <w:spacing w:after="0"/>
              <w:rPr>
                <w:ins w:id="3553" w:author="Hamdy Rashed" w:date="2026-08-02T13:18:00Z" w16du:dateUtc="2026-08-02T10:18:00Z"/>
                <w:rFonts w:asciiTheme="minorBidi" w:eastAsia="Arial" w:hAnsiTheme="minorBidi" w:cstheme="minorBidi"/>
                <w:bCs/>
                <w:szCs w:val="20"/>
                <w:rPrChange w:id="3554" w:author="MOHSEN QURAEN" w:date="2026-09-21T11:09:00Z" w16du:dateUtc="2026-09-21T08:09:00Z">
                  <w:rPr>
                    <w:ins w:id="3555" w:author="Hamdy Rashed" w:date="2026-08-02T13:18:00Z" w16du:dateUtc="2026-08-02T10:18:00Z"/>
                    <w:rFonts w:asciiTheme="minorBidi" w:eastAsia="Arial" w:hAnsiTheme="minorBidi" w:cstheme="minorBidi"/>
                    <w:sz w:val="18"/>
                    <w:szCs w:val="18"/>
                  </w:rPr>
                </w:rPrChange>
              </w:rPr>
            </w:pPr>
            <w:ins w:id="3556" w:author="Hamdy Rashed" w:date="2026-08-02T13:19:00Z" w16du:dateUtc="2026-08-02T10:19:00Z">
              <w:r w:rsidRPr="001065A1">
                <w:rPr>
                  <w:rFonts w:asciiTheme="minorBidi" w:hAnsiTheme="minorBidi" w:cstheme="minorBidi"/>
                  <w:bCs/>
                  <w:szCs w:val="20"/>
                  <w:rtl/>
                  <w:rPrChange w:id="3557" w:author="MOHSEN QURAEN" w:date="2026-09-21T11:09:00Z" w16du:dateUtc="2026-09-21T08:09:00Z">
                    <w:rPr>
                      <w:rFonts w:asciiTheme="minorBidi" w:hAnsiTheme="minorBidi" w:cstheme="minorBidi"/>
                      <w:sz w:val="18"/>
                      <w:szCs w:val="18"/>
                      <w:rtl/>
                    </w:rPr>
                  </w:rPrChange>
                </w:rPr>
                <w:t>إنشاء مفوتر مصنف كشخص معرض سياسياً</w:t>
              </w:r>
              <w:r w:rsidRPr="001065A1">
                <w:rPr>
                  <w:rFonts w:asciiTheme="minorBidi" w:hAnsiTheme="minorBidi" w:cstheme="minorBidi"/>
                  <w:bCs/>
                  <w:szCs w:val="20"/>
                  <w:rPrChange w:id="3558" w:author="MOHSEN QURAEN" w:date="2026-09-21T11:09:00Z" w16du:dateUtc="2026-09-21T08:09:00Z">
                    <w:rPr>
                      <w:rFonts w:asciiTheme="minorBidi" w:hAnsiTheme="minorBidi" w:cstheme="minorBidi"/>
                      <w:sz w:val="18"/>
                      <w:szCs w:val="18"/>
                    </w:rPr>
                  </w:rPrChange>
                </w:rPr>
                <w:t xml:space="preserve"> (PEP)</w:t>
              </w:r>
            </w:ins>
          </w:p>
        </w:tc>
        <w:tc>
          <w:tcPr>
            <w:tcW w:w="2556" w:type="dxa"/>
            <w:tcMar>
              <w:top w:w="90" w:type="dxa"/>
              <w:left w:w="100" w:type="dxa"/>
              <w:bottom w:w="90" w:type="dxa"/>
              <w:right w:w="100" w:type="dxa"/>
            </w:tcMar>
          </w:tcPr>
          <w:p w14:paraId="3D2F6085" w14:textId="403B2E68" w:rsidR="00BB61CC" w:rsidRPr="001065A1" w:rsidRDefault="00BB61CC" w:rsidP="00BB61CC">
            <w:pPr>
              <w:bidi/>
              <w:spacing w:after="0"/>
              <w:rPr>
                <w:ins w:id="3559" w:author="Hamdy Rashed" w:date="2026-08-02T13:18:00Z" w16du:dateUtc="2026-08-02T10:18:00Z"/>
                <w:rFonts w:asciiTheme="minorBidi" w:eastAsia="Arial" w:hAnsiTheme="minorBidi" w:cstheme="minorBidi"/>
                <w:bCs/>
                <w:szCs w:val="20"/>
                <w:rPrChange w:id="3560" w:author="MOHSEN QURAEN" w:date="2026-09-21T11:09:00Z" w16du:dateUtc="2026-09-21T08:09:00Z">
                  <w:rPr>
                    <w:ins w:id="3561" w:author="Hamdy Rashed" w:date="2026-08-02T13:18:00Z" w16du:dateUtc="2026-08-02T10:18:00Z"/>
                    <w:rFonts w:asciiTheme="minorBidi" w:eastAsia="Arial" w:hAnsiTheme="minorBidi" w:cstheme="minorBidi"/>
                    <w:sz w:val="18"/>
                    <w:szCs w:val="18"/>
                  </w:rPr>
                </w:rPrChange>
              </w:rPr>
            </w:pPr>
            <w:ins w:id="3562" w:author="Hamdy Rashed" w:date="2026-08-02T13:19:00Z" w16du:dateUtc="2026-08-02T10:19:00Z">
              <w:r w:rsidRPr="001065A1">
                <w:rPr>
                  <w:rFonts w:asciiTheme="minorBidi" w:hAnsiTheme="minorBidi" w:cstheme="minorBidi"/>
                  <w:bCs/>
                  <w:szCs w:val="20"/>
                  <w:rPrChange w:id="3563" w:author="MOHSEN QURAEN" w:date="2026-09-21T11:09:00Z" w16du:dateUtc="2026-09-21T08:09:00Z">
                    <w:rPr>
                      <w:rFonts w:asciiTheme="minorBidi" w:hAnsiTheme="minorBidi" w:cstheme="minorBidi"/>
                      <w:sz w:val="18"/>
                      <w:szCs w:val="18"/>
                    </w:rPr>
                  </w:rPrChange>
                </w:rPr>
                <w:t>UAT-AML-001</w:t>
              </w:r>
            </w:ins>
          </w:p>
        </w:tc>
      </w:tr>
    </w:tbl>
    <w:p w14:paraId="79115917" w14:textId="3ED8CC04" w:rsidR="002939E8" w:rsidRPr="001065A1" w:rsidDel="000B17B3" w:rsidRDefault="00A459A1" w:rsidP="00AB43AF">
      <w:pPr>
        <w:pStyle w:val="Heading1"/>
        <w:bidi/>
        <w:spacing w:before="240" w:after="100"/>
        <w:rPr>
          <w:del w:id="3564" w:author="MOHSEN QURAEN" w:date="2026-09-21T10:46:00Z" w16du:dateUtc="2026-09-21T07:46:00Z"/>
          <w:rFonts w:asciiTheme="minorBidi" w:hAnsiTheme="minorBidi" w:cstheme="minorBidi"/>
          <w:b w:val="0"/>
          <w:sz w:val="20"/>
          <w:szCs w:val="20"/>
          <w:rPrChange w:id="3565" w:author="MOHSEN QURAEN" w:date="2026-09-21T11:09:00Z" w16du:dateUtc="2026-09-21T08:09:00Z">
            <w:rPr>
              <w:del w:id="3566" w:author="MOHSEN QURAEN" w:date="2026-09-21T10:46:00Z" w16du:dateUtc="2026-09-21T07:46:00Z"/>
              <w:rFonts w:asciiTheme="minorBidi" w:hAnsiTheme="minorBidi" w:cstheme="minorBidi"/>
            </w:rPr>
          </w:rPrChange>
        </w:rPr>
      </w:pPr>
      <w:ins w:id="3567" w:author="Hamdy Rashed" w:date="2026-08-02T10:37:00Z" w16du:dateUtc="2026-08-02T07:37:00Z">
        <w:r w:rsidRPr="001065A1">
          <w:rPr>
            <w:rFonts w:asciiTheme="minorBidi" w:hAnsiTheme="minorBidi" w:cstheme="minorBidi"/>
            <w:color w:val="007E39"/>
            <w:sz w:val="20"/>
            <w:szCs w:val="20"/>
            <w:rtl/>
            <w:rPrChange w:id="3568" w:author="MOHSEN QURAEN" w:date="2026-09-21T11:09:00Z" w16du:dateUtc="2026-09-21T08:09:00Z">
              <w:rPr>
                <w:rFonts w:asciiTheme="minorBidi" w:hAnsiTheme="minorBidi" w:cstheme="minorBidi"/>
                <w:color w:val="007E39"/>
                <w:sz w:val="30"/>
                <w:rtl/>
              </w:rPr>
            </w:rPrChange>
          </w:rPr>
          <w:t xml:space="preserve">13. </w:t>
        </w:r>
      </w:ins>
      <w:del w:id="3569" w:author="Hamdy Rashed" w:date="2026-08-02T10:37:00Z" w16du:dateUtc="2026-08-02T07:37:00Z">
        <w:r w:rsidRPr="001065A1" w:rsidDel="00A459A1">
          <w:rPr>
            <w:rFonts w:asciiTheme="minorBidi" w:hAnsiTheme="minorBidi" w:cstheme="minorBidi"/>
            <w:color w:val="007E39"/>
            <w:sz w:val="20"/>
            <w:szCs w:val="20"/>
            <w:rPrChange w:id="3570" w:author="MOHSEN QURAEN" w:date="2026-09-21T11:09:00Z" w16du:dateUtc="2026-09-21T08:09:00Z">
              <w:rPr>
                <w:rFonts w:asciiTheme="minorBidi" w:hAnsiTheme="minorBidi" w:cstheme="minorBidi"/>
                <w:color w:val="007E39"/>
                <w:sz w:val="30"/>
              </w:rPr>
            </w:rPrChange>
          </w:rPr>
          <w:delText xml:space="preserve">13. </w:delText>
        </w:r>
      </w:del>
      <w:r w:rsidRPr="001065A1">
        <w:rPr>
          <w:rFonts w:asciiTheme="minorBidi" w:hAnsiTheme="minorBidi" w:cstheme="minorBidi"/>
          <w:color w:val="007E39"/>
          <w:sz w:val="20"/>
          <w:szCs w:val="20"/>
          <w:rtl/>
          <w:rPrChange w:id="3571" w:author="MOHSEN QURAEN" w:date="2026-09-21T11:09:00Z" w16du:dateUtc="2026-09-21T08:09:00Z">
            <w:rPr>
              <w:rFonts w:asciiTheme="minorBidi" w:hAnsiTheme="minorBidi" w:cstheme="minorBidi"/>
              <w:color w:val="007E39"/>
              <w:sz w:val="30"/>
              <w:rtl/>
            </w:rPr>
          </w:rPrChange>
        </w:rPr>
        <w:t>نقاط</w:t>
      </w:r>
      <w:r w:rsidRPr="001065A1">
        <w:rPr>
          <w:rFonts w:asciiTheme="minorBidi" w:hAnsiTheme="minorBidi" w:cstheme="minorBidi"/>
          <w:color w:val="007E39"/>
          <w:sz w:val="20"/>
          <w:szCs w:val="20"/>
          <w:rPrChange w:id="3572" w:author="MOHSEN QURAEN" w:date="2026-09-21T11:09:00Z" w16du:dateUtc="2026-09-21T08:09:00Z">
            <w:rPr>
              <w:rFonts w:asciiTheme="minorBidi" w:hAnsiTheme="minorBidi" w:cstheme="minorBidi"/>
              <w:color w:val="007E39"/>
              <w:sz w:val="30"/>
            </w:rPr>
          </w:rPrChange>
        </w:rPr>
        <w:t xml:space="preserve"> </w:t>
      </w:r>
      <w:r w:rsidRPr="001065A1">
        <w:rPr>
          <w:rFonts w:asciiTheme="minorBidi" w:hAnsiTheme="minorBidi" w:cstheme="minorBidi"/>
          <w:color w:val="007E39"/>
          <w:sz w:val="20"/>
          <w:szCs w:val="20"/>
          <w:rtl/>
          <w:rPrChange w:id="3573" w:author="MOHSEN QURAEN" w:date="2026-09-21T11:09:00Z" w16du:dateUtc="2026-09-21T08:09:00Z">
            <w:rPr>
              <w:rFonts w:asciiTheme="minorBidi" w:hAnsiTheme="minorBidi" w:cstheme="minorBidi"/>
              <w:color w:val="007E39"/>
              <w:sz w:val="30"/>
              <w:rtl/>
            </w:rPr>
          </w:rPrChange>
        </w:rPr>
        <w:t>مفتوحة</w:t>
      </w:r>
      <w:r w:rsidRPr="001065A1">
        <w:rPr>
          <w:rFonts w:asciiTheme="minorBidi" w:hAnsiTheme="minorBidi" w:cstheme="minorBidi"/>
          <w:color w:val="007E39"/>
          <w:sz w:val="20"/>
          <w:szCs w:val="20"/>
          <w:rPrChange w:id="3574" w:author="MOHSEN QURAEN" w:date="2026-09-21T11:09:00Z" w16du:dateUtc="2026-09-21T08:09:00Z">
            <w:rPr>
              <w:rFonts w:asciiTheme="minorBidi" w:hAnsiTheme="minorBidi" w:cstheme="minorBidi"/>
              <w:color w:val="007E39"/>
              <w:sz w:val="30"/>
            </w:rPr>
          </w:rPrChange>
        </w:rPr>
        <w:t xml:space="preserve"> </w:t>
      </w:r>
      <w:r w:rsidRPr="001065A1">
        <w:rPr>
          <w:rFonts w:asciiTheme="minorBidi" w:hAnsiTheme="minorBidi" w:cstheme="minorBidi"/>
          <w:color w:val="007E39"/>
          <w:sz w:val="20"/>
          <w:szCs w:val="20"/>
          <w:rtl/>
          <w:rPrChange w:id="3575" w:author="MOHSEN QURAEN" w:date="2026-09-21T11:09:00Z" w16du:dateUtc="2026-09-21T08:09:00Z">
            <w:rPr>
              <w:rFonts w:asciiTheme="minorBidi" w:hAnsiTheme="minorBidi" w:cstheme="minorBidi"/>
              <w:color w:val="007E39"/>
              <w:sz w:val="30"/>
              <w:rtl/>
            </w:rPr>
          </w:rPrChange>
        </w:rPr>
        <w:t>لتأكيد</w:t>
      </w:r>
      <w:r w:rsidRPr="001065A1">
        <w:rPr>
          <w:rFonts w:asciiTheme="minorBidi" w:hAnsiTheme="minorBidi" w:cstheme="minorBidi"/>
          <w:color w:val="007E39"/>
          <w:sz w:val="20"/>
          <w:szCs w:val="20"/>
          <w:rPrChange w:id="3576" w:author="MOHSEN QURAEN" w:date="2026-09-21T11:09:00Z" w16du:dateUtc="2026-09-21T08:09:00Z">
            <w:rPr>
              <w:rFonts w:asciiTheme="minorBidi" w:hAnsiTheme="minorBidi" w:cstheme="minorBidi"/>
              <w:color w:val="007E39"/>
              <w:sz w:val="30"/>
            </w:rPr>
          </w:rPrChange>
        </w:rPr>
        <w:t xml:space="preserve"> </w:t>
      </w:r>
      <w:r w:rsidRPr="001065A1">
        <w:rPr>
          <w:rFonts w:asciiTheme="minorBidi" w:hAnsiTheme="minorBidi" w:cstheme="minorBidi"/>
          <w:color w:val="007E39"/>
          <w:sz w:val="20"/>
          <w:szCs w:val="20"/>
          <w:rtl/>
          <w:rPrChange w:id="3577" w:author="MOHSEN QURAEN" w:date="2026-09-21T11:09:00Z" w16du:dateUtc="2026-09-21T08:09:00Z">
            <w:rPr>
              <w:rFonts w:asciiTheme="minorBidi" w:hAnsiTheme="minorBidi" w:cstheme="minorBidi"/>
              <w:color w:val="007E39"/>
              <w:sz w:val="30"/>
              <w:rtl/>
            </w:rPr>
          </w:rPrChange>
        </w:rPr>
        <w:t>الأعمال</w:t>
      </w:r>
    </w:p>
    <w:p w14:paraId="2993AF95" w14:textId="4D1F049E" w:rsidR="002939E8" w:rsidRPr="001065A1" w:rsidRDefault="00CE64DE">
      <w:pPr>
        <w:pStyle w:val="Heading1"/>
        <w:bidi/>
        <w:spacing w:before="240" w:after="100"/>
        <w:rPr>
          <w:szCs w:val="20"/>
          <w:rPrChange w:id="3578" w:author="MOHSEN QURAEN" w:date="2026-09-21T11:09:00Z" w16du:dateUtc="2026-09-21T08:09:00Z">
            <w:rPr>
              <w:rFonts w:asciiTheme="minorBidi" w:hAnsiTheme="minorBidi" w:cstheme="minorBidi"/>
            </w:rPr>
          </w:rPrChange>
        </w:rPr>
        <w:pPrChange w:id="3579" w:author="MOHSEN QURAEN" w:date="2026-09-21T10:46:00Z" w16du:dateUtc="2026-09-21T07:46:00Z">
          <w:pPr>
            <w:pStyle w:val="ListBullet"/>
            <w:bidi/>
            <w:spacing w:after="40"/>
          </w:pPr>
        </w:pPrChange>
      </w:pPr>
      <w:del w:id="3580" w:author="MOHSEN QURAEN" w:date="2026-09-21T10:46:00Z" w16du:dateUtc="2026-09-21T07:46:00Z">
        <w:r w:rsidRPr="001065A1" w:rsidDel="000B17B3">
          <w:rPr>
            <w:sz w:val="20"/>
            <w:szCs w:val="20"/>
            <w:rtl/>
            <w:rPrChange w:id="3581" w:author="MOHSEN QURAEN" w:date="2026-09-21T11:09:00Z" w16du:dateUtc="2026-09-21T08:09:00Z">
              <w:rPr>
                <w:rFonts w:asciiTheme="minorBidi" w:hAnsiTheme="minorBidi" w:cstheme="minorBidi"/>
                <w:rtl/>
              </w:rPr>
            </w:rPrChange>
          </w:rPr>
          <w:delText>تأكيد القائمة النهائية للحقول الإلزامية والاختيارية</w:delText>
        </w:r>
        <w:r w:rsidR="001456F6" w:rsidRPr="001065A1" w:rsidDel="000B17B3">
          <w:rPr>
            <w:sz w:val="20"/>
            <w:szCs w:val="20"/>
            <w:rtl/>
            <w:rPrChange w:id="3582" w:author="MOHSEN QURAEN" w:date="2026-09-21T11:09:00Z" w16du:dateUtc="2026-09-21T08:09:00Z">
              <w:rPr>
                <w:rFonts w:asciiTheme="minorBidi" w:hAnsiTheme="minorBidi" w:cstheme="minorBidi"/>
                <w:rtl/>
              </w:rPr>
            </w:rPrChange>
          </w:rPr>
          <w:delText>.</w:delText>
        </w:r>
      </w:del>
    </w:p>
    <w:p w14:paraId="21C3B415" w14:textId="55D8009F" w:rsidR="002939E8" w:rsidRPr="001065A1" w:rsidDel="00544E66" w:rsidRDefault="00CE64DE" w:rsidP="00AB43AF">
      <w:pPr>
        <w:pStyle w:val="ListBullet"/>
        <w:bidi/>
        <w:spacing w:after="40"/>
        <w:rPr>
          <w:del w:id="3583" w:author="MOHSEN QURAEN" w:date="2026-09-21T10:46:00Z" w16du:dateUtc="2026-09-21T07:46:00Z"/>
          <w:rFonts w:asciiTheme="minorBidi" w:hAnsiTheme="minorBidi" w:cstheme="minorBidi"/>
          <w:bCs/>
          <w:szCs w:val="20"/>
          <w:rPrChange w:id="3584" w:author="MOHSEN QURAEN" w:date="2026-09-21T11:09:00Z" w16du:dateUtc="2026-09-21T08:09:00Z">
            <w:rPr>
              <w:del w:id="3585" w:author="MOHSEN QURAEN" w:date="2026-09-21T10:46:00Z" w16du:dateUtc="2026-09-21T07:46:00Z"/>
              <w:rFonts w:asciiTheme="minorBidi" w:hAnsiTheme="minorBidi" w:cstheme="minorBidi"/>
            </w:rPr>
          </w:rPrChange>
        </w:rPr>
      </w:pPr>
      <w:r w:rsidRPr="001065A1">
        <w:rPr>
          <w:rFonts w:asciiTheme="minorBidi" w:hAnsiTheme="minorBidi" w:cstheme="minorBidi"/>
          <w:bCs/>
          <w:szCs w:val="20"/>
          <w:rtl/>
          <w:rPrChange w:id="3586" w:author="MOHSEN QURAEN" w:date="2026-09-21T11:09:00Z" w16du:dateUtc="2026-09-21T08:09:00Z">
            <w:rPr>
              <w:rFonts w:asciiTheme="minorBidi" w:hAnsiTheme="minorBidi" w:cstheme="minorBidi"/>
              <w:rtl/>
            </w:rPr>
          </w:rPrChange>
        </w:rPr>
        <w:t>تأكيد أنواع البطاقات التعريفية المطلوبة في منصة تحصيل</w:t>
      </w:r>
      <w:r w:rsidR="001456F6" w:rsidRPr="001065A1">
        <w:rPr>
          <w:rFonts w:asciiTheme="minorBidi" w:hAnsiTheme="minorBidi" w:cstheme="minorBidi"/>
          <w:bCs/>
          <w:szCs w:val="20"/>
          <w:rtl/>
          <w:rPrChange w:id="3587" w:author="MOHSEN QURAEN" w:date="2026-09-21T11:09:00Z" w16du:dateUtc="2026-09-21T08:09:00Z">
            <w:rPr>
              <w:rFonts w:asciiTheme="minorBidi" w:hAnsiTheme="minorBidi" w:cstheme="minorBidi"/>
              <w:rtl/>
            </w:rPr>
          </w:rPrChange>
        </w:rPr>
        <w:t>.</w:t>
      </w:r>
    </w:p>
    <w:p w14:paraId="6BE05202" w14:textId="47388491" w:rsidR="002939E8" w:rsidRPr="001065A1" w:rsidDel="00544E66" w:rsidRDefault="00CE64DE">
      <w:pPr>
        <w:pStyle w:val="ListBullet"/>
        <w:bidi/>
        <w:spacing w:after="40"/>
        <w:rPr>
          <w:del w:id="3588" w:author="MOHSEN QURAEN" w:date="2026-09-21T10:46:00Z" w16du:dateUtc="2026-09-21T07:46:00Z"/>
          <w:rFonts w:asciiTheme="minorBidi" w:hAnsiTheme="minorBidi" w:cstheme="minorBidi"/>
          <w:bCs/>
          <w:szCs w:val="20"/>
          <w:rPrChange w:id="3589" w:author="MOHSEN QURAEN" w:date="2026-09-21T11:09:00Z" w16du:dateUtc="2026-09-21T08:09:00Z">
            <w:rPr>
              <w:del w:id="3590" w:author="MOHSEN QURAEN" w:date="2026-09-21T10:46:00Z" w16du:dateUtc="2026-09-21T07:46:00Z"/>
              <w:rFonts w:asciiTheme="minorBidi" w:hAnsiTheme="minorBidi" w:cstheme="minorBidi"/>
            </w:rPr>
          </w:rPrChange>
        </w:rPr>
        <w:pPrChange w:id="3591" w:author="MOHSEN QURAEN" w:date="2026-09-21T10:46:00Z" w16du:dateUtc="2026-09-21T07:46:00Z">
          <w:pPr>
            <w:pStyle w:val="ListBullet"/>
            <w:bidi/>
            <w:spacing w:after="40"/>
          </w:pPr>
        </w:pPrChange>
      </w:pPr>
      <w:del w:id="3592" w:author="MOHSEN QURAEN" w:date="2026-09-21T10:46:00Z" w16du:dateUtc="2026-09-21T07:46:00Z">
        <w:r w:rsidRPr="001065A1" w:rsidDel="00544E66">
          <w:rPr>
            <w:rFonts w:asciiTheme="minorBidi" w:hAnsiTheme="minorBidi" w:cstheme="minorBidi"/>
            <w:bCs/>
            <w:szCs w:val="20"/>
            <w:rtl/>
            <w:rPrChange w:id="3593" w:author="MOHSEN QURAEN" w:date="2026-09-21T11:09:00Z" w16du:dateUtc="2026-09-21T08:09:00Z">
              <w:rPr>
                <w:rFonts w:asciiTheme="minorBidi" w:hAnsiTheme="minorBidi" w:cstheme="minorBidi"/>
                <w:rtl/>
              </w:rPr>
            </w:rPrChange>
          </w:rPr>
          <w:delText>تأكيد ما إذا كانت نسبة الملكية إلزامية لكل مالك أو شريك</w:delText>
        </w:r>
        <w:r w:rsidR="001456F6" w:rsidRPr="001065A1" w:rsidDel="00544E66">
          <w:rPr>
            <w:rFonts w:asciiTheme="minorBidi" w:hAnsiTheme="minorBidi" w:cstheme="minorBidi"/>
            <w:bCs/>
            <w:szCs w:val="20"/>
            <w:rtl/>
            <w:rPrChange w:id="3594" w:author="MOHSEN QURAEN" w:date="2026-09-21T11:09:00Z" w16du:dateUtc="2026-09-21T08:09:00Z">
              <w:rPr>
                <w:rFonts w:asciiTheme="minorBidi" w:hAnsiTheme="minorBidi" w:cstheme="minorBidi"/>
                <w:rtl/>
              </w:rPr>
            </w:rPrChange>
          </w:rPr>
          <w:delText>.</w:delText>
        </w:r>
      </w:del>
    </w:p>
    <w:p w14:paraId="17B70267" w14:textId="39148648" w:rsidR="002939E8" w:rsidRPr="001065A1" w:rsidDel="00B03A9F" w:rsidRDefault="00CE64DE" w:rsidP="00544E66">
      <w:pPr>
        <w:pStyle w:val="ListBullet"/>
        <w:bidi/>
        <w:spacing w:after="40"/>
        <w:rPr>
          <w:del w:id="3595" w:author="MOHSEN QURAEN" w:date="2026-09-21T10:47:00Z" w16du:dateUtc="2026-09-21T07:47:00Z"/>
          <w:rFonts w:asciiTheme="minorBidi" w:hAnsiTheme="minorBidi" w:cstheme="minorBidi"/>
          <w:bCs/>
          <w:szCs w:val="20"/>
          <w:rPrChange w:id="3596" w:author="MOHSEN QURAEN" w:date="2026-09-21T11:09:00Z" w16du:dateUtc="2026-09-21T08:09:00Z">
            <w:rPr>
              <w:del w:id="3597" w:author="MOHSEN QURAEN" w:date="2026-09-21T10:47:00Z" w16du:dateUtc="2026-09-21T07:47:00Z"/>
              <w:rFonts w:asciiTheme="minorBidi" w:hAnsiTheme="minorBidi" w:cstheme="minorBidi"/>
            </w:rPr>
          </w:rPrChange>
        </w:rPr>
      </w:pPr>
      <w:del w:id="3598" w:author="MOHSEN QURAEN" w:date="2026-09-21T10:46:00Z" w16du:dateUtc="2026-09-21T07:46:00Z">
        <w:r w:rsidRPr="001065A1" w:rsidDel="00544E66">
          <w:rPr>
            <w:rFonts w:asciiTheme="minorBidi" w:hAnsiTheme="minorBidi" w:cstheme="minorBidi"/>
            <w:bCs/>
            <w:szCs w:val="20"/>
            <w:rtl/>
            <w:rPrChange w:id="3599" w:author="MOHSEN QURAEN" w:date="2026-09-21T11:09:00Z" w16du:dateUtc="2026-09-21T08:09:00Z">
              <w:rPr>
                <w:rFonts w:asciiTheme="minorBidi" w:hAnsiTheme="minorBidi" w:cstheme="minorBidi"/>
                <w:rtl/>
              </w:rPr>
            </w:rPrChange>
          </w:rPr>
          <w:delText>تأكيد الحد الأدنى للعمر أو أي قواعد إضافية مرتبطة بتاريخ الميلاد</w:delText>
        </w:r>
        <w:r w:rsidR="001456F6" w:rsidRPr="001065A1" w:rsidDel="00544E66">
          <w:rPr>
            <w:rFonts w:asciiTheme="minorBidi" w:hAnsiTheme="minorBidi" w:cstheme="minorBidi"/>
            <w:bCs/>
            <w:szCs w:val="20"/>
            <w:rtl/>
            <w:rPrChange w:id="3600" w:author="MOHSEN QURAEN" w:date="2026-09-21T11:09:00Z" w16du:dateUtc="2026-09-21T08:09:00Z">
              <w:rPr>
                <w:rFonts w:asciiTheme="minorBidi" w:hAnsiTheme="minorBidi" w:cstheme="minorBidi"/>
                <w:rtl/>
              </w:rPr>
            </w:rPrChange>
          </w:rPr>
          <w:delText>.</w:delText>
        </w:r>
      </w:del>
    </w:p>
    <w:p w14:paraId="62E3DDA4" w14:textId="7D1ADD14" w:rsidR="002939E8" w:rsidRPr="001065A1" w:rsidRDefault="00CE64DE" w:rsidP="00B03A9F">
      <w:pPr>
        <w:pStyle w:val="ListBullet"/>
        <w:bidi/>
        <w:spacing w:after="40"/>
        <w:rPr>
          <w:rFonts w:asciiTheme="minorBidi" w:hAnsiTheme="minorBidi" w:cstheme="minorBidi"/>
          <w:bCs/>
          <w:szCs w:val="20"/>
          <w:rPrChange w:id="3601" w:author="MOHSEN QURAEN" w:date="2026-09-21T11:09:00Z" w16du:dateUtc="2026-09-21T08:09:00Z">
            <w:rPr>
              <w:rFonts w:asciiTheme="minorBidi" w:hAnsiTheme="minorBidi" w:cstheme="minorBidi"/>
            </w:rPr>
          </w:rPrChange>
        </w:rPr>
      </w:pPr>
      <w:del w:id="3602" w:author="MOHSEN QURAEN" w:date="2026-09-21T10:47:00Z" w16du:dateUtc="2026-09-21T07:47:00Z">
        <w:r w:rsidRPr="001065A1" w:rsidDel="00B03A9F">
          <w:rPr>
            <w:rFonts w:asciiTheme="minorBidi" w:hAnsiTheme="minorBidi" w:cstheme="minorBidi"/>
            <w:bCs/>
            <w:szCs w:val="20"/>
            <w:rtl/>
            <w:rPrChange w:id="3603" w:author="MOHSEN QURAEN" w:date="2026-09-21T11:09:00Z" w16du:dateUtc="2026-09-21T08:09:00Z">
              <w:rPr>
                <w:rFonts w:asciiTheme="minorBidi" w:hAnsiTheme="minorBidi" w:cstheme="minorBidi"/>
                <w:rtl/>
              </w:rPr>
            </w:rPrChange>
          </w:rPr>
          <w:delText>تأكيد ما إذا كان مجموع نسب الملكية يجب أن يساوي 100% أو يسمح بقيم جزئية</w:delText>
        </w:r>
        <w:r w:rsidR="001456F6" w:rsidRPr="001065A1" w:rsidDel="00B03A9F">
          <w:rPr>
            <w:rFonts w:asciiTheme="minorBidi" w:hAnsiTheme="minorBidi" w:cstheme="minorBidi"/>
            <w:bCs/>
            <w:szCs w:val="20"/>
            <w:rtl/>
            <w:rPrChange w:id="3604" w:author="MOHSEN QURAEN" w:date="2026-09-21T11:09:00Z" w16du:dateUtc="2026-09-21T08:09:00Z">
              <w:rPr>
                <w:rFonts w:asciiTheme="minorBidi" w:hAnsiTheme="minorBidi" w:cstheme="minorBidi"/>
                <w:rtl/>
              </w:rPr>
            </w:rPrChange>
          </w:rPr>
          <w:delText>.</w:delText>
        </w:r>
      </w:del>
    </w:p>
    <w:p w14:paraId="5ABACD92" w14:textId="1C8BDE94" w:rsidR="002939E8" w:rsidRPr="001065A1" w:rsidDel="00CF1920" w:rsidRDefault="00CE64DE" w:rsidP="00AB43AF">
      <w:pPr>
        <w:pStyle w:val="ListBullet"/>
        <w:bidi/>
        <w:spacing w:after="40"/>
        <w:rPr>
          <w:del w:id="3605" w:author="MOHSEN QURAEN" w:date="2026-09-21T10:47:00Z" w16du:dateUtc="2026-09-21T07:47:00Z"/>
          <w:rFonts w:asciiTheme="minorBidi" w:hAnsiTheme="minorBidi" w:cstheme="minorBidi"/>
          <w:bCs/>
          <w:szCs w:val="20"/>
          <w:rPrChange w:id="3606" w:author="MOHSEN QURAEN" w:date="2026-09-21T11:09:00Z" w16du:dateUtc="2026-09-21T08:09:00Z">
            <w:rPr>
              <w:del w:id="3607" w:author="MOHSEN QURAEN" w:date="2026-09-21T10:47:00Z" w16du:dateUtc="2026-09-21T07:47:00Z"/>
              <w:rFonts w:asciiTheme="minorBidi" w:hAnsiTheme="minorBidi" w:cstheme="minorBidi"/>
            </w:rPr>
          </w:rPrChange>
        </w:rPr>
      </w:pPr>
      <w:r w:rsidRPr="001065A1">
        <w:rPr>
          <w:rFonts w:asciiTheme="minorBidi" w:hAnsiTheme="minorBidi" w:cstheme="minorBidi"/>
          <w:bCs/>
          <w:szCs w:val="20"/>
          <w:rtl/>
          <w:rPrChange w:id="3608" w:author="MOHSEN QURAEN" w:date="2026-09-21T11:09:00Z" w16du:dateUtc="2026-09-21T08:09:00Z">
            <w:rPr>
              <w:rFonts w:asciiTheme="minorBidi" w:hAnsiTheme="minorBidi" w:cstheme="minorBidi"/>
              <w:rtl/>
            </w:rPr>
          </w:rPrChange>
        </w:rPr>
        <w:t>تأكيد صلاحيات العرض والتعديل والحذف حسب أدوار المستخدمين</w:t>
      </w:r>
      <w:r w:rsidR="001456F6" w:rsidRPr="001065A1">
        <w:rPr>
          <w:rFonts w:asciiTheme="minorBidi" w:hAnsiTheme="minorBidi" w:cstheme="minorBidi"/>
          <w:bCs/>
          <w:szCs w:val="20"/>
          <w:rtl/>
          <w:rPrChange w:id="3609" w:author="MOHSEN QURAEN" w:date="2026-09-21T11:09:00Z" w16du:dateUtc="2026-09-21T08:09:00Z">
            <w:rPr>
              <w:rFonts w:asciiTheme="minorBidi" w:hAnsiTheme="minorBidi" w:cstheme="minorBidi"/>
              <w:rtl/>
            </w:rPr>
          </w:rPrChange>
        </w:rPr>
        <w:t>.</w:t>
      </w:r>
    </w:p>
    <w:p w14:paraId="4B6D3095" w14:textId="7551CB00" w:rsidR="002939E8" w:rsidRPr="001065A1" w:rsidRDefault="00CE64DE" w:rsidP="00CF1920">
      <w:pPr>
        <w:pStyle w:val="ListBullet"/>
        <w:bidi/>
        <w:spacing w:after="40"/>
        <w:rPr>
          <w:ins w:id="3610" w:author="Hamdy Rashed" w:date="2026-08-02T12:08:00Z" w16du:dateUtc="2026-08-02T09:08:00Z"/>
          <w:rFonts w:asciiTheme="minorBidi" w:hAnsiTheme="minorBidi" w:cstheme="minorBidi"/>
          <w:bCs/>
          <w:szCs w:val="20"/>
          <w:rPrChange w:id="3611" w:author="MOHSEN QURAEN" w:date="2026-09-21T11:09:00Z" w16du:dateUtc="2026-09-21T08:09:00Z">
            <w:rPr>
              <w:ins w:id="3612" w:author="Hamdy Rashed" w:date="2026-08-02T12:08:00Z" w16du:dateUtc="2026-08-02T09:08:00Z"/>
              <w:rFonts w:asciiTheme="minorBidi" w:hAnsiTheme="minorBidi" w:cstheme="minorBidi"/>
            </w:rPr>
          </w:rPrChange>
        </w:rPr>
      </w:pPr>
      <w:del w:id="3613" w:author="MOHSEN QURAEN" w:date="2026-09-21T10:47:00Z" w16du:dateUtc="2026-09-21T07:47:00Z">
        <w:r w:rsidRPr="001065A1" w:rsidDel="00CF1920">
          <w:rPr>
            <w:rFonts w:asciiTheme="minorBidi" w:hAnsiTheme="minorBidi" w:cstheme="minorBidi"/>
            <w:bCs/>
            <w:szCs w:val="20"/>
            <w:rtl/>
            <w:rPrChange w:id="3614" w:author="MOHSEN QURAEN" w:date="2026-09-21T11:09:00Z" w16du:dateUtc="2026-09-21T08:09:00Z">
              <w:rPr>
                <w:rFonts w:asciiTheme="minorBidi" w:hAnsiTheme="minorBidi" w:cstheme="minorBidi"/>
                <w:rtl/>
              </w:rPr>
            </w:rPrChange>
          </w:rPr>
          <w:delText>تأكيد ما إذا كانت بيانات الملاك والشركاء ستظهر في التقارير التشغيلية أو تقارير الامتثال</w:delText>
        </w:r>
        <w:r w:rsidR="001456F6" w:rsidRPr="001065A1" w:rsidDel="00CF1920">
          <w:rPr>
            <w:rFonts w:asciiTheme="minorBidi" w:hAnsiTheme="minorBidi" w:cstheme="minorBidi"/>
            <w:bCs/>
            <w:szCs w:val="20"/>
            <w:rtl/>
            <w:rPrChange w:id="3615" w:author="MOHSEN QURAEN" w:date="2026-09-21T11:09:00Z" w16du:dateUtc="2026-09-21T08:09:00Z">
              <w:rPr>
                <w:rFonts w:asciiTheme="minorBidi" w:hAnsiTheme="minorBidi" w:cstheme="minorBidi"/>
                <w:rtl/>
              </w:rPr>
            </w:rPrChange>
          </w:rPr>
          <w:delText>.</w:delText>
        </w:r>
      </w:del>
    </w:p>
    <w:p w14:paraId="04FF49EF" w14:textId="77777777" w:rsidR="00E30F21" w:rsidRPr="001065A1" w:rsidRDefault="00E30F21" w:rsidP="00AC2C34">
      <w:pPr>
        <w:pStyle w:val="ListBullet"/>
        <w:numPr>
          <w:ilvl w:val="0"/>
          <w:numId w:val="0"/>
        </w:numPr>
        <w:bidi/>
        <w:spacing w:after="40"/>
        <w:rPr>
          <w:ins w:id="3616" w:author="Hamdy Rashed" w:date="2026-08-02T12:08:00Z" w16du:dateUtc="2026-08-02T09:08:00Z"/>
          <w:rFonts w:asciiTheme="minorBidi" w:hAnsiTheme="minorBidi" w:cstheme="minorBidi"/>
          <w:bCs/>
          <w:szCs w:val="20"/>
          <w:rtl/>
          <w:rPrChange w:id="3617" w:author="MOHSEN QURAEN" w:date="2026-09-21T11:09:00Z" w16du:dateUtc="2026-09-21T08:09:00Z">
            <w:rPr>
              <w:ins w:id="3618" w:author="Hamdy Rashed" w:date="2026-08-02T12:08:00Z" w16du:dateUtc="2026-08-02T09:08:00Z"/>
              <w:rFonts w:asciiTheme="minorBidi" w:hAnsiTheme="minorBidi" w:cstheme="minorBidi"/>
              <w:rtl/>
            </w:rPr>
          </w:rPrChange>
        </w:rPr>
      </w:pPr>
    </w:p>
    <w:p w14:paraId="283ED49B" w14:textId="58785A19" w:rsidR="00E30F21" w:rsidRPr="001065A1" w:rsidDel="00E30F21" w:rsidRDefault="00E30F21">
      <w:pPr>
        <w:pStyle w:val="ListBullet"/>
        <w:numPr>
          <w:ilvl w:val="0"/>
          <w:numId w:val="0"/>
        </w:numPr>
        <w:bidi/>
        <w:spacing w:after="40"/>
        <w:ind w:left="360" w:hanging="360"/>
        <w:rPr>
          <w:del w:id="3619" w:author="Hamdy Rashed" w:date="2026-08-02T12:08:00Z" w16du:dateUtc="2026-08-02T09:08:00Z"/>
          <w:rFonts w:asciiTheme="minorBidi" w:hAnsiTheme="minorBidi" w:cstheme="minorBidi"/>
          <w:bCs/>
          <w:szCs w:val="20"/>
          <w:rPrChange w:id="3620" w:author="MOHSEN QURAEN" w:date="2026-09-21T11:09:00Z" w16du:dateUtc="2026-09-21T08:09:00Z">
            <w:rPr>
              <w:del w:id="3621" w:author="Hamdy Rashed" w:date="2026-08-02T12:08:00Z" w16du:dateUtc="2026-08-02T09:08:00Z"/>
              <w:rFonts w:asciiTheme="minorBidi" w:hAnsiTheme="minorBidi" w:cstheme="minorBidi"/>
              <w:bCs/>
            </w:rPr>
          </w:rPrChange>
        </w:rPr>
        <w:pPrChange w:id="3622" w:author="Hamdy Rashed" w:date="2026-08-02T12:08:00Z" w16du:dateUtc="2026-08-02T09:08:00Z">
          <w:pPr>
            <w:pStyle w:val="ListBullet"/>
            <w:bidi/>
            <w:spacing w:after="40"/>
          </w:pPr>
        </w:pPrChange>
      </w:pPr>
    </w:p>
    <w:p w14:paraId="52647464" w14:textId="2108813C" w:rsidR="008F38E9" w:rsidRPr="001065A1" w:rsidRDefault="008F38E9" w:rsidP="00AB43AF">
      <w:pPr>
        <w:pStyle w:val="Heading1"/>
        <w:bidi/>
        <w:spacing w:before="240" w:after="100"/>
        <w:rPr>
          <w:ins w:id="3623" w:author="Hamdy Rashed" w:date="2026-08-02T10:41:00Z" w16du:dateUtc="2026-08-02T07:41:00Z"/>
          <w:rFonts w:asciiTheme="minorBidi" w:hAnsiTheme="minorBidi" w:cstheme="minorBidi"/>
          <w:b w:val="0"/>
          <w:color w:val="007E39"/>
          <w:sz w:val="20"/>
          <w:szCs w:val="20"/>
          <w:rtl/>
          <w:rPrChange w:id="3624" w:author="MOHSEN QURAEN" w:date="2026-09-21T11:09:00Z" w16du:dateUtc="2026-09-21T08:09:00Z">
            <w:rPr>
              <w:ins w:id="3625" w:author="Hamdy Rashed" w:date="2026-08-02T10:41:00Z" w16du:dateUtc="2026-08-02T07:41:00Z"/>
              <w:rFonts w:asciiTheme="minorBidi" w:hAnsiTheme="minorBidi" w:cstheme="minorBidi"/>
              <w:color w:val="007E39"/>
              <w:sz w:val="30"/>
              <w:rtl/>
            </w:rPr>
          </w:rPrChange>
        </w:rPr>
      </w:pPr>
      <w:ins w:id="3626" w:author="Hamdy Rashed" w:date="2026-08-02T10:40:00Z" w16du:dateUtc="2026-08-02T07:40:00Z">
        <w:r w:rsidRPr="001065A1">
          <w:rPr>
            <w:rFonts w:asciiTheme="minorBidi" w:hAnsiTheme="minorBidi" w:cstheme="minorBidi"/>
            <w:b w:val="0"/>
            <w:color w:val="007E39"/>
            <w:sz w:val="20"/>
            <w:szCs w:val="20"/>
            <w:rtl/>
            <w:rPrChange w:id="3627" w:author="MOHSEN QURAEN" w:date="2026-09-21T11:09:00Z" w16du:dateUtc="2026-09-21T08:09:00Z">
              <w:rPr>
                <w:rFonts w:asciiTheme="minorBidi" w:hAnsiTheme="minorBidi" w:cstheme="minorBidi"/>
                <w:color w:val="007E39"/>
                <w:sz w:val="30"/>
                <w:rtl/>
              </w:rPr>
            </w:rPrChange>
          </w:rPr>
          <w:t>14. نقاط الرق</w:t>
        </w:r>
      </w:ins>
      <w:ins w:id="3628" w:author="Hamdy Rashed" w:date="2026-08-02T10:41:00Z" w16du:dateUtc="2026-08-02T07:41:00Z">
        <w:r w:rsidRPr="001065A1">
          <w:rPr>
            <w:rFonts w:asciiTheme="minorBidi" w:hAnsiTheme="minorBidi" w:cstheme="minorBidi"/>
            <w:b w:val="0"/>
            <w:color w:val="007E39"/>
            <w:sz w:val="20"/>
            <w:szCs w:val="20"/>
            <w:rtl/>
            <w:rPrChange w:id="3629" w:author="MOHSEN QURAEN" w:date="2026-09-21T11:09:00Z" w16du:dateUtc="2026-09-21T08:09:00Z">
              <w:rPr>
                <w:rFonts w:asciiTheme="minorBidi" w:hAnsiTheme="minorBidi" w:cstheme="minorBidi"/>
                <w:color w:val="007E39"/>
                <w:sz w:val="30"/>
                <w:rtl/>
              </w:rPr>
            </w:rPrChange>
          </w:rPr>
          <w:t>ابة في النظام</w:t>
        </w:r>
      </w:ins>
    </w:p>
    <w:p w14:paraId="7C1CC3F2" w14:textId="71FBCF1B" w:rsidR="008F38E9" w:rsidRPr="001065A1" w:rsidRDefault="00E30F21" w:rsidP="008F38E9">
      <w:pPr>
        <w:bidi/>
        <w:rPr>
          <w:ins w:id="3630" w:author="Hamdy Rashed" w:date="2026-08-02T12:09:00Z" w16du:dateUtc="2026-08-02T09:09:00Z"/>
          <w:bCs/>
          <w:szCs w:val="20"/>
          <w:rtl/>
          <w:rPrChange w:id="3631" w:author="MOHSEN QURAEN" w:date="2026-09-21T11:09:00Z" w16du:dateUtc="2026-09-21T08:09:00Z">
            <w:rPr>
              <w:ins w:id="3632" w:author="Hamdy Rashed" w:date="2026-08-02T12:09:00Z" w16du:dateUtc="2026-08-02T09:09:00Z"/>
              <w:rtl/>
            </w:rPr>
          </w:rPrChange>
        </w:rPr>
      </w:pPr>
      <w:ins w:id="3633" w:author="Hamdy Rashed" w:date="2026-08-02T12:06:00Z" w16du:dateUtc="2026-08-02T09:06:00Z">
        <w:r w:rsidRPr="001065A1">
          <w:rPr>
            <w:bCs/>
            <w:szCs w:val="20"/>
            <w:rtl/>
            <w:rPrChange w:id="3634" w:author="MOHSEN QURAEN" w:date="2026-09-21T11:09:00Z" w16du:dateUtc="2026-09-21T08:09:00Z">
              <w:rPr>
                <w:rtl/>
              </w:rPr>
            </w:rPrChange>
          </w:rPr>
          <w:t xml:space="preserve">- </w:t>
        </w:r>
      </w:ins>
      <w:ins w:id="3635" w:author="Hamdy Rashed" w:date="2026-08-02T12:25:00Z" w16du:dateUtc="2026-08-02T09:25:00Z">
        <w:r w:rsidR="00EB3558" w:rsidRPr="001065A1">
          <w:rPr>
            <w:bCs/>
            <w:szCs w:val="20"/>
            <w:rtl/>
            <w:rPrChange w:id="3636" w:author="MOHSEN QURAEN" w:date="2026-09-21T11:09:00Z" w16du:dateUtc="2026-09-21T08:09:00Z">
              <w:rPr>
                <w:rtl/>
              </w:rPr>
            </w:rPrChange>
          </w:rPr>
          <w:t>يجب ألا يسمح النظام للمستخدم بإرسال البيانات أو المعلومات المالية مباشرةً إلى البنك المستفيد، إلا من خلال الآليات والإجراءات المعتمدة داخل النظام ووفقاً للصلاحيات الممنوحة.</w:t>
        </w:r>
      </w:ins>
    </w:p>
    <w:p w14:paraId="64C49F09" w14:textId="3416DD6B" w:rsidR="00E30F21" w:rsidRPr="001065A1" w:rsidRDefault="00E30F21" w:rsidP="00E30F21">
      <w:pPr>
        <w:bidi/>
        <w:rPr>
          <w:ins w:id="3637" w:author="Hamdy Rashed" w:date="2026-08-02T12:07:00Z" w16du:dateUtc="2026-08-02T09:07:00Z"/>
          <w:bCs/>
          <w:szCs w:val="20"/>
          <w:rtl/>
          <w:rPrChange w:id="3638" w:author="MOHSEN QURAEN" w:date="2026-09-21T11:09:00Z" w16du:dateUtc="2026-09-21T08:09:00Z">
            <w:rPr>
              <w:ins w:id="3639" w:author="Hamdy Rashed" w:date="2026-08-02T12:07:00Z" w16du:dateUtc="2026-08-02T09:07:00Z"/>
              <w:rtl/>
            </w:rPr>
          </w:rPrChange>
        </w:rPr>
      </w:pPr>
      <w:ins w:id="3640" w:author="Hamdy Rashed" w:date="2026-08-02T12:09:00Z" w16du:dateUtc="2026-08-02T09:09:00Z">
        <w:r w:rsidRPr="001065A1">
          <w:rPr>
            <w:bCs/>
            <w:szCs w:val="20"/>
            <w:rtl/>
            <w:rPrChange w:id="3641" w:author="MOHSEN QURAEN" w:date="2026-09-21T11:09:00Z" w16du:dateUtc="2026-09-21T08:09:00Z">
              <w:rPr>
                <w:rtl/>
              </w:rPr>
            </w:rPrChange>
          </w:rPr>
          <w:t xml:space="preserve">- </w:t>
        </w:r>
      </w:ins>
      <w:ins w:id="3642" w:author="Hamdy Rashed" w:date="2026-08-02T12:26:00Z" w16du:dateUtc="2026-08-02T09:26:00Z">
        <w:r w:rsidR="00EB3558" w:rsidRPr="001065A1">
          <w:rPr>
            <w:bCs/>
            <w:szCs w:val="20"/>
            <w:rtl/>
            <w:rPrChange w:id="3643" w:author="MOHSEN QURAEN" w:date="2026-09-21T11:09:00Z" w16du:dateUtc="2026-09-21T08:09:00Z">
              <w:rPr>
                <w:rtl/>
              </w:rPr>
            </w:rPrChange>
          </w:rPr>
          <w:t>يجب أن يقتصر تصدير التقارير على تقارير المبالغ المرسلة إلى التجار وتقارير التسويات، وذلك للمستخدمين المخولين ووفقاً للصلاحيات المعتمدة.</w:t>
        </w:r>
      </w:ins>
    </w:p>
    <w:p w14:paraId="0B8E4E1A" w14:textId="2FBDF060" w:rsidR="00E30F21" w:rsidRPr="001065A1" w:rsidRDefault="00E30F21">
      <w:pPr>
        <w:bidi/>
        <w:rPr>
          <w:ins w:id="3644" w:author="Hamdy Rashed" w:date="2026-08-02T10:40:00Z" w16du:dateUtc="2026-08-02T07:40:00Z"/>
          <w:szCs w:val="20"/>
          <w:rtl/>
          <w:rPrChange w:id="3645" w:author="MOHSEN QURAEN" w:date="2026-09-21T11:09:00Z" w16du:dateUtc="2026-09-21T08:09:00Z">
            <w:rPr>
              <w:ins w:id="3646" w:author="Hamdy Rashed" w:date="2026-08-02T10:40:00Z" w16du:dateUtc="2026-08-02T07:40:00Z"/>
              <w:rFonts w:asciiTheme="minorBidi" w:hAnsiTheme="minorBidi" w:cstheme="minorBidi"/>
              <w:color w:val="007E39"/>
              <w:sz w:val="30"/>
              <w:rtl/>
            </w:rPr>
          </w:rPrChange>
        </w:rPr>
        <w:pPrChange w:id="3647" w:author="Hamdy Rashed" w:date="2026-08-02T12:07:00Z" w16du:dateUtc="2026-08-02T09:07:00Z">
          <w:pPr>
            <w:pStyle w:val="Heading1"/>
            <w:bidi/>
            <w:spacing w:before="240" w:after="100"/>
          </w:pPr>
        </w:pPrChange>
      </w:pPr>
      <w:ins w:id="3648" w:author="Hamdy Rashed" w:date="2026-08-02T12:07:00Z" w16du:dateUtc="2026-08-02T09:07:00Z">
        <w:r w:rsidRPr="001065A1">
          <w:rPr>
            <w:bCs/>
            <w:szCs w:val="20"/>
            <w:rtl/>
            <w:rPrChange w:id="3649" w:author="MOHSEN QURAEN" w:date="2026-09-21T11:09:00Z" w16du:dateUtc="2026-09-21T08:09:00Z">
              <w:rPr>
                <w:b w:val="0"/>
                <w:bCs w:val="0"/>
                <w:rtl/>
              </w:rPr>
            </w:rPrChange>
          </w:rPr>
          <w:t xml:space="preserve">- </w:t>
        </w:r>
      </w:ins>
      <w:ins w:id="3650" w:author="Hamdy Rashed" w:date="2026-08-02T12:26:00Z" w16du:dateUtc="2026-08-02T09:26:00Z">
        <w:r w:rsidR="00EB3558" w:rsidRPr="001065A1">
          <w:rPr>
            <w:bCs/>
            <w:szCs w:val="20"/>
            <w:rtl/>
            <w:rPrChange w:id="3651" w:author="MOHSEN QURAEN" w:date="2026-09-21T11:09:00Z" w16du:dateUtc="2026-09-21T08:09:00Z">
              <w:rPr>
                <w:b w:val="0"/>
                <w:bCs w:val="0"/>
                <w:rtl/>
              </w:rPr>
            </w:rPrChange>
          </w:rPr>
          <w:t xml:space="preserve">يجب أن يقوم النظام، بعد قيام المستخدم المخول بالنقر على زر "إرسال"، </w:t>
        </w:r>
      </w:ins>
      <w:ins w:id="3652" w:author="Hamdy Rashed" w:date="2026-08-02T12:27:00Z" w16du:dateUtc="2026-08-02T09:27:00Z">
        <w:r w:rsidR="00EB3558" w:rsidRPr="001065A1">
          <w:rPr>
            <w:bCs/>
            <w:szCs w:val="20"/>
            <w:rtl/>
            <w:rPrChange w:id="3653" w:author="MOHSEN QURAEN" w:date="2026-09-21T11:09:00Z" w16du:dateUtc="2026-09-21T08:09:00Z">
              <w:rPr>
                <w:b w:val="0"/>
                <w:bCs w:val="0"/>
                <w:rtl/>
              </w:rPr>
            </w:rPrChange>
          </w:rPr>
          <w:t>ليقوم النظام بشكل الي</w:t>
        </w:r>
      </w:ins>
      <w:ins w:id="3654" w:author="Hamdy Rashed" w:date="2026-08-02T12:26:00Z" w16du:dateUtc="2026-08-02T09:26:00Z">
        <w:r w:rsidR="00EB3558" w:rsidRPr="001065A1">
          <w:rPr>
            <w:bCs/>
            <w:szCs w:val="20"/>
            <w:rtl/>
            <w:rPrChange w:id="3655" w:author="MOHSEN QURAEN" w:date="2026-09-21T11:09:00Z" w16du:dateUtc="2026-09-21T08:09:00Z">
              <w:rPr>
                <w:b w:val="0"/>
                <w:bCs w:val="0"/>
                <w:rtl/>
              </w:rPr>
            </w:rPrChange>
          </w:rPr>
          <w:t xml:space="preserve"> </w:t>
        </w:r>
      </w:ins>
      <w:ins w:id="3656" w:author="Hamdy Rashed" w:date="2026-08-02T12:27:00Z" w16du:dateUtc="2026-08-02T09:27:00Z">
        <w:r w:rsidR="00EB3558" w:rsidRPr="001065A1">
          <w:rPr>
            <w:bCs/>
            <w:szCs w:val="20"/>
            <w:rtl/>
            <w:rPrChange w:id="3657" w:author="MOHSEN QURAEN" w:date="2026-09-21T11:09:00Z" w16du:dateUtc="2026-09-21T08:09:00Z">
              <w:rPr>
                <w:b w:val="0"/>
                <w:bCs w:val="0"/>
                <w:rtl/>
              </w:rPr>
            </w:rPrChange>
          </w:rPr>
          <w:t>ب</w:t>
        </w:r>
      </w:ins>
      <w:ins w:id="3658" w:author="Hamdy Rashed" w:date="2026-08-02T12:26:00Z" w16du:dateUtc="2026-08-02T09:26:00Z">
        <w:r w:rsidR="00EB3558" w:rsidRPr="001065A1">
          <w:rPr>
            <w:bCs/>
            <w:szCs w:val="20"/>
            <w:rtl/>
            <w:rPrChange w:id="3659" w:author="MOHSEN QURAEN" w:date="2026-09-21T11:09:00Z" w16du:dateUtc="2026-09-21T08:09:00Z">
              <w:rPr>
                <w:b w:val="0"/>
                <w:bCs w:val="0"/>
                <w:rtl/>
              </w:rPr>
            </w:rPrChange>
          </w:rPr>
          <w:t>إرسال كشف يتضمن المبالغ المستحقة الدفع لكل بنك مستفيد، وفقاً للبيانات المعتمدة والمسجلة في النظام</w:t>
        </w:r>
      </w:ins>
      <w:ins w:id="3660" w:author="Hamdy Rashed" w:date="2026-08-02T12:09:00Z" w16du:dateUtc="2026-08-02T09:09:00Z">
        <w:r w:rsidRPr="001065A1">
          <w:rPr>
            <w:bCs/>
            <w:szCs w:val="20"/>
            <w:rtl/>
            <w:rPrChange w:id="3661" w:author="MOHSEN QURAEN" w:date="2026-09-21T11:09:00Z" w16du:dateUtc="2026-09-21T08:09:00Z">
              <w:rPr>
                <w:b w:val="0"/>
                <w:bCs w:val="0"/>
                <w:rtl/>
              </w:rPr>
            </w:rPrChange>
          </w:rPr>
          <w:t>.</w:t>
        </w:r>
      </w:ins>
    </w:p>
    <w:p w14:paraId="36ED961A" w14:textId="2AC7E9E3" w:rsidR="002939E8" w:rsidRPr="001065A1" w:rsidRDefault="00CE64DE" w:rsidP="008F38E9">
      <w:pPr>
        <w:pStyle w:val="Heading1"/>
        <w:bidi/>
        <w:spacing w:before="240" w:after="100"/>
        <w:rPr>
          <w:rFonts w:asciiTheme="minorBidi" w:hAnsiTheme="minorBidi" w:cstheme="minorBidi"/>
          <w:b w:val="0"/>
          <w:sz w:val="20"/>
          <w:szCs w:val="20"/>
          <w:rPrChange w:id="3662" w:author="MOHSEN QURAEN" w:date="2026-09-21T11:09:00Z" w16du:dateUtc="2026-09-21T08:09:00Z">
            <w:rPr>
              <w:rFonts w:asciiTheme="minorBidi" w:hAnsiTheme="minorBidi" w:cstheme="minorBidi"/>
            </w:rPr>
          </w:rPrChange>
        </w:rPr>
      </w:pPr>
      <w:r w:rsidRPr="001065A1">
        <w:rPr>
          <w:rFonts w:asciiTheme="minorBidi" w:hAnsiTheme="minorBidi" w:cstheme="minorBidi"/>
          <w:b w:val="0"/>
          <w:color w:val="007E39"/>
          <w:sz w:val="20"/>
          <w:szCs w:val="20"/>
          <w:rtl/>
          <w:rPrChange w:id="3663" w:author="MOHSEN QURAEN" w:date="2026-09-21T11:09:00Z" w16du:dateUtc="2026-09-21T08:09:00Z">
            <w:rPr>
              <w:rFonts w:asciiTheme="minorBidi" w:hAnsiTheme="minorBidi" w:cstheme="minorBidi"/>
              <w:color w:val="007E39"/>
              <w:sz w:val="30"/>
              <w:rtl/>
            </w:rPr>
          </w:rPrChange>
        </w:rPr>
        <w:t>تم الإعداد بواسطة</w:t>
      </w:r>
    </w:p>
    <w:p w14:paraId="53A43258" w14:textId="77777777" w:rsidR="002939E8" w:rsidRPr="001065A1" w:rsidRDefault="00CE64DE" w:rsidP="00AB43AF">
      <w:pPr>
        <w:bidi/>
        <w:spacing w:after="100" w:line="259" w:lineRule="auto"/>
        <w:rPr>
          <w:rFonts w:asciiTheme="minorBidi" w:hAnsiTheme="minorBidi" w:cstheme="minorBidi"/>
          <w:bCs/>
          <w:szCs w:val="20"/>
          <w:rPrChange w:id="3664"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665" w:author="MOHSEN QURAEN" w:date="2026-09-21T11:09:00Z" w16du:dateUtc="2026-09-21T08:09:00Z">
            <w:rPr>
              <w:rFonts w:asciiTheme="minorBidi" w:hAnsiTheme="minorBidi" w:cstheme="minorBidi"/>
              <w:b/>
              <w:rtl/>
            </w:rPr>
          </w:rPrChange>
        </w:rPr>
        <w:t>مازن فايز</w:t>
      </w:r>
    </w:p>
    <w:p w14:paraId="5D2C3E12" w14:textId="77777777" w:rsidR="002939E8" w:rsidRPr="001065A1" w:rsidRDefault="00CE64DE" w:rsidP="00AB43AF">
      <w:pPr>
        <w:bidi/>
        <w:spacing w:after="100" w:line="259" w:lineRule="auto"/>
        <w:rPr>
          <w:rFonts w:asciiTheme="minorBidi" w:hAnsiTheme="minorBidi" w:cstheme="minorBidi"/>
          <w:bCs/>
          <w:szCs w:val="20"/>
          <w:rPrChange w:id="3666" w:author="MOHSEN QURAEN" w:date="2026-09-21T11:09:00Z" w16du:dateUtc="2026-09-21T08:09:00Z">
            <w:rPr>
              <w:rFonts w:asciiTheme="minorBidi" w:hAnsiTheme="minorBidi" w:cstheme="minorBidi"/>
            </w:rPr>
          </w:rPrChange>
        </w:rPr>
      </w:pPr>
      <w:r w:rsidRPr="001065A1">
        <w:rPr>
          <w:rFonts w:asciiTheme="minorBidi" w:hAnsiTheme="minorBidi" w:cstheme="minorBidi"/>
          <w:bCs/>
          <w:szCs w:val="20"/>
          <w:rtl/>
          <w:rPrChange w:id="3667" w:author="MOHSEN QURAEN" w:date="2026-09-21T11:09:00Z" w16du:dateUtc="2026-09-21T08:09:00Z">
            <w:rPr>
              <w:rFonts w:asciiTheme="minorBidi" w:hAnsiTheme="minorBidi" w:cstheme="minorBidi"/>
              <w:rtl/>
            </w:rPr>
          </w:rPrChange>
        </w:rPr>
        <w:t>مدير العمليات</w:t>
      </w:r>
    </w:p>
    <w:p w14:paraId="05562C28" w14:textId="02F771DF" w:rsidR="002939E8" w:rsidRPr="001065A1" w:rsidRDefault="00CE64DE" w:rsidP="00AB43AF">
      <w:pPr>
        <w:bidi/>
        <w:rPr>
          <w:rFonts w:asciiTheme="minorBidi" w:hAnsiTheme="minorBidi" w:cstheme="minorBidi"/>
          <w:bCs/>
          <w:szCs w:val="20"/>
          <w:rPrChange w:id="3668" w:author="MOHSEN QURAEN" w:date="2026-09-21T11:09:00Z" w16du:dateUtc="2026-09-21T08:09:00Z">
            <w:rPr>
              <w:rFonts w:asciiTheme="minorBidi" w:hAnsiTheme="minorBidi" w:cstheme="minorBidi"/>
            </w:rPr>
          </w:rPrChange>
        </w:rPr>
      </w:pPr>
      <w:del w:id="3669" w:author="MAZEN FAYEZ" w:date="2026-08-10T09:00:00Z" w16du:dateUtc="2026-08-10T06:00:00Z">
        <w:r w:rsidRPr="001065A1" w:rsidDel="00821D96">
          <w:rPr>
            <w:rFonts w:ascii="Tahoma" w:hAnsi="Tahoma" w:cs="Tahoma"/>
            <w:bCs/>
            <w:i/>
            <w:color w:val="6B7280"/>
            <w:szCs w:val="20"/>
            <w:rtl/>
            <w:rPrChange w:id="3670" w:author="MOHSEN QURAEN" w:date="2026-09-21T11:09:00Z" w16du:dateUtc="2026-09-21T08:09:00Z">
              <w:rPr>
                <w:rFonts w:ascii="Tahoma" w:hAnsi="Tahoma" w:cs="Tahoma"/>
                <w:i/>
                <w:color w:val="6B7280"/>
                <w:sz w:val="16"/>
                <w:rtl/>
              </w:rPr>
            </w:rPrChange>
          </w:rPr>
          <w:delText>سري</w:delText>
        </w:r>
        <w:r w:rsidRPr="001065A1" w:rsidDel="00821D96">
          <w:rPr>
            <w:rFonts w:asciiTheme="minorBidi" w:hAnsiTheme="minorBidi" w:cstheme="minorBidi"/>
            <w:bCs/>
            <w:i/>
            <w:color w:val="6B7280"/>
            <w:szCs w:val="20"/>
            <w:rPrChange w:id="3671" w:author="MOHSEN QURAEN" w:date="2026-09-21T11:09:00Z" w16du:dateUtc="2026-09-21T08:09:00Z">
              <w:rPr>
                <w:rFonts w:asciiTheme="minorBidi" w:hAnsiTheme="minorBidi" w:cstheme="minorBidi"/>
                <w:i/>
                <w:color w:val="6B7280"/>
                <w:sz w:val="16"/>
              </w:rPr>
            </w:rPrChange>
          </w:rPr>
          <w:delText xml:space="preserve"> - </w:delText>
        </w:r>
        <w:r w:rsidRPr="001065A1" w:rsidDel="00821D96">
          <w:rPr>
            <w:rFonts w:ascii="Tahoma" w:hAnsi="Tahoma" w:cs="Tahoma"/>
            <w:bCs/>
            <w:i/>
            <w:color w:val="6B7280"/>
            <w:szCs w:val="20"/>
            <w:rtl/>
            <w:rPrChange w:id="3672" w:author="MOHSEN QURAEN" w:date="2026-09-21T11:09:00Z" w16du:dateUtc="2026-09-21T08:09:00Z">
              <w:rPr>
                <w:rFonts w:ascii="Tahoma" w:hAnsi="Tahoma" w:cs="Tahoma"/>
                <w:i/>
                <w:color w:val="6B7280"/>
                <w:sz w:val="16"/>
                <w:rtl/>
              </w:rPr>
            </w:rPrChange>
          </w:rPr>
          <w:delText>للاستخدام</w:delText>
        </w:r>
        <w:r w:rsidRPr="001065A1" w:rsidDel="00821D96">
          <w:rPr>
            <w:rFonts w:asciiTheme="minorBidi" w:hAnsiTheme="minorBidi" w:cstheme="minorBidi"/>
            <w:bCs/>
            <w:i/>
            <w:color w:val="6B7280"/>
            <w:szCs w:val="20"/>
            <w:rPrChange w:id="3673"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74" w:author="MOHSEN QURAEN" w:date="2026-09-21T11:09:00Z" w16du:dateUtc="2026-09-21T08:09:00Z">
              <w:rPr>
                <w:rFonts w:ascii="Tahoma" w:hAnsi="Tahoma" w:cs="Tahoma"/>
                <w:i/>
                <w:color w:val="6B7280"/>
                <w:sz w:val="16"/>
                <w:rtl/>
              </w:rPr>
            </w:rPrChange>
          </w:rPr>
          <w:delText>الداخلي</w:delText>
        </w:r>
        <w:r w:rsidRPr="001065A1" w:rsidDel="00821D96">
          <w:rPr>
            <w:rFonts w:asciiTheme="minorBidi" w:hAnsiTheme="minorBidi" w:cstheme="minorBidi"/>
            <w:bCs/>
            <w:i/>
            <w:color w:val="6B7280"/>
            <w:szCs w:val="20"/>
            <w:rPrChange w:id="3675"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76" w:author="MOHSEN QURAEN" w:date="2026-09-21T11:09:00Z" w16du:dateUtc="2026-09-21T08:09:00Z">
              <w:rPr>
                <w:rFonts w:ascii="Tahoma" w:hAnsi="Tahoma" w:cs="Tahoma"/>
                <w:i/>
                <w:color w:val="6B7280"/>
                <w:sz w:val="16"/>
                <w:rtl/>
              </w:rPr>
            </w:rPrChange>
          </w:rPr>
          <w:delText>من</w:delText>
        </w:r>
        <w:r w:rsidRPr="001065A1" w:rsidDel="00821D96">
          <w:rPr>
            <w:rFonts w:asciiTheme="minorBidi" w:hAnsiTheme="minorBidi" w:cstheme="minorBidi"/>
            <w:bCs/>
            <w:i/>
            <w:color w:val="6B7280"/>
            <w:szCs w:val="20"/>
            <w:rPrChange w:id="3677"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78" w:author="MOHSEN QURAEN" w:date="2026-09-21T11:09:00Z" w16du:dateUtc="2026-09-21T08:09:00Z">
              <w:rPr>
                <w:rFonts w:ascii="Tahoma" w:hAnsi="Tahoma" w:cs="Tahoma"/>
                <w:i/>
                <w:color w:val="6B7280"/>
                <w:sz w:val="16"/>
                <w:rtl/>
              </w:rPr>
            </w:rPrChange>
          </w:rPr>
          <w:delText>قبل</w:delText>
        </w:r>
        <w:r w:rsidRPr="001065A1" w:rsidDel="00821D96">
          <w:rPr>
            <w:rFonts w:asciiTheme="minorBidi" w:hAnsiTheme="minorBidi" w:cstheme="minorBidi"/>
            <w:bCs/>
            <w:i/>
            <w:color w:val="6B7280"/>
            <w:szCs w:val="20"/>
            <w:rPrChange w:id="3679"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80" w:author="MOHSEN QURAEN" w:date="2026-09-21T11:09:00Z" w16du:dateUtc="2026-09-21T08:09:00Z">
              <w:rPr>
                <w:rFonts w:ascii="Tahoma" w:hAnsi="Tahoma" w:cs="Tahoma"/>
                <w:i/>
                <w:color w:val="6B7280"/>
                <w:sz w:val="16"/>
                <w:rtl/>
              </w:rPr>
            </w:rPrChange>
          </w:rPr>
          <w:delText>فرق</w:delText>
        </w:r>
        <w:r w:rsidRPr="001065A1" w:rsidDel="00821D96">
          <w:rPr>
            <w:rFonts w:asciiTheme="minorBidi" w:hAnsiTheme="minorBidi" w:cstheme="minorBidi"/>
            <w:bCs/>
            <w:i/>
            <w:color w:val="6B7280"/>
            <w:szCs w:val="20"/>
            <w:rPrChange w:id="3681"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82" w:author="MOHSEN QURAEN" w:date="2026-09-21T11:09:00Z" w16du:dateUtc="2026-09-21T08:09:00Z">
              <w:rPr>
                <w:rFonts w:ascii="Tahoma" w:hAnsi="Tahoma" w:cs="Tahoma"/>
                <w:i/>
                <w:color w:val="6B7280"/>
                <w:sz w:val="16"/>
                <w:rtl/>
              </w:rPr>
            </w:rPrChange>
          </w:rPr>
          <w:delText>الأعمال</w:delText>
        </w:r>
        <w:r w:rsidRPr="001065A1" w:rsidDel="00821D96">
          <w:rPr>
            <w:rFonts w:asciiTheme="minorBidi" w:hAnsiTheme="minorBidi" w:cstheme="minorBidi"/>
            <w:bCs/>
            <w:i/>
            <w:color w:val="6B7280"/>
            <w:szCs w:val="20"/>
            <w:rPrChange w:id="3683"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84" w:author="MOHSEN QURAEN" w:date="2026-09-21T11:09:00Z" w16du:dateUtc="2026-09-21T08:09:00Z">
              <w:rPr>
                <w:rFonts w:ascii="Tahoma" w:hAnsi="Tahoma" w:cs="Tahoma"/>
                <w:i/>
                <w:color w:val="6B7280"/>
                <w:sz w:val="16"/>
                <w:rtl/>
              </w:rPr>
            </w:rPrChange>
          </w:rPr>
          <w:delText>والمنتج</w:delText>
        </w:r>
        <w:r w:rsidRPr="001065A1" w:rsidDel="00821D96">
          <w:rPr>
            <w:rFonts w:asciiTheme="minorBidi" w:hAnsiTheme="minorBidi" w:cstheme="minorBidi"/>
            <w:bCs/>
            <w:i/>
            <w:color w:val="6B7280"/>
            <w:szCs w:val="20"/>
            <w:rPrChange w:id="3685"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86" w:author="MOHSEN QURAEN" w:date="2026-09-21T11:09:00Z" w16du:dateUtc="2026-09-21T08:09:00Z">
              <w:rPr>
                <w:rFonts w:ascii="Tahoma" w:hAnsi="Tahoma" w:cs="Tahoma"/>
                <w:i/>
                <w:color w:val="6B7280"/>
                <w:sz w:val="16"/>
                <w:rtl/>
              </w:rPr>
            </w:rPrChange>
          </w:rPr>
          <w:delText>والعمليات</w:delText>
        </w:r>
        <w:r w:rsidRPr="001065A1" w:rsidDel="00821D96">
          <w:rPr>
            <w:rFonts w:asciiTheme="minorBidi" w:hAnsiTheme="minorBidi" w:cstheme="minorBidi"/>
            <w:bCs/>
            <w:i/>
            <w:color w:val="6B7280"/>
            <w:szCs w:val="20"/>
            <w:rPrChange w:id="3687"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88" w:author="MOHSEN QURAEN" w:date="2026-09-21T11:09:00Z" w16du:dateUtc="2026-09-21T08:09:00Z">
              <w:rPr>
                <w:rFonts w:ascii="Tahoma" w:hAnsi="Tahoma" w:cs="Tahoma"/>
                <w:i/>
                <w:color w:val="6B7280"/>
                <w:sz w:val="16"/>
                <w:rtl/>
              </w:rPr>
            </w:rPrChange>
          </w:rPr>
          <w:delText>والامتثال</w:delText>
        </w:r>
        <w:r w:rsidRPr="001065A1" w:rsidDel="00821D96">
          <w:rPr>
            <w:rFonts w:asciiTheme="minorBidi" w:hAnsiTheme="minorBidi" w:cstheme="minorBidi"/>
            <w:bCs/>
            <w:i/>
            <w:color w:val="6B7280"/>
            <w:szCs w:val="20"/>
            <w:rPrChange w:id="3689" w:author="MOHSEN QURAEN" w:date="2026-09-21T11:09:00Z" w16du:dateUtc="2026-09-21T08:09:00Z">
              <w:rPr>
                <w:rFonts w:asciiTheme="minorBidi" w:hAnsiTheme="minorBidi" w:cstheme="minorBidi"/>
                <w:i/>
                <w:color w:val="6B7280"/>
                <w:sz w:val="16"/>
              </w:rPr>
            </w:rPrChange>
          </w:rPr>
          <w:delText xml:space="preserve"> </w:delText>
        </w:r>
        <w:r w:rsidRPr="001065A1" w:rsidDel="00821D96">
          <w:rPr>
            <w:rFonts w:ascii="Tahoma" w:hAnsi="Tahoma" w:cs="Tahoma"/>
            <w:bCs/>
            <w:i/>
            <w:color w:val="6B7280"/>
            <w:szCs w:val="20"/>
            <w:rtl/>
            <w:rPrChange w:id="3690" w:author="MOHSEN QURAEN" w:date="2026-09-21T11:09:00Z" w16du:dateUtc="2026-09-21T08:09:00Z">
              <w:rPr>
                <w:rFonts w:ascii="Tahoma" w:hAnsi="Tahoma" w:cs="Tahoma"/>
                <w:i/>
                <w:color w:val="6B7280"/>
                <w:sz w:val="16"/>
                <w:rtl/>
              </w:rPr>
            </w:rPrChange>
          </w:rPr>
          <w:delText>والتطوير</w:delText>
        </w:r>
      </w:del>
    </w:p>
    <w:sectPr w:rsidR="002939E8" w:rsidRPr="001065A1"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C56A1" w14:textId="77777777" w:rsidR="0022678C" w:rsidRDefault="0022678C">
      <w:pPr>
        <w:spacing w:after="0" w:line="240" w:lineRule="auto"/>
      </w:pPr>
      <w:r>
        <w:separator/>
      </w:r>
    </w:p>
  </w:endnote>
  <w:endnote w:type="continuationSeparator" w:id="0">
    <w:p w14:paraId="462CE466" w14:textId="77777777" w:rsidR="0022678C" w:rsidRDefault="00226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D1F0" w14:textId="77777777" w:rsidR="002939E8" w:rsidRDefault="00CE64DE">
    <w:pPr>
      <w:pStyle w:val="Footer"/>
      <w:jc w:val="center"/>
    </w:pPr>
    <w:proofErr w:type="spellStart"/>
    <w:r>
      <w:rPr>
        <w:color w:val="6B7280"/>
        <w:sz w:val="16"/>
      </w:rPr>
      <w:t>سري</w:t>
    </w:r>
    <w:proofErr w:type="spellEnd"/>
    <w:r>
      <w:rPr>
        <w:color w:val="6B7280"/>
        <w:sz w:val="16"/>
      </w:rPr>
      <w:t xml:space="preserve"> - </w:t>
    </w:r>
    <w:proofErr w:type="spellStart"/>
    <w:r>
      <w:rPr>
        <w:color w:val="6B7280"/>
        <w:sz w:val="16"/>
      </w:rPr>
      <w:t>للاستخدام</w:t>
    </w:r>
    <w:proofErr w:type="spellEnd"/>
    <w:r>
      <w:rPr>
        <w:color w:val="6B7280"/>
        <w:sz w:val="16"/>
      </w:rPr>
      <w:t xml:space="preserve"> </w:t>
    </w:r>
    <w:proofErr w:type="spellStart"/>
    <w:r>
      <w:rPr>
        <w:color w:val="6B7280"/>
        <w:sz w:val="16"/>
      </w:rPr>
      <w:t>الداخلي</w:t>
    </w:r>
    <w:proofErr w:type="spellEnd"/>
    <w:r>
      <w:rPr>
        <w:color w:val="6B7280"/>
        <w:sz w:val="16"/>
      </w:rPr>
      <w:t xml:space="preserve"> </w:t>
    </w:r>
    <w:proofErr w:type="spellStart"/>
    <w:r>
      <w:rPr>
        <w:color w:val="6B7280"/>
        <w:sz w:val="16"/>
      </w:rPr>
      <w:t>فقط</w:t>
    </w:r>
    <w:proofErr w:type="spellEnd"/>
    <w:r>
      <w:rPr>
        <w:color w:val="6B7280"/>
        <w:sz w:val="16"/>
      </w:rPr>
      <w:t xml:space="preserve"> | </w:t>
    </w:r>
    <w:proofErr w:type="spellStart"/>
    <w:r>
      <w:rPr>
        <w:color w:val="6B7280"/>
        <w:sz w:val="16"/>
      </w:rPr>
      <w:t>وثيقة</w:t>
    </w:r>
    <w:proofErr w:type="spellEnd"/>
    <w:r>
      <w:rPr>
        <w:color w:val="6B7280"/>
        <w:sz w:val="16"/>
      </w:rPr>
      <w:t xml:space="preserve"> </w:t>
    </w:r>
    <w:proofErr w:type="spellStart"/>
    <w:r>
      <w:rPr>
        <w:color w:val="6B7280"/>
        <w:sz w:val="16"/>
      </w:rPr>
      <w:t>متطلبات</w:t>
    </w:r>
    <w:proofErr w:type="spellEnd"/>
    <w:r>
      <w:rPr>
        <w:color w:val="6B7280"/>
        <w:sz w:val="16"/>
      </w:rPr>
      <w:t xml:space="preserve"> </w:t>
    </w:r>
    <w:proofErr w:type="spellStart"/>
    <w:r>
      <w:rPr>
        <w:color w:val="6B7280"/>
        <w:sz w:val="16"/>
      </w:rPr>
      <w:t>الأعمال</w:t>
    </w:r>
    <w:proofErr w:type="spellEnd"/>
    <w:r>
      <w:rPr>
        <w:color w:val="6B7280"/>
        <w:sz w:val="16"/>
      </w:rPr>
      <w:t xml:space="preserve"> - </w:t>
    </w:r>
    <w:proofErr w:type="spellStart"/>
    <w:r>
      <w:rPr>
        <w:color w:val="6B7280"/>
        <w:sz w:val="16"/>
      </w:rPr>
      <w:t>منصة</w:t>
    </w:r>
    <w:proofErr w:type="spellEnd"/>
    <w:r>
      <w:rPr>
        <w:color w:val="6B7280"/>
        <w:sz w:val="16"/>
      </w:rPr>
      <w:t xml:space="preserve"> </w:t>
    </w:r>
    <w:proofErr w:type="spellStart"/>
    <w:r>
      <w:rPr>
        <w:color w:val="6B7280"/>
        <w:sz w:val="16"/>
      </w:rPr>
      <w:t>تحصيل</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5B4FE" w14:textId="77777777" w:rsidR="0022678C" w:rsidRDefault="0022678C">
      <w:pPr>
        <w:spacing w:after="0" w:line="240" w:lineRule="auto"/>
      </w:pPr>
      <w:r>
        <w:separator/>
      </w:r>
    </w:p>
  </w:footnote>
  <w:footnote w:type="continuationSeparator" w:id="0">
    <w:p w14:paraId="0BDA357E" w14:textId="77777777" w:rsidR="0022678C" w:rsidRDefault="00226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C48A" w14:textId="2B511FA5" w:rsidR="00F32FB0" w:rsidRDefault="00F32FB0">
    <w:pPr>
      <w:pStyle w:val="Header"/>
    </w:pPr>
    <w:r w:rsidRPr="00CF1576">
      <w:rPr>
        <w:noProof/>
      </w:rPr>
      <w:drawing>
        <wp:anchor distT="0" distB="0" distL="114300" distR="114300" simplePos="0" relativeHeight="251659264" behindDoc="1" locked="0" layoutInCell="1" allowOverlap="1" wp14:anchorId="6237BD3A" wp14:editId="65C11235">
          <wp:simplePos x="0" y="0"/>
          <wp:positionH relativeFrom="margin">
            <wp:posOffset>-515316</wp:posOffset>
          </wp:positionH>
          <wp:positionV relativeFrom="page">
            <wp:posOffset>14123</wp:posOffset>
          </wp:positionV>
          <wp:extent cx="7497758" cy="10431145"/>
          <wp:effectExtent l="0" t="0" r="8255" b="8255"/>
          <wp:wrapNone/>
          <wp:docPr id="126400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7758" cy="104311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9886EE"/>
    <w:lvl w:ilvl="0">
      <w:start w:val="1"/>
      <w:numFmt w:val="bullet"/>
      <w:pStyle w:val="ListBullet"/>
      <w:lvlText w:val=""/>
      <w:lvlJc w:val="left"/>
      <w:pPr>
        <w:tabs>
          <w:tab w:val="num" w:pos="360"/>
        </w:tabs>
        <w:ind w:left="360" w:hanging="360"/>
      </w:pPr>
      <w:rPr>
        <w:rFonts w:ascii="Symbol" w:hAnsi="Symbol" w:hint="default"/>
      </w:rPr>
    </w:lvl>
  </w:abstractNum>
  <w:num w:numId="1" w16cid:durableId="148057661">
    <w:abstractNumId w:val="8"/>
  </w:num>
  <w:num w:numId="2" w16cid:durableId="1247687149">
    <w:abstractNumId w:val="6"/>
  </w:num>
  <w:num w:numId="3" w16cid:durableId="197864350">
    <w:abstractNumId w:val="5"/>
  </w:num>
  <w:num w:numId="4" w16cid:durableId="162087092">
    <w:abstractNumId w:val="4"/>
  </w:num>
  <w:num w:numId="5" w16cid:durableId="685594012">
    <w:abstractNumId w:val="7"/>
  </w:num>
  <w:num w:numId="6" w16cid:durableId="1682901337">
    <w:abstractNumId w:val="3"/>
  </w:num>
  <w:num w:numId="7" w16cid:durableId="917203498">
    <w:abstractNumId w:val="2"/>
  </w:num>
  <w:num w:numId="8" w16cid:durableId="1842234612">
    <w:abstractNumId w:val="1"/>
  </w:num>
  <w:num w:numId="9" w16cid:durableId="1975140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SEN QURAEN">
    <w15:presenceInfo w15:providerId="AD" w15:userId="S::ops1@ultimate-pay.com::1ab5e9a6-57b0-4d5d-9c16-9467c3a28b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E6"/>
    <w:rsid w:val="0002724C"/>
    <w:rsid w:val="00034616"/>
    <w:rsid w:val="0005586D"/>
    <w:rsid w:val="0006063C"/>
    <w:rsid w:val="00060B86"/>
    <w:rsid w:val="00061B95"/>
    <w:rsid w:val="00064EA1"/>
    <w:rsid w:val="00081D62"/>
    <w:rsid w:val="0009392A"/>
    <w:rsid w:val="00093D91"/>
    <w:rsid w:val="000972AA"/>
    <w:rsid w:val="000A5996"/>
    <w:rsid w:val="000A6252"/>
    <w:rsid w:val="000B17B3"/>
    <w:rsid w:val="000B2FB1"/>
    <w:rsid w:val="000C2EBB"/>
    <w:rsid w:val="000E1BA6"/>
    <w:rsid w:val="000F4C34"/>
    <w:rsid w:val="00101F3C"/>
    <w:rsid w:val="001065A1"/>
    <w:rsid w:val="00112D19"/>
    <w:rsid w:val="00136E85"/>
    <w:rsid w:val="001454AB"/>
    <w:rsid w:val="001456F6"/>
    <w:rsid w:val="00146E6F"/>
    <w:rsid w:val="0015074B"/>
    <w:rsid w:val="00150E7F"/>
    <w:rsid w:val="00175FCC"/>
    <w:rsid w:val="001804DA"/>
    <w:rsid w:val="00181C35"/>
    <w:rsid w:val="001A1112"/>
    <w:rsid w:val="001C3776"/>
    <w:rsid w:val="001D5394"/>
    <w:rsid w:val="001F0129"/>
    <w:rsid w:val="002043E9"/>
    <w:rsid w:val="00205C43"/>
    <w:rsid w:val="002122CB"/>
    <w:rsid w:val="0021626E"/>
    <w:rsid w:val="00217983"/>
    <w:rsid w:val="002238F9"/>
    <w:rsid w:val="0022678C"/>
    <w:rsid w:val="00246698"/>
    <w:rsid w:val="0027333E"/>
    <w:rsid w:val="00273B34"/>
    <w:rsid w:val="00284161"/>
    <w:rsid w:val="002939E8"/>
    <w:rsid w:val="0029639D"/>
    <w:rsid w:val="002A0AA1"/>
    <w:rsid w:val="002B2DD5"/>
    <w:rsid w:val="002B6ED8"/>
    <w:rsid w:val="002C1C8F"/>
    <w:rsid w:val="002F21A7"/>
    <w:rsid w:val="00324B35"/>
    <w:rsid w:val="00326F90"/>
    <w:rsid w:val="00343A8E"/>
    <w:rsid w:val="00362B52"/>
    <w:rsid w:val="00376890"/>
    <w:rsid w:val="00376B8E"/>
    <w:rsid w:val="00394571"/>
    <w:rsid w:val="003A0896"/>
    <w:rsid w:val="003A1FF9"/>
    <w:rsid w:val="003B1BBB"/>
    <w:rsid w:val="00426E58"/>
    <w:rsid w:val="00436C46"/>
    <w:rsid w:val="0044354B"/>
    <w:rsid w:val="00464BAC"/>
    <w:rsid w:val="00472D65"/>
    <w:rsid w:val="004853C5"/>
    <w:rsid w:val="0048728D"/>
    <w:rsid w:val="00493C28"/>
    <w:rsid w:val="00494BC6"/>
    <w:rsid w:val="004A6698"/>
    <w:rsid w:val="004C51F0"/>
    <w:rsid w:val="004C5B09"/>
    <w:rsid w:val="004D0E28"/>
    <w:rsid w:val="004D7954"/>
    <w:rsid w:val="0051008F"/>
    <w:rsid w:val="00544E66"/>
    <w:rsid w:val="005503B0"/>
    <w:rsid w:val="005728BE"/>
    <w:rsid w:val="00580FE7"/>
    <w:rsid w:val="00583DC1"/>
    <w:rsid w:val="00591733"/>
    <w:rsid w:val="005924EF"/>
    <w:rsid w:val="005A05B4"/>
    <w:rsid w:val="005A171F"/>
    <w:rsid w:val="005B13BE"/>
    <w:rsid w:val="005C49DB"/>
    <w:rsid w:val="005D3758"/>
    <w:rsid w:val="00607CBB"/>
    <w:rsid w:val="006315A0"/>
    <w:rsid w:val="006376D8"/>
    <w:rsid w:val="00645559"/>
    <w:rsid w:val="00646AA2"/>
    <w:rsid w:val="006521C1"/>
    <w:rsid w:val="006661CC"/>
    <w:rsid w:val="006C4E27"/>
    <w:rsid w:val="006D1491"/>
    <w:rsid w:val="006D7EDE"/>
    <w:rsid w:val="006E3F9C"/>
    <w:rsid w:val="0070093C"/>
    <w:rsid w:val="00720128"/>
    <w:rsid w:val="007421D0"/>
    <w:rsid w:val="007448A7"/>
    <w:rsid w:val="00771667"/>
    <w:rsid w:val="00771774"/>
    <w:rsid w:val="00785F97"/>
    <w:rsid w:val="007911B5"/>
    <w:rsid w:val="007B0794"/>
    <w:rsid w:val="007C0FE6"/>
    <w:rsid w:val="007D440B"/>
    <w:rsid w:val="007E1F19"/>
    <w:rsid w:val="007E3512"/>
    <w:rsid w:val="007E5F97"/>
    <w:rsid w:val="007E650F"/>
    <w:rsid w:val="00821D96"/>
    <w:rsid w:val="008245CF"/>
    <w:rsid w:val="00826E97"/>
    <w:rsid w:val="00830E56"/>
    <w:rsid w:val="00855198"/>
    <w:rsid w:val="0087342F"/>
    <w:rsid w:val="00894F9E"/>
    <w:rsid w:val="008B1FF0"/>
    <w:rsid w:val="008C59E4"/>
    <w:rsid w:val="008F38E9"/>
    <w:rsid w:val="00910A99"/>
    <w:rsid w:val="0092517F"/>
    <w:rsid w:val="00933558"/>
    <w:rsid w:val="00945353"/>
    <w:rsid w:val="009662E3"/>
    <w:rsid w:val="00966FAC"/>
    <w:rsid w:val="009E6BFD"/>
    <w:rsid w:val="009E70B4"/>
    <w:rsid w:val="00A000C4"/>
    <w:rsid w:val="00A03CC2"/>
    <w:rsid w:val="00A04A86"/>
    <w:rsid w:val="00A07ED4"/>
    <w:rsid w:val="00A22E0C"/>
    <w:rsid w:val="00A23FDA"/>
    <w:rsid w:val="00A37E29"/>
    <w:rsid w:val="00A459A1"/>
    <w:rsid w:val="00A511A6"/>
    <w:rsid w:val="00A54155"/>
    <w:rsid w:val="00A57849"/>
    <w:rsid w:val="00A61724"/>
    <w:rsid w:val="00A7798C"/>
    <w:rsid w:val="00A80926"/>
    <w:rsid w:val="00A83C46"/>
    <w:rsid w:val="00AA1D8D"/>
    <w:rsid w:val="00AB43AF"/>
    <w:rsid w:val="00AB5A40"/>
    <w:rsid w:val="00AB74D0"/>
    <w:rsid w:val="00AC2C34"/>
    <w:rsid w:val="00AE7ABC"/>
    <w:rsid w:val="00AF6350"/>
    <w:rsid w:val="00B03A9F"/>
    <w:rsid w:val="00B436F2"/>
    <w:rsid w:val="00B445EF"/>
    <w:rsid w:val="00B47730"/>
    <w:rsid w:val="00B73ED8"/>
    <w:rsid w:val="00B95414"/>
    <w:rsid w:val="00BA1E2A"/>
    <w:rsid w:val="00BB61CC"/>
    <w:rsid w:val="00BB78F9"/>
    <w:rsid w:val="00BB7C41"/>
    <w:rsid w:val="00BD010F"/>
    <w:rsid w:val="00BD7E5A"/>
    <w:rsid w:val="00C008FE"/>
    <w:rsid w:val="00C02AB5"/>
    <w:rsid w:val="00C055B7"/>
    <w:rsid w:val="00C07C2D"/>
    <w:rsid w:val="00C32D44"/>
    <w:rsid w:val="00C63C56"/>
    <w:rsid w:val="00C6544E"/>
    <w:rsid w:val="00C84B72"/>
    <w:rsid w:val="00CA18FC"/>
    <w:rsid w:val="00CA582A"/>
    <w:rsid w:val="00CB0664"/>
    <w:rsid w:val="00CB0D3E"/>
    <w:rsid w:val="00CB5938"/>
    <w:rsid w:val="00CE00B5"/>
    <w:rsid w:val="00CE3760"/>
    <w:rsid w:val="00CE64DE"/>
    <w:rsid w:val="00CF1920"/>
    <w:rsid w:val="00CF4E4A"/>
    <w:rsid w:val="00CF6E3C"/>
    <w:rsid w:val="00D003AB"/>
    <w:rsid w:val="00D21A12"/>
    <w:rsid w:val="00D322DA"/>
    <w:rsid w:val="00D330C1"/>
    <w:rsid w:val="00D410F2"/>
    <w:rsid w:val="00D44414"/>
    <w:rsid w:val="00D52D41"/>
    <w:rsid w:val="00D75053"/>
    <w:rsid w:val="00D75C97"/>
    <w:rsid w:val="00D75D39"/>
    <w:rsid w:val="00D87DD7"/>
    <w:rsid w:val="00D92584"/>
    <w:rsid w:val="00D93B3C"/>
    <w:rsid w:val="00D97947"/>
    <w:rsid w:val="00DB79A1"/>
    <w:rsid w:val="00E30F21"/>
    <w:rsid w:val="00E471D9"/>
    <w:rsid w:val="00E501AD"/>
    <w:rsid w:val="00E618DD"/>
    <w:rsid w:val="00E73BC9"/>
    <w:rsid w:val="00E926BB"/>
    <w:rsid w:val="00EB3558"/>
    <w:rsid w:val="00ED7B8A"/>
    <w:rsid w:val="00F0500C"/>
    <w:rsid w:val="00F32FB0"/>
    <w:rsid w:val="00F44059"/>
    <w:rsid w:val="00F5666D"/>
    <w:rsid w:val="00F654B5"/>
    <w:rsid w:val="00F66C8D"/>
    <w:rsid w:val="00F67869"/>
    <w:rsid w:val="00F86472"/>
    <w:rsid w:val="00FC6717"/>
    <w:rsid w:val="00FC693F"/>
    <w:rsid w:val="00FE2D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964138"/>
  <w14:defaultImageDpi w14:val="300"/>
  <w15:docId w15:val="{5B6157D0-06B8-45D6-8F71-0C8A3634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459A1"/>
    <w:pPr>
      <w:spacing w:after="0" w:line="240" w:lineRule="auto"/>
    </w:pPr>
    <w:rPr>
      <w:rFonts w:ascii="Arial" w:hAnsi="Arial" w:cs="Arial"/>
      <w:sz w:val="20"/>
    </w:rPr>
  </w:style>
  <w:style w:type="character" w:styleId="CommentReference">
    <w:name w:val="annotation reference"/>
    <w:basedOn w:val="DefaultParagraphFont"/>
    <w:uiPriority w:val="99"/>
    <w:semiHidden/>
    <w:unhideWhenUsed/>
    <w:rsid w:val="004A6698"/>
    <w:rPr>
      <w:sz w:val="16"/>
      <w:szCs w:val="16"/>
    </w:rPr>
  </w:style>
  <w:style w:type="paragraph" w:styleId="CommentText">
    <w:name w:val="annotation text"/>
    <w:basedOn w:val="Normal"/>
    <w:link w:val="CommentTextChar"/>
    <w:uiPriority w:val="99"/>
    <w:unhideWhenUsed/>
    <w:rsid w:val="004A6698"/>
    <w:pPr>
      <w:spacing w:line="240" w:lineRule="auto"/>
    </w:pPr>
    <w:rPr>
      <w:szCs w:val="20"/>
    </w:rPr>
  </w:style>
  <w:style w:type="character" w:customStyle="1" w:styleId="CommentTextChar">
    <w:name w:val="Comment Text Char"/>
    <w:basedOn w:val="DefaultParagraphFont"/>
    <w:link w:val="CommentText"/>
    <w:uiPriority w:val="99"/>
    <w:rsid w:val="004A6698"/>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4A6698"/>
    <w:rPr>
      <w:b/>
      <w:bCs/>
    </w:rPr>
  </w:style>
  <w:style w:type="character" w:customStyle="1" w:styleId="CommentSubjectChar">
    <w:name w:val="Comment Subject Char"/>
    <w:basedOn w:val="CommentTextChar"/>
    <w:link w:val="CommentSubject"/>
    <w:uiPriority w:val="99"/>
    <w:semiHidden/>
    <w:rsid w:val="004A6698"/>
    <w:rPr>
      <w:rFonts w:ascii="Arial" w:hAnsi="Arial" w:cs="Arial"/>
      <w:b/>
      <w:bCs/>
      <w:sz w:val="20"/>
      <w:szCs w:val="20"/>
    </w:rPr>
  </w:style>
  <w:style w:type="paragraph" w:styleId="HTMLPreformatted">
    <w:name w:val="HTML Preformatted"/>
    <w:basedOn w:val="Normal"/>
    <w:link w:val="HTMLPreformattedChar"/>
    <w:uiPriority w:val="99"/>
    <w:semiHidden/>
    <w:unhideWhenUsed/>
    <w:rsid w:val="00D52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D52D41"/>
    <w:rPr>
      <w:rFonts w:ascii="Courier New" w:eastAsia="Times New Roman" w:hAnsi="Courier New" w:cs="Courier New"/>
      <w:sz w:val="20"/>
      <w:szCs w:val="20"/>
    </w:rPr>
  </w:style>
  <w:style w:type="character" w:customStyle="1" w:styleId="y2iqfc">
    <w:name w:val="y2iqfc"/>
    <w:basedOn w:val="DefaultParagraphFont"/>
    <w:rsid w:val="00D52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3346</Words>
  <Characters>21185</Characters>
  <Application>Microsoft Office Word</Application>
  <DocSecurity>0</DocSecurity>
  <Lines>662</Lines>
  <Paragraphs>645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FAYEZ</dc:creator>
  <cp:keywords/>
  <dc:description/>
  <cp:lastModifiedBy>MOHSEN QURAEN</cp:lastModifiedBy>
  <cp:revision>2</cp:revision>
  <dcterms:created xsi:type="dcterms:W3CDTF">2026-09-21T09:13:00Z</dcterms:created>
  <dcterms:modified xsi:type="dcterms:W3CDTF">2026-09-21T09:13:00Z</dcterms:modified>
  <cp:category/>
</cp:coreProperties>
</file>